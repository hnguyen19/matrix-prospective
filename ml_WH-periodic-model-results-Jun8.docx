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8203A" w14:textId="461A2940" w:rsidR="00E44531" w:rsidRDefault="006E4053">
      <w:pPr>
        <w:pStyle w:val="Title"/>
      </w:pPr>
      <w:r>
        <w:t xml:space="preserve">Effects of crop rotation on common waterhemp population dynamics: </w:t>
      </w:r>
      <w:del w:id="0" w:author="Liebman, Matthew Z [AGRON]" w:date="2022-06-08T09:54:00Z">
        <w:r w:rsidDel="00296B25">
          <w:delText xml:space="preserve">A </w:delText>
        </w:r>
      </w:del>
      <w:r>
        <w:t xml:space="preserve">prospective and retrospective </w:t>
      </w:r>
      <w:del w:id="1" w:author="Liebman, Matthew Z [AGRON]" w:date="2022-06-08T09:54:00Z">
        <w:r w:rsidDel="00296B25">
          <w:delText>analysis</w:delText>
        </w:r>
      </w:del>
      <w:ins w:id="2" w:author="Liebman, Matthew Z [AGRON]" w:date="2022-06-08T09:54:00Z">
        <w:r w:rsidR="00296B25">
          <w:t>analys</w:t>
        </w:r>
        <w:r w:rsidR="00296B25">
          <w:t>e</w:t>
        </w:r>
        <w:r w:rsidR="00296B25">
          <w:t>s</w:t>
        </w:r>
      </w:ins>
    </w:p>
    <w:p w14:paraId="7BB93133" w14:textId="77777777" w:rsidR="00E44531" w:rsidRDefault="006E4053">
      <w:pPr>
        <w:pStyle w:val="Heading1"/>
      </w:pPr>
      <w:bookmarkStart w:id="3" w:name="introduction"/>
      <w:r>
        <w:t>Introduction</w:t>
      </w:r>
    </w:p>
    <w:p w14:paraId="0AA17375" w14:textId="16E6C363" w:rsidR="00E44531" w:rsidRDefault="006E4053">
      <w:pPr>
        <w:pStyle w:val="FirstParagraph"/>
      </w:pPr>
      <w:r>
        <w:t xml:space="preserve">In arable land, a low-density </w:t>
      </w:r>
      <w:ins w:id="4" w:author="Liebman, Matthew Z [AGRON]" w:date="2022-06-08T09:54:00Z">
        <w:r w:rsidR="00EA32F9">
          <w:t xml:space="preserve">weed </w:t>
        </w:r>
      </w:ins>
      <w:r>
        <w:t>seedbank is highly desired. A weed species’ seedbank persistence is often influenced by multiple factors, including burial depth, tillage regime, and crop environment (Steckel et al., 2007). Common waterhemp (</w:t>
      </w:r>
      <w:r>
        <w:rPr>
          <w:i/>
          <w:iCs/>
        </w:rPr>
        <w:t>Amaranthus tuberculatus</w:t>
      </w:r>
      <w:r>
        <w:t xml:space="preserve"> (Moq.) J.D. Sauer) is an agronomically challenging weed species (Johnson et al., 2009; Prince et al., 2012) whose high fecundity, high relative growth rate [heneghanGrowthDevelopmentFive2017], rapid herbicide resistance development (Tranel, 2021), and extended emergence pattern (Buhler and Hartzler, 2001) can help maintain an abundant seedbank (Davis, 2008; Korres et al., 2018).</w:t>
      </w:r>
    </w:p>
    <w:p w14:paraId="6ED701C7" w14:textId="77777777" w:rsidR="00E44531" w:rsidRDefault="006E4053">
      <w:pPr>
        <w:pStyle w:val="BodyText"/>
      </w:pPr>
      <w:r>
        <w:t>To increase labor use efficiency in waterhemp management,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can be used to examine how a population would change if changes occurred at different points throughout the species’ life cycle (Caswell, 2001; Davis, 2002; Ullrich, 2000).</w:t>
      </w:r>
    </w:p>
    <w:p w14:paraId="496C2AED" w14:textId="45A044D5" w:rsidR="00E44531" w:rsidRDefault="006E4053">
      <w:pPr>
        <w:pStyle w:val="BodyText"/>
      </w:pPr>
      <w:r>
        <w:t>Interseeding red clover (</w:t>
      </w:r>
      <w:r>
        <w:rPr>
          <w:i/>
          <w:iCs/>
        </w:rPr>
        <w:t>Trifolium pratense</w:t>
      </w:r>
      <w:r>
        <w:t xml:space="preserve"> L.) with wheat (</w:t>
      </w:r>
      <w:r>
        <w:rPr>
          <w:i/>
          <w:iCs/>
        </w:rPr>
        <w:t>Triticum aestivum</w:t>
      </w:r>
      <w:r>
        <w:t xml:space="preserve"> L.) followed by spring tillage delayed and reduced giant foxtail (</w:t>
      </w:r>
      <w:r>
        <w:rPr>
          <w:i/>
          <w:iCs/>
        </w:rPr>
        <w:t>Setaria faberi</w:t>
      </w:r>
      <w:r>
        <w:t xml:space="preserve"> Herrm ) seedling emergence as compared with three other interseeding and tillage timing combinations by fall tillage (Davis and Liebman, 2003). Cool-season crops, such as oat (</w:t>
      </w:r>
      <w:r>
        <w:rPr>
          <w:i/>
          <w:iCs/>
        </w:rPr>
        <w:t>Avena sativa</w:t>
      </w:r>
      <w:r>
        <w:t xml:space="preserve"> L.), red clover can be planted early spring, and alfalfa (</w:t>
      </w:r>
      <w:r>
        <w:rPr>
          <w:i/>
          <w:iCs/>
        </w:rPr>
        <w:t>Medicago sativa</w:t>
      </w:r>
      <w:r>
        <w:t xml:space="preserve"> L.), can be planted early spring or in the fall and overwinter to limit waterhemp’s exposure to sunlight at the time of its emergence. Our search of the current literature did not return any information on waterhemp’s population dynamics in other cool-season crops so we measured the following characteristics of waterhemp in cool-season crops environments: plant fecundity (Nguyen and Liebman, 2022a), soil seedbank density, </w:t>
      </w:r>
      <w:ins w:id="5" w:author="Liebman, Matthew Z [AGRON]" w:date="2022-06-08T14:45:00Z">
        <w:r w:rsidR="00E5533A">
          <w:t xml:space="preserve">the timing of </w:t>
        </w:r>
      </w:ins>
      <w:r>
        <w:t xml:space="preserve">seedling emergence and </w:t>
      </w:r>
      <w:del w:id="6" w:author="Liebman, Matthew Z [AGRON]" w:date="2022-06-08T14:45:00Z">
        <w:r w:rsidDel="00E5533A">
          <w:delText>timing</w:delText>
        </w:r>
      </w:del>
      <w:ins w:id="7" w:author="Liebman, Matthew Z [AGRON]" w:date="2022-06-08T14:45:00Z">
        <w:r w:rsidR="00E5533A">
          <w:t>resultant densities</w:t>
        </w:r>
      </w:ins>
      <w:r>
        <w:t>, and plant survival.</w:t>
      </w:r>
    </w:p>
    <w:p w14:paraId="55B794D9" w14:textId="7BE63072" w:rsidR="00E44531" w:rsidRDefault="006E4053">
      <w:pPr>
        <w:pStyle w:val="BodyText"/>
      </w:pPr>
      <w:r>
        <w:t>Extending a conventional 2-year rotation of corn and soybean to contain oat, red clover, and alfalfa effectively maintain</w:t>
      </w:r>
      <w:ins w:id="8" w:author="Liebman, Matthew Z [AGRON]" w:date="2022-06-08T14:46:00Z">
        <w:r w:rsidR="00E5533A">
          <w:t>ed a</w:t>
        </w:r>
      </w:ins>
      <w:r>
        <w:t xml:space="preserve"> weed community at a level of abundance that did not coincide</w:t>
      </w:r>
      <w:del w:id="9" w:author="Liebman, Matthew Z [AGRON]" w:date="2022-06-08T14:46:00Z">
        <w:r w:rsidDel="00E5533A">
          <w:delText>nce</w:delText>
        </w:r>
      </w:del>
      <w:r>
        <w:t xml:space="preserve"> with </w:t>
      </w:r>
      <w:ins w:id="10" w:author="Liebman, Matthew Z [AGRON]" w:date="2022-06-08T14:46:00Z">
        <w:r w:rsidR="00E5533A">
          <w:t xml:space="preserve">reductions in </w:t>
        </w:r>
      </w:ins>
      <w:r>
        <w:t xml:space="preserve">crop yield </w:t>
      </w:r>
      <w:del w:id="11" w:author="Liebman, Matthew Z [AGRON]" w:date="2022-06-08T14:46:00Z">
        <w:r w:rsidDel="00E5533A">
          <w:delText xml:space="preserve">decline </w:delText>
        </w:r>
      </w:del>
      <w:r>
        <w:t xml:space="preserve">(Nguyen and Liebman, 2022b). The effects of cropping system diversification on common </w:t>
      </w:r>
      <w:proofErr w:type="spellStart"/>
      <w:r>
        <w:t>waterhemp</w:t>
      </w:r>
      <w:proofErr w:type="spellEnd"/>
      <w:r>
        <w:t xml:space="preserve"> abundance </w:t>
      </w:r>
      <w:del w:id="12" w:author="Liebman, Matthew Z [AGRON]" w:date="2022-06-08T14:47:00Z">
        <w:r w:rsidDel="00E5533A">
          <w:delText xml:space="preserve">was </w:delText>
        </w:r>
      </w:del>
      <w:ins w:id="13" w:author="Liebman, Matthew Z [AGRON]" w:date="2022-06-08T14:47:00Z">
        <w:r w:rsidR="00E5533A">
          <w:t>were</w:t>
        </w:r>
        <w:r w:rsidR="00E5533A">
          <w:t xml:space="preserve"> </w:t>
        </w:r>
      </w:ins>
      <w:r>
        <w:t xml:space="preserve">not clearly defined (Nguyen and Liebman, 2022b), even though waterhemp’s reproductive potentials could be reduced without heavy reliance on herbicides (Nguyen and Liebman, </w:t>
      </w:r>
      <w:r>
        <w:lastRenderedPageBreak/>
        <w:t>2022a). A heuristic model for waterhemp population dynamics in corn (</w:t>
      </w:r>
      <w:r>
        <w:rPr>
          <w:i/>
          <w:iCs/>
        </w:rPr>
        <w:t>Zea mays</w:t>
      </w:r>
      <w:r>
        <w:t xml:space="preserve"> L.) and soybean (</w:t>
      </w:r>
      <w:r>
        <w:rPr>
          <w:i/>
          <w:iCs/>
        </w:rPr>
        <w:t>Glycine max</w:t>
      </w:r>
      <w:r>
        <w:t xml:space="preserve"> (L.) Merr.) (two warm-season annual crops) with or without a rye (</w:t>
      </w:r>
      <w:r>
        <w:rPr>
          <w:i/>
          <w:iCs/>
        </w:rPr>
        <w:t>Secale cereale</w:t>
      </w:r>
      <w:r>
        <w:t xml:space="preserve"> L.) cover crop in between the corn and soybean phases indicated that the cover crop would provide minimal suppression of waterhemp population densities. To explore other options for regulating waterhemp population dynamcs, we conducted a prospective analysis using a population matrix approach (Caswell, 2001; Davis, 2002; Ullrich, 2000). In addition, we employed a retrospective perturbation analysis to examine how </w:t>
      </w:r>
      <w:proofErr w:type="spellStart"/>
      <w:r>
        <w:t>waterhemp</w:t>
      </w:r>
      <w:proofErr w:type="spellEnd"/>
      <w:r>
        <w:t xml:space="preserve"> population dynamics </w:t>
      </w:r>
      <w:ins w:id="14" w:author="Liebman, Matthew Z [AGRON]" w:date="2022-06-08T14:47:00Z">
        <w:r w:rsidR="00E5533A">
          <w:t xml:space="preserve">would change </w:t>
        </w:r>
      </w:ins>
      <w:r>
        <w:t>if life history parameters at different points throughout the species’ life cycle were altered.</w:t>
      </w:r>
    </w:p>
    <w:p w14:paraId="7ED61EFF" w14:textId="77777777" w:rsidR="00E44531" w:rsidRDefault="006E4053">
      <w:pPr>
        <w:pStyle w:val="BodyText"/>
      </w:pPr>
      <w:r>
        <w:t xml:space="preserve">We employed a periodic matrix model (Caswell, 2001; Cousens and Mortimer, 1995) to study waterhemp population dynamics to accommodate the examination of the effect of various events, i.e., crop management activities, that occur throughout the life cycle of waterhemp on the population change rate, </w:t>
      </w:r>
      <m:oMath>
        <m:r>
          <w:rPr>
            <w:rFonts w:ascii="Cambria Math" w:hAnsi="Cambria Math"/>
          </w:rPr>
          <m:t>λ</m:t>
        </m:r>
      </m:oMath>
      <w:r>
        <w:t xml:space="preserve">. We used the general equation of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(Caswell, 2001) to study </w:t>
      </w:r>
      <m:oMath>
        <m:r>
          <w:rPr>
            <w:rFonts w:ascii="Cambria Math" w:hAnsi="Cambria Math"/>
          </w:rPr>
          <m:t>λ</m:t>
        </m:r>
      </m:oMath>
      <w:r>
        <w:t xml:space="preserve"> from one period to another. The waterhemp populations in our study were depth-structured for the soil seedbank and cohort-structured for plants to accommodate the variation in seed survival (Buhler and Hartzler, 2001; Yenish et al., 1992) and emergence rates (Werle et al., 2014) from different depths, plant survival rates, plant size, and fecundity of different cohorts (Hartzler et al., 2004; Nordby and Hartzler, 2004).</w:t>
      </w:r>
    </w:p>
    <w:p w14:paraId="7770187D" w14:textId="44E16631" w:rsidR="00E44531" w:rsidRDefault="006E4053">
      <w:pPr>
        <w:pStyle w:val="BodyText"/>
      </w:pPr>
      <w:r>
        <w:t xml:space="preserve">Elasticity analysis, which provides a closer look at how changes in </w:t>
      </w:r>
      <m:oMath>
        <m:r>
          <w:rPr>
            <w:rFonts w:ascii="Cambria Math" w:hAnsi="Cambria Math"/>
          </w:rPr>
          <m:t>λ</m:t>
        </m:r>
      </m:oMath>
      <w:r>
        <w:t xml:space="preserve"> (</w:t>
      </w:r>
      <m:oMath>
        <m:r>
          <w:rPr>
            <w:rFonts w:ascii="Cambria Math" w:hAnsi="Cambria Math"/>
          </w:rPr>
          <m:t>Δλ</m:t>
        </m:r>
      </m:oMath>
      <w:r>
        <w:t xml:space="preserve">) would </w:t>
      </w:r>
      <w:del w:id="15" w:author="Liebman, Matthew Z [AGRON]" w:date="2022-06-08T14:48:00Z">
        <w:r w:rsidDel="00E5533A">
          <w:delText xml:space="preserve">response </w:delText>
        </w:r>
      </w:del>
      <w:ins w:id="16" w:author="Liebman, Matthew Z [AGRON]" w:date="2022-06-08T14:48:00Z">
        <w:r w:rsidR="00E5533A">
          <w:t>respon</w:t>
        </w:r>
        <w:r w:rsidR="00E5533A">
          <w:t>d</w:t>
        </w:r>
        <w:r w:rsidR="00E5533A">
          <w:t xml:space="preserve"> </w:t>
        </w:r>
      </w:ins>
      <w:r>
        <w:t xml:space="preserve">to proportional perturbations in the lower-level demographic parameters (represented by the sub-annual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that described the sub-annual responses of the population to weed management practices), can help </w:t>
      </w:r>
      <w:ins w:id="17" w:author="Liebman, Matthew Z [AGRON]" w:date="2022-06-08T14:48:00Z">
        <w:r w:rsidR="00E5533A">
          <w:t xml:space="preserve">in </w:t>
        </w:r>
      </w:ins>
      <w:r>
        <w:t xml:space="preserve">evaluating </w:t>
      </w:r>
      <m:oMath>
        <m:r>
          <w:rPr>
            <w:rFonts w:ascii="Cambria Math" w:hAnsi="Cambria Math"/>
          </w:rPr>
          <m:t>Δλ</m:t>
        </m:r>
      </m:oMath>
      <w:r>
        <w:t xml:space="preserve"> to each sub-annual intervention. In addition, since elasticity analysis involves each element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of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it is more convenient than sensitivity analysis in identifying the contribution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to </w:t>
      </w:r>
      <m:oMath>
        <m:r>
          <w:rPr>
            <w:rFonts w:ascii="Cambria Math" w:hAnsi="Cambria Math"/>
          </w:rPr>
          <m:t>Δλ</m:t>
        </m:r>
        <m:r>
          <w:ins w:id="18" w:author="Liebman, Matthew Z [AGRON]" w:date="2022-06-08T14:48:00Z">
            <w:rPr>
              <w:rFonts w:ascii="Cambria Math" w:hAnsi="Cambria Math"/>
            </w:rPr>
            <m:t>,</m:t>
          </w:ins>
        </m:r>
      </m:oMath>
      <w:r>
        <w:t xml:space="preserve"> especially when a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involves more than one non-zero element.</w:t>
      </w:r>
    </w:p>
    <w:p w14:paraId="22687D5B" w14:textId="135B2DB9" w:rsidR="00E44531" w:rsidRDefault="006E4053">
      <w:pPr>
        <w:pStyle w:val="BodyText"/>
      </w:pPr>
      <w:r>
        <w:t>This study examined how waterhemp population dynamics might change</w:t>
      </w:r>
      <w:del w:id="19" w:author="Liebman, Matthew Z [AGRON]" w:date="2022-06-08T14:49:00Z">
        <w:r w:rsidDel="00E5533A">
          <w:delText>s</w:delText>
        </w:r>
      </w:del>
      <w:r>
        <w:t xml:space="preserve"> in </w:t>
      </w:r>
      <w:proofErr w:type="gramStart"/>
      <w:r>
        <w:t>cool-season</w:t>
      </w:r>
      <w:proofErr w:type="gramEnd"/>
      <w:r>
        <w:t xml:space="preserve"> crops suitable for the Midwestern USA</w:t>
      </w:r>
      <w:del w:id="20" w:author="Liebman, Matthew Z [AGRON]" w:date="2022-06-08T14:49:00Z">
        <w:r w:rsidDel="00E5533A">
          <w:delText xml:space="preserve"> climates</w:delText>
        </w:r>
      </w:del>
      <w:r>
        <w:t xml:space="preserve">, such as oat, red clover, and alfalfa. The modeling approach here combines demographic parameters from the literature as well as </w:t>
      </w:r>
      <w:ins w:id="21" w:author="Liebman, Matthew Z [AGRON]" w:date="2022-06-08T14:49:00Z">
        <w:r w:rsidR="00E5533A">
          <w:t xml:space="preserve">with </w:t>
        </w:r>
        <w:r w:rsidR="00E5533A">
          <w:t xml:space="preserve">empirical </w:t>
        </w:r>
        <w:r w:rsidR="00E5533A">
          <w:t xml:space="preserve">data </w:t>
        </w:r>
      </w:ins>
      <w:r>
        <w:t xml:space="preserve">from our own </w:t>
      </w:r>
      <w:del w:id="22" w:author="Liebman, Matthew Z [AGRON]" w:date="2022-06-08T14:49:00Z">
        <w:r w:rsidDel="00E5533A">
          <w:delText xml:space="preserve">empirical </w:delText>
        </w:r>
      </w:del>
      <w:r>
        <w:t>field work. We hypothesized that extending a conventional 2-year rotation of corn and soybean with cool-season crops could accelerate depletion of waterhemp seedbanks in the soil.</w:t>
      </w:r>
    </w:p>
    <w:p w14:paraId="1D9DCEF9" w14:textId="77777777" w:rsidR="00E44531" w:rsidRDefault="006E4053">
      <w:pPr>
        <w:pStyle w:val="Heading1"/>
      </w:pPr>
      <w:bookmarkStart w:id="23" w:name="materials-and-methods"/>
      <w:bookmarkEnd w:id="3"/>
      <w:r>
        <w:t>Materials and methods</w:t>
      </w:r>
    </w:p>
    <w:p w14:paraId="4A19E1CD" w14:textId="77777777" w:rsidR="00E44531" w:rsidRDefault="006E4053">
      <w:pPr>
        <w:pStyle w:val="Heading3"/>
      </w:pPr>
      <w:bookmarkStart w:id="24" w:name="experiment-design"/>
      <w:r>
        <w:t>Experiment design</w:t>
      </w:r>
    </w:p>
    <w:p w14:paraId="5DF849EA" w14:textId="7E731319" w:rsidR="00E44531" w:rsidRDefault="006E4053">
      <w:pPr>
        <w:pStyle w:val="FirstParagraph"/>
      </w:pPr>
      <w:r>
        <w:t xml:space="preserve">To study how common waterhemp’s demography differs in three cropping systems suitable for the Midwestern USA, we used a factorial </w:t>
      </w:r>
      <w:ins w:id="25" w:author="Liebman, Matthew Z [AGRON]" w:date="2022-06-08T14:49:00Z">
        <w:r w:rsidR="00E5533A">
          <w:t>e</w:t>
        </w:r>
      </w:ins>
      <w:ins w:id="26" w:author="Liebman, Matthew Z [AGRON]" w:date="2022-06-08T14:50:00Z">
        <w:r w:rsidR="00E5533A">
          <w:t xml:space="preserve">xperiment </w:t>
        </w:r>
      </w:ins>
      <w:r>
        <w:t xml:space="preserve">design with nine crop identities crossed with two weed management regimes. Crop identity was assigned to main plots and comprised the combination of crop species </w:t>
      </w:r>
      <w:del w:id="27" w:author="Liebman, Matthew Z [AGRON]" w:date="2022-06-08T14:50:00Z">
        <w:r w:rsidDel="00F61B39">
          <w:delText xml:space="preserve">name </w:delText>
        </w:r>
      </w:del>
      <w:r>
        <w:t>and rotation system. The different weed management regimes were assigned to split plots and comprised conventional versus low herbicide regimes applied to the corn phase of each of three rotation systems</w:t>
      </w:r>
      <w:ins w:id="28" w:author="Liebman, Matthew Z [AGRON]" w:date="2022-06-08T14:50:00Z">
        <w:r w:rsidR="00F61B39">
          <w:t xml:space="preserve">. </w:t>
        </w:r>
      </w:ins>
      <w:del w:id="29" w:author="Liebman, Matthew Z [AGRON]" w:date="2022-06-08T14:50:00Z">
        <w:r w:rsidDel="00F61B39">
          <w:delText xml:space="preserve"> </w:delText>
        </w:r>
      </w:del>
      <w:r>
        <w:t xml:space="preserve">The rotation systems used in this study included a 2-year (corn-soybean) </w:t>
      </w:r>
      <w:r>
        <w:lastRenderedPageBreak/>
        <w:t>rotation, a 3-year (corn - soybean - oat (</w:t>
      </w:r>
      <w:proofErr w:type="spellStart"/>
      <w:r w:rsidRPr="00F61B39">
        <w:rPr>
          <w:i/>
          <w:iCs/>
          <w:highlight w:val="yellow"/>
          <w:rPrChange w:id="30" w:author="Liebman, Matthew Z [AGRON]" w:date="2022-06-08T14:51:00Z">
            <w:rPr/>
          </w:rPrChange>
        </w:rPr>
        <w:t>Avena</w:t>
      </w:r>
      <w:proofErr w:type="spellEnd"/>
      <w:r w:rsidRPr="00F61B39">
        <w:rPr>
          <w:i/>
          <w:iCs/>
          <w:highlight w:val="yellow"/>
          <w:rPrChange w:id="31" w:author="Liebman, Matthew Z [AGRON]" w:date="2022-06-08T14:51:00Z">
            <w:rPr/>
          </w:rPrChange>
        </w:rPr>
        <w:t xml:space="preserve"> sativa</w:t>
      </w:r>
      <w:r>
        <w:t xml:space="preserve"> L.)</w:t>
      </w:r>
      <w:del w:id="32" w:author="Liebman, Matthew Z [AGRON]" w:date="2022-06-08T14:51:00Z">
        <w:r w:rsidDel="00F61B39">
          <w:delText>)</w:delText>
        </w:r>
      </w:del>
      <w:r>
        <w:t xml:space="preserve"> intercropped with red clover (</w:t>
      </w:r>
      <w:r w:rsidRPr="00F61B39">
        <w:rPr>
          <w:i/>
          <w:iCs/>
          <w:highlight w:val="yellow"/>
          <w:rPrChange w:id="33" w:author="Liebman, Matthew Z [AGRON]" w:date="2022-06-08T14:51:00Z">
            <w:rPr/>
          </w:rPrChange>
        </w:rPr>
        <w:t>Trifolium pratense</w:t>
      </w:r>
      <w:r>
        <w:t xml:space="preserve"> L.) rotation, and a 4-year (corn - soybean - oat intercropped with alfalfa (</w:t>
      </w:r>
      <w:r w:rsidRPr="00F61B39">
        <w:rPr>
          <w:i/>
          <w:iCs/>
          <w:highlight w:val="yellow"/>
          <w:rPrChange w:id="34" w:author="Liebman, Matthew Z [AGRON]" w:date="2022-06-08T14:51:00Z">
            <w:rPr/>
          </w:rPrChange>
        </w:rPr>
        <w:t>Medicago sativa</w:t>
      </w:r>
      <w:r>
        <w:t xml:space="preserve"> L.) - alfalfa] rotation. There were four replications of each crop identity x herbicide regime combination. Field plots were located at the Iowa State University Agricultural Engineering and Agronomy Research Farm in Boone County, Iowa, USA.</w:t>
      </w:r>
    </w:p>
    <w:p w14:paraId="19388B0C" w14:textId="21AF63D0" w:rsidR="00E44531" w:rsidRDefault="006E4053">
      <w:pPr>
        <w:pStyle w:val="BodyText"/>
      </w:pPr>
      <w:r>
        <w:t xml:space="preserve">The general experiment design and diagram were provided by Nguyen and Liebman (2022a), but an updated diagram (Figure 1) includes tillage regimes used for each treatment. Contrasting herbicide regimes were used for </w:t>
      </w:r>
      <w:del w:id="35" w:author="Liebman, Matthew Z [AGRON]" w:date="2022-06-08T14:53:00Z">
        <w:r w:rsidDel="00F61B39">
          <w:delText xml:space="preserve">both </w:delText>
        </w:r>
      </w:del>
      <w:r>
        <w:t xml:space="preserve">corn </w:t>
      </w:r>
      <w:del w:id="36" w:author="Liebman, Matthew Z [AGRON]" w:date="2022-06-08T14:53:00Z">
        <w:r w:rsidDel="00F61B39">
          <w:delText xml:space="preserve">and soybean </w:delText>
        </w:r>
      </w:del>
      <w:r>
        <w:t>at the experiment site from 2008 through 2020</w:t>
      </w:r>
      <w:del w:id="37" w:author="Liebman, Matthew Z [AGRON]" w:date="2022-06-08T14:54:00Z">
        <w:r w:rsidDel="00F61B39">
          <w:delText>, and</w:delText>
        </w:r>
      </w:del>
      <w:ins w:id="38" w:author="Liebman, Matthew Z [AGRON]" w:date="2022-06-08T14:54:00Z">
        <w:r w:rsidR="00F61B39">
          <w:t>;</w:t>
        </w:r>
      </w:ins>
      <w:r>
        <w:t xml:space="preserve"> soybean plots </w:t>
      </w:r>
      <w:ins w:id="39" w:author="Liebman, Matthew Z [AGRON]" w:date="2022-06-08T14:55:00Z">
        <w:r w:rsidR="00F61B39">
          <w:t xml:space="preserve">in the contrasting </w:t>
        </w:r>
        <w:r w:rsidR="00B93A37">
          <w:t xml:space="preserve">weed management regimes </w:t>
        </w:r>
      </w:ins>
      <w:r>
        <w:t xml:space="preserve">were </w:t>
      </w:r>
      <w:ins w:id="40" w:author="Liebman, Matthew Z [AGRON]" w:date="2022-06-08T14:55:00Z">
        <w:r w:rsidR="00B93A37">
          <w:t>treated</w:t>
        </w:r>
        <w:r w:rsidR="00F61B39">
          <w:t xml:space="preserve"> </w:t>
        </w:r>
      </w:ins>
      <w:ins w:id="41" w:author="Liebman, Matthew Z [AGRON]" w:date="2022-06-08T14:54:00Z">
        <w:r w:rsidR="00F61B39">
          <w:t>with different herbicide</w:t>
        </w:r>
      </w:ins>
      <w:ins w:id="42" w:author="Liebman, Matthew Z [AGRON]" w:date="2022-06-08T14:55:00Z">
        <w:r w:rsidR="00B93A37">
          <w:t>s</w:t>
        </w:r>
      </w:ins>
      <w:ins w:id="43" w:author="Liebman, Matthew Z [AGRON]" w:date="2022-06-08T14:54:00Z">
        <w:r w:rsidR="00F61B39">
          <w:t xml:space="preserve"> during 2008-2016, but with the same herbicide regime in 2017-2020. </w:t>
        </w:r>
      </w:ins>
      <w:del w:id="44" w:author="Liebman, Matthew Z [AGRON]" w:date="2022-06-08T14:54:00Z">
        <w:r w:rsidDel="00F61B39">
          <w:delText xml:space="preserve">managed by conventional herbicide starting in 2017. </w:delText>
        </w:r>
      </w:del>
      <w:del w:id="45" w:author="Liebman, Matthew Z [AGRON]" w:date="2022-06-08T14:57:00Z">
        <w:r w:rsidDel="00F839B9">
          <w:delText>D</w:delText>
        </w:r>
      </w:del>
      <w:ins w:id="46" w:author="Liebman, Matthew Z [AGRON]" w:date="2022-06-08T14:57:00Z">
        <w:r w:rsidR="00F839B9">
          <w:t>During</w:t>
        </w:r>
      </w:ins>
      <w:ins w:id="47" w:author="Liebman, Matthew Z [AGRON]" w:date="2022-06-08T14:56:00Z">
        <w:r w:rsidR="00F839B9">
          <w:t xml:space="preserve"> the period of the present study, d</w:t>
        </w:r>
      </w:ins>
      <w:r>
        <w:t xml:space="preserve">ata were collected in each experimental unit (eu) to accommodate the different weed management programs </w:t>
      </w:r>
      <w:ins w:id="48" w:author="Liebman, Matthew Z [AGRON]" w:date="2022-06-08T14:56:00Z">
        <w:r w:rsidR="00F839B9">
          <w:t xml:space="preserve">used </w:t>
        </w:r>
      </w:ins>
      <w:r>
        <w:t>in the corn phase of all crop rotations.</w:t>
      </w:r>
    </w:p>
    <w:p w14:paraId="293B1A8F" w14:textId="26BE9B1D" w:rsidR="00E44531" w:rsidRDefault="006E4053">
      <w:pPr>
        <w:pStyle w:val="BodyText"/>
      </w:pPr>
      <w:r>
        <w:t xml:space="preserve">Figure 1: Conceptual diagram of the three rotation systems compared within the experiment. A cycle of four calendar years is shown. Tillage regimes are symbolized with arrows: light, black ahead of crop sowing for field cultivator and medium, blue and bold orange after crop harvest for chisel and moldboard plowing, respectively. Crops are color-coded and displayed for the approximate months that they were present in the field. Emergence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5% of the plants flowered. Red clover in </w:t>
      </w:r>
      <w:ins w:id="49" w:author="Liebman, Matthew Z [AGRON]" w:date="2022-06-08T14:57:00Z">
        <w:r w:rsidR="00304C69">
          <w:t xml:space="preserve">the </w:t>
        </w:r>
      </w:ins>
      <w:r>
        <w:t>O3</w:t>
      </w:r>
      <w:del w:id="50" w:author="Liebman, Matthew Z [AGRON]" w:date="2022-06-08T14:57:00Z">
        <w:r w:rsidDel="00304C69">
          <w:delText xml:space="preserve">, </w:delText>
        </w:r>
      </w:del>
      <w:ins w:id="51" w:author="Liebman, Matthew Z [AGRON]" w:date="2022-06-08T14:57:00Z">
        <w:r w:rsidR="00304C69">
          <w:t xml:space="preserve"> treatment</w:t>
        </w:r>
        <w:r w:rsidR="00304C69">
          <w:t xml:space="preserve"> </w:t>
        </w:r>
      </w:ins>
      <w:r>
        <w:t xml:space="preserve">and </w:t>
      </w:r>
      <w:ins w:id="52" w:author="Liebman, Matthew Z [AGRON]" w:date="2022-06-08T14:57:00Z">
        <w:r w:rsidR="00304C69">
          <w:t xml:space="preserve">alfalfa in the </w:t>
        </w:r>
      </w:ins>
      <w:r>
        <w:t>A4 treatment</w:t>
      </w:r>
      <w:del w:id="53" w:author="Liebman, Matthew Z [AGRON]" w:date="2022-06-08T14:57:00Z">
        <w:r w:rsidDel="00304C69">
          <w:delText>s</w:delText>
        </w:r>
      </w:del>
      <w:r>
        <w:t xml:space="preserve"> were terminated in the winter before growing corn in the following year, so the dark green bar in the 3-year rotation represents volunteer red clover and the light green bar in the 4-year rotation represents the living alfalfa residue in the C4 treatment.</w:t>
      </w:r>
    </w:p>
    <w:p w14:paraId="5B76B990" w14:textId="77777777" w:rsidR="00E44531" w:rsidRDefault="006E4053">
      <w:pPr>
        <w:pStyle w:val="Heading3"/>
      </w:pPr>
      <w:bookmarkStart w:id="54" w:name="data-collection-and-analysis"/>
      <w:bookmarkEnd w:id="24"/>
      <w:r>
        <w:t>Data collection and analysis</w:t>
      </w:r>
    </w:p>
    <w:p w14:paraId="74B9AC71" w14:textId="70FE7625" w:rsidR="00E44531" w:rsidRDefault="006E4053">
      <w:pPr>
        <w:pStyle w:val="FirstParagraph"/>
      </w:pPr>
      <w:r>
        <w:t xml:space="preserve">The </w:t>
      </w:r>
      <w:del w:id="55" w:author="Liebman, Matthew Z [AGRON]" w:date="2022-06-08T14:59:00Z">
        <w:r w:rsidDel="00304C69">
          <w:delText xml:space="preserve">current </w:delText>
        </w:r>
      </w:del>
      <w:r>
        <w:t xml:space="preserve">demographic information presented here is only for female waterhemp seeds and plants because: 1) waterhemp is a dioecious species with 1:1 sex ratio (Costea et al., 2005; Montgomery et al., 2021; Montgomery et al., 2019), 2) only female individuals </w:t>
      </w:r>
      <w:del w:id="56" w:author="Liebman, Matthew Z [AGRON]" w:date="2022-06-08T15:00:00Z">
        <w:r w:rsidDel="00304C69">
          <w:delText xml:space="preserve">are </w:delText>
        </w:r>
      </w:del>
      <w:r>
        <w:t>bear</w:t>
      </w:r>
      <w:del w:id="57" w:author="Liebman, Matthew Z [AGRON]" w:date="2022-06-08T15:00:00Z">
        <w:r w:rsidDel="00304C69">
          <w:delText>ing</w:delText>
        </w:r>
      </w:del>
      <w:r>
        <w:t xml:space="preserve"> seeds (</w:t>
      </w:r>
      <w:proofErr w:type="spellStart"/>
      <w:r>
        <w:t>Costea</w:t>
      </w:r>
      <w:proofErr w:type="spellEnd"/>
      <w:r>
        <w:t xml:space="preserve"> et al., 2005), and 3) pollen grains are abundantly available during reproduction (Liu et al., 2012). All plant characteristics were reported for each cohort and seedbank densities were reported for two soil strata: 0 - 2 cm and 2 - 20 cm.</w:t>
      </w:r>
    </w:p>
    <w:p w14:paraId="121950CE" w14:textId="77777777" w:rsidR="00E44531" w:rsidRDefault="006E4053">
      <w:pPr>
        <w:pStyle w:val="Heading4"/>
      </w:pPr>
      <w:bookmarkStart w:id="58" w:name="Xa1c85300dfe06e14afaf988e432713c859ec4d5"/>
      <w:r>
        <w:t>Seed densities and seed fates in the soil seedbank</w:t>
      </w:r>
    </w:p>
    <w:p w14:paraId="703DBC16" w14:textId="508880A6" w:rsidR="00E44531" w:rsidRDefault="006E4053">
      <w:pPr>
        <w:pStyle w:val="FirstParagraph"/>
      </w:pPr>
      <w:r>
        <w:t xml:space="preserve">Nine groups of four </w:t>
      </w:r>
      <w:ins w:id="59" w:author="Liebman, Matthew Z [AGRON]" w:date="2022-06-08T15:01:00Z">
        <w:r w:rsidR="004D7841">
          <w:t xml:space="preserve">20-cm-deep </w:t>
        </w:r>
      </w:ins>
      <w:r>
        <w:t xml:space="preserve">soil cores arranged in a 3 x 3 grid were collected in the fall of 2019 from each experimental unit (eu). Each soil core was cut into two sections, the top 2 cm and the bottom 18 cm. No deeper sampling was conducted because the tillage regimes applied at the experiment </w:t>
      </w:r>
      <w:del w:id="60" w:author="Liebman, Matthew Z [AGRON]" w:date="2022-06-08T15:01:00Z">
        <w:r w:rsidDel="004D7841">
          <w:delText>were affecting</w:delText>
        </w:r>
      </w:del>
      <w:ins w:id="61" w:author="Liebman, Matthew Z [AGRON]" w:date="2022-06-08T15:01:00Z">
        <w:r w:rsidR="004D7841">
          <w:t>affected</w:t>
        </w:r>
      </w:ins>
      <w:r>
        <w:t xml:space="preserve"> the top 0 - 20 cm of the soil. All the 0-2 cm sections in each (eu) were packed separately from all the 2-20 </w:t>
      </w:r>
      <w:ins w:id="62" w:author="Liebman, Matthew Z [AGRON]" w:date="2022-06-08T15:01:00Z">
        <w:r w:rsidR="004D7841">
          <w:t xml:space="preserve">cm </w:t>
        </w:r>
      </w:ins>
      <w:r>
        <w:t xml:space="preserve">sections, so each </w:t>
      </w:r>
      <w:proofErr w:type="spellStart"/>
      <w:r>
        <w:t>eu</w:t>
      </w:r>
      <w:proofErr w:type="spellEnd"/>
      <w:r>
        <w:t xml:space="preserve"> yield</w:t>
      </w:r>
      <w:ins w:id="63" w:author="Liebman, Matthew Z [AGRON]" w:date="2022-06-08T15:01:00Z">
        <w:r w:rsidR="004D7841">
          <w:t>ed</w:t>
        </w:r>
      </w:ins>
      <w:r>
        <w:t xml:space="preserve"> two data points, one for each of the two soil strata. Seeds were separated from the </w:t>
      </w:r>
      <w:r>
        <w:lastRenderedPageBreak/>
        <w:t xml:space="preserve">soil materials and plant residues using elutriation and floatation. Clean seeds were placed on germination paper imbibed with distilled water in Petri dishes and incubated in 28/18 degree Celsius light/dark - 18/8 hour night/day for five days. Proportions of seeds that </w:t>
      </w:r>
      <w:del w:id="64" w:author="Liebman, Matthew Z [AGRON]" w:date="2022-06-08T15:02:00Z">
        <w:r w:rsidDel="004D7841">
          <w:delText xml:space="preserve">are </w:delText>
        </w:r>
      </w:del>
      <w:ins w:id="65" w:author="Liebman, Matthew Z [AGRON]" w:date="2022-06-08T15:02:00Z">
        <w:r w:rsidR="004D7841">
          <w:t>were</w:t>
        </w:r>
        <w:r w:rsidR="004D7841">
          <w:t xml:space="preserve"> </w:t>
        </w:r>
      </w:ins>
      <w:r>
        <w:t xml:space="preserve">dormant, readily germinable, and dead were recorded: germinated as readily </w:t>
      </w:r>
      <w:proofErr w:type="spellStart"/>
      <w:r>
        <w:t>germinable</w:t>
      </w:r>
      <w:proofErr w:type="spellEnd"/>
      <w:del w:id="66" w:author="Liebman, Matthew Z [AGRON]" w:date="2022-06-08T15:02:00Z">
        <w:r w:rsidDel="004D7841">
          <w:delText xml:space="preserve">, </w:delText>
        </w:r>
      </w:del>
      <w:ins w:id="67" w:author="Liebman, Matthew Z [AGRON]" w:date="2022-06-08T15:02:00Z">
        <w:r w:rsidR="004D7841">
          <w:t>;</w:t>
        </w:r>
        <w:r w:rsidR="004D7841">
          <w:t xml:space="preserve"> </w:t>
        </w:r>
      </w:ins>
      <w:r>
        <w:t>firm and unyielding to forceps pressure as dormant; and yielding to forceps pressure as dead (Borza et al., 2007). Readily germinable and dormant seeds were grouped as viable and used to calculate emergence proportion (</w:t>
      </w:r>
      <w:ins w:id="68" w:author="Liebman, Matthew Z [AGRON]" w:date="2022-06-08T15:02:00Z">
        <w:r w:rsidR="004D7841">
          <w:t>d</w:t>
        </w:r>
      </w:ins>
      <w:del w:id="69" w:author="Liebman, Matthew Z [AGRON]" w:date="2022-06-08T15:02:00Z">
        <w:r w:rsidDel="004D7841">
          <w:delText>D</w:delText>
        </w:r>
      </w:del>
      <w:r>
        <w:t xml:space="preserve">etails on how the 2019 fall soil seedbank sample was used with </w:t>
      </w:r>
      <w:ins w:id="70" w:author="Liebman, Matthew Z [AGRON]" w:date="2022-06-08T15:02:00Z">
        <w:r w:rsidR="004D7841">
          <w:t>dat</w:t>
        </w:r>
      </w:ins>
      <w:ins w:id="71" w:author="Liebman, Matthew Z [AGRON]" w:date="2022-06-08T15:03:00Z">
        <w:r w:rsidR="004D7841">
          <w:t xml:space="preserve">a for </w:t>
        </w:r>
      </w:ins>
      <w:r>
        <w:t xml:space="preserve">2020 </w:t>
      </w:r>
      <w:del w:id="72" w:author="Liebman, Matthew Z [AGRON]" w:date="2022-06-08T15:02:00Z">
        <w:r w:rsidDel="004D7841">
          <w:delText xml:space="preserve">destructive </w:delText>
        </w:r>
      </w:del>
      <w:ins w:id="73" w:author="Liebman, Matthew Z [AGRON]" w:date="2022-06-08T15:02:00Z">
        <w:r w:rsidR="004D7841">
          <w:t>seedling</w:t>
        </w:r>
        <w:r w:rsidR="004D7841">
          <w:t xml:space="preserve"> </w:t>
        </w:r>
      </w:ins>
      <w:r>
        <w:t xml:space="preserve">emergence </w:t>
      </w:r>
      <w:del w:id="74" w:author="Liebman, Matthew Z [AGRON]" w:date="2022-06-08T15:03:00Z">
        <w:r w:rsidDel="004D7841">
          <w:delText>record keeping for</w:delText>
        </w:r>
      </w:del>
      <w:ins w:id="75" w:author="Liebman, Matthew Z [AGRON]" w:date="2022-06-08T15:03:00Z">
        <w:r w:rsidR="004D7841">
          <w:t>to determine the</w:t>
        </w:r>
      </w:ins>
      <w:r>
        <w:t xml:space="preserve"> emergence proportion </w:t>
      </w:r>
      <w:del w:id="76" w:author="Liebman, Matthew Z [AGRON]" w:date="2022-06-08T15:03:00Z">
        <w:r w:rsidDel="004D7841">
          <w:delText xml:space="preserve">calculation </w:delText>
        </w:r>
      </w:del>
      <w:r>
        <w:t xml:space="preserve">is provided in </w:t>
      </w:r>
      <w:r>
        <w:rPr>
          <w:i/>
          <w:iCs/>
        </w:rPr>
        <w:t>Parameterization</w:t>
      </w:r>
      <w:r>
        <w:t>).</w:t>
      </w:r>
    </w:p>
    <w:p w14:paraId="0B657C40" w14:textId="5EAC94EC" w:rsidR="00E44531" w:rsidRDefault="006E4053">
      <w:pPr>
        <w:pStyle w:val="Heading4"/>
      </w:pPr>
      <w:bookmarkStart w:id="77" w:name="emergence-pattern-and-timing"/>
      <w:bookmarkEnd w:id="58"/>
      <w:del w:id="78" w:author="Liebman, Matthew Z [AGRON]" w:date="2022-06-08T15:03:00Z">
        <w:r w:rsidDel="00185120">
          <w:delText xml:space="preserve">Emergence </w:delText>
        </w:r>
      </w:del>
      <w:ins w:id="79" w:author="Liebman, Matthew Z [AGRON]" w:date="2022-06-08T15:03:00Z">
        <w:r w:rsidR="00185120">
          <w:t>Seedling e</w:t>
        </w:r>
        <w:r w:rsidR="00185120">
          <w:t xml:space="preserve">mergence </w:t>
        </w:r>
      </w:ins>
      <w:r>
        <w:t>pattern and timing</w:t>
      </w:r>
    </w:p>
    <w:p w14:paraId="4F5C5839" w14:textId="3ADC3853" w:rsidR="00E44531" w:rsidRDefault="006E4053">
      <w:pPr>
        <w:pStyle w:val="FirstParagraph"/>
      </w:pPr>
      <w:r>
        <w:t>In the 2019 field season, non-destructive emergence survey</w:t>
      </w:r>
      <w:ins w:id="80" w:author="Liebman, Matthew Z [AGRON]" w:date="2022-06-08T15:03:00Z">
        <w:r w:rsidR="007A729D">
          <w:t>s</w:t>
        </w:r>
      </w:ins>
      <w:r>
        <w:t xml:space="preserve"> </w:t>
      </w:r>
      <w:del w:id="81" w:author="Liebman, Matthew Z [AGRON]" w:date="2022-06-08T15:03:00Z">
        <w:r w:rsidDel="007A729D">
          <w:delText>was recorded</w:delText>
        </w:r>
      </w:del>
      <w:ins w:id="82" w:author="Liebman, Matthew Z [AGRON]" w:date="2022-06-08T15:03:00Z">
        <w:r w:rsidR="007A729D">
          <w:t>were conducted</w:t>
        </w:r>
      </w:ins>
      <w:r>
        <w:t xml:space="preserve"> once every two to three weeks (weather permitting) in eight quadrats per eu. Seedlings were marked with color-coded toothpicks for cohort identification. Within an eu, seedlings that were in the same cohort were marked with the same toothpick color. Six cohorts of plants were followed from seedling to senescence.</w:t>
      </w:r>
    </w:p>
    <w:p w14:paraId="24B16CA8" w14:textId="1C33C9CD" w:rsidR="00E44531" w:rsidRDefault="006E4053">
      <w:pPr>
        <w:pStyle w:val="BodyText"/>
      </w:pPr>
      <w:r>
        <w:t>In the 2020 field season, destructive emergence survey</w:t>
      </w:r>
      <w:ins w:id="83" w:author="Liebman, Matthew Z [AGRON]" w:date="2022-06-08T15:04:00Z">
        <w:r w:rsidR="007A729D">
          <w:t>s</w:t>
        </w:r>
      </w:ins>
      <w:r>
        <w:t xml:space="preserve"> </w:t>
      </w:r>
      <w:del w:id="84" w:author="Liebman, Matthew Z [AGRON]" w:date="2022-06-08T15:04:00Z">
        <w:r w:rsidDel="007A729D">
          <w:delText>was recorded</w:delText>
        </w:r>
      </w:del>
      <w:ins w:id="85" w:author="Liebman, Matthew Z [AGRON]" w:date="2022-06-08T15:04:00Z">
        <w:r w:rsidR="007A729D">
          <w:t>were conducted</w:t>
        </w:r>
      </w:ins>
      <w:r>
        <w:t xml:space="preserve"> in eight quadrats per eu. Seedlings were clipped at the base of the plant without disturbing the soil. With the intention </w:t>
      </w:r>
      <w:del w:id="86" w:author="Liebman, Matthew Z [AGRON]" w:date="2022-06-08T15:04:00Z">
        <w:r w:rsidDel="007A729D">
          <w:delText xml:space="preserve">to </w:delText>
        </w:r>
      </w:del>
      <w:ins w:id="87" w:author="Liebman, Matthew Z [AGRON]" w:date="2022-06-08T15:04:00Z">
        <w:r w:rsidR="007A729D">
          <w:t>of</w:t>
        </w:r>
        <w:r w:rsidR="007A729D">
          <w:t xml:space="preserve"> </w:t>
        </w:r>
      </w:ins>
      <w:r>
        <w:t>evaluat</w:t>
      </w:r>
      <w:ins w:id="88" w:author="Liebman, Matthew Z [AGRON]" w:date="2022-06-08T15:04:00Z">
        <w:r w:rsidR="007A729D">
          <w:t>ing</w:t>
        </w:r>
      </w:ins>
      <w:del w:id="89" w:author="Liebman, Matthew Z [AGRON]" w:date="2022-06-08T15:04:00Z">
        <w:r w:rsidDel="007A729D">
          <w:delText>e</w:delText>
        </w:r>
      </w:del>
      <w:r>
        <w:t xml:space="preserve"> the proportion of seed germinated from the top 2 cm layer of the soil, eight to ten cohorts (depending on the crop environments) were recorded.</w:t>
      </w:r>
    </w:p>
    <w:p w14:paraId="45A23CBA" w14:textId="1D9C49D4" w:rsidR="00E44531" w:rsidRDefault="006E4053">
      <w:pPr>
        <w:pStyle w:val="BodyText"/>
      </w:pPr>
      <w:r>
        <w:t xml:space="preserve">The number of seedlings </w:t>
      </w:r>
      <w:del w:id="90" w:author="Liebman, Matthew Z [AGRON]" w:date="2022-06-08T15:05:00Z">
        <w:r w:rsidDel="007A729D">
          <w:delText xml:space="preserve">at </w:delText>
        </w:r>
      </w:del>
      <w:ins w:id="91" w:author="Liebman, Matthew Z [AGRON]" w:date="2022-06-08T15:05:00Z">
        <w:r w:rsidR="007A729D">
          <w:t>in</w:t>
        </w:r>
        <w:r w:rsidR="007A729D">
          <w:t xml:space="preserve"> </w:t>
        </w:r>
      </w:ins>
      <w:r>
        <w:t>each cohort was converted to densities (seedlings/m</w:t>
      </w:r>
      <m:oMath>
        <m:sSup>
          <m:sSupPr>
            <m:ctrlPr>
              <w:rPr>
                <w:rFonts w:ascii="Cambria Math" w:hAnsi="Cambria Math"/>
              </w:rPr>
            </m:ctrlPr>
          </m:sSupPr>
          <m:e>
            <m:r>
              <w:rPr>
                <w:rFonts w:ascii="Cambria Math" w:hAnsi="Cambria Math"/>
              </w:rPr>
              <m:t>​</m:t>
            </m:r>
          </m:e>
          <m:sup>
            <m:r>
              <w:rPr>
                <w:rFonts w:ascii="Cambria Math" w:hAnsi="Cambria Math"/>
              </w:rPr>
              <m:t>2</m:t>
            </m:r>
          </m:sup>
        </m:sSup>
      </m:oMath>
      <w:r>
        <w:t>). The dates of first emergence detection in each crop identity were noted.</w:t>
      </w:r>
    </w:p>
    <w:p w14:paraId="7C008149" w14:textId="77777777" w:rsidR="00E44531" w:rsidRDefault="006E4053">
      <w:pPr>
        <w:pStyle w:val="Heading4"/>
      </w:pPr>
      <w:bookmarkStart w:id="92" w:name="Xec1ca302539727adf735d520d08ea70dc2deeb1"/>
      <w:bookmarkEnd w:id="77"/>
      <w:r>
        <w:t>Statistical analysis of the measured parameters</w:t>
      </w:r>
    </w:p>
    <w:p w14:paraId="3A6CC5EE" w14:textId="1980C07E" w:rsidR="00E44531" w:rsidRDefault="006E4053">
      <w:pPr>
        <w:pStyle w:val="FirstParagraph"/>
      </w:pPr>
      <w:r>
        <w:t>All the response variables were analyzed with two-factorial mix</w:t>
      </w:r>
      <w:ins w:id="93" w:author="Liebman, Matthew Z [AGRON]" w:date="2022-06-08T15:05:00Z">
        <w:r w:rsidR="007A729D">
          <w:t>ed</w:t>
        </w:r>
      </w:ins>
      <w:r>
        <w:t>-effect models, in which crop identity (crop species in each rotation) was the main-plot effect, corn weed management was the split-plot effect, and cohort identity was the covariance. The response variables were transformed as needed to correct heteroscedasticity.</w:t>
      </w:r>
    </w:p>
    <w:p w14:paraId="79F21167" w14:textId="77777777" w:rsidR="00E44531" w:rsidRDefault="006E4053">
      <w:pPr>
        <w:pStyle w:val="Heading3"/>
      </w:pPr>
      <w:bookmarkStart w:id="94" w:name="model-assumptions"/>
      <w:bookmarkEnd w:id="54"/>
      <w:bookmarkEnd w:id="92"/>
      <w:r>
        <w:t>Model assumptions</w:t>
      </w:r>
    </w:p>
    <w:p w14:paraId="5692835E" w14:textId="77777777" w:rsidR="00E44531" w:rsidRDefault="006E4053">
      <w:pPr>
        <w:pStyle w:val="FirstParagraph"/>
      </w:pPr>
      <w:r>
        <w:t>The assumptions used in the modeling exercise in this manuscript are listed in Table 1.</w:t>
      </w:r>
    </w:p>
    <w:p w14:paraId="4DC69D2A" w14:textId="77777777" w:rsidR="00E44531" w:rsidRDefault="006E4053">
      <w:pPr>
        <w:pStyle w:val="TableCaption"/>
      </w:pPr>
      <w:r>
        <w:lastRenderedPageBreak/>
        <w:t>Table 1: Female-only population dynamics model assumptions for common waterhemp (</w:t>
      </w:r>
      <w:r>
        <w:rPr>
          <w:iCs/>
        </w:rPr>
        <w:t>Amaranthus tuberculatus</w:t>
      </w:r>
      <w:r>
        <w:t>)</w:t>
      </w:r>
    </w:p>
    <w:tbl>
      <w:tblPr>
        <w:tblStyle w:val="Table"/>
        <w:tblW w:w="0" w:type="auto"/>
        <w:jc w:val="center"/>
        <w:tblLayout w:type="fixed"/>
        <w:tblLook w:val="0420" w:firstRow="1" w:lastRow="0" w:firstColumn="0" w:lastColumn="0" w:noHBand="0" w:noVBand="1"/>
      </w:tblPr>
      <w:tblGrid>
        <w:gridCol w:w="1521"/>
        <w:gridCol w:w="4320"/>
        <w:gridCol w:w="4320"/>
      </w:tblGrid>
      <w:tr w:rsidR="00E44531" w14:paraId="3FD15379" w14:textId="77777777" w:rsidTr="007C224F">
        <w:trPr>
          <w:cnfStyle w:val="100000000000" w:firstRow="1" w:lastRow="0" w:firstColumn="0" w:lastColumn="0" w:oddVBand="0" w:evenVBand="0" w:oddHBand="0" w:evenHBand="0" w:firstRowFirstColumn="0" w:firstRowLastColumn="0" w:lastRowFirstColumn="0" w:lastRowLastColumn="0"/>
          <w:cantSplit/>
          <w:tblHeader/>
          <w:jc w:val="center"/>
        </w:trPr>
        <w:tc>
          <w:tcPr>
            <w:tcW w:w="152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8843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Stage</w:t>
            </w:r>
          </w:p>
        </w:tc>
        <w:tc>
          <w:tcPr>
            <w:tcW w:w="43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8AC22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Assumption</w:t>
            </w:r>
          </w:p>
        </w:tc>
        <w:tc>
          <w:tcPr>
            <w:tcW w:w="43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347428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References.or.justification</w:t>
            </w:r>
          </w:p>
        </w:tc>
      </w:tr>
      <w:tr w:rsidR="00E44531" w14:paraId="1629D5B3"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C158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All</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2F4A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sex is stable throughout the life cycle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446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Montgomery et al., 2019 and 2021</w:t>
            </w:r>
          </w:p>
        </w:tc>
      </w:tr>
      <w:tr w:rsidR="00E44531" w14:paraId="6B056CC0"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7E2E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9B96D" w14:textId="3619ADA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equal growth rate across </w:t>
            </w:r>
            <w:del w:id="95" w:author="Liebman, Matthew Z [AGRON]" w:date="2022-06-08T15:06:00Z">
              <w:r w:rsidDel="000A43A6">
                <w:rPr>
                  <w:rFonts w:ascii="Helvetica"/>
                  <w:color w:val="000000"/>
                  <w:sz w:val="22"/>
                  <w:szCs w:val="22"/>
                </w:rPr>
                <w:delText xml:space="preserve">indivudals </w:delText>
              </w:r>
            </w:del>
            <w:ins w:id="96" w:author="Liebman, Matthew Z [AGRON]" w:date="2022-06-08T15:06:00Z">
              <w:r w:rsidR="000A43A6">
                <w:rPr>
                  <w:rFonts w:ascii="Helvetica"/>
                  <w:color w:val="000000"/>
                  <w:sz w:val="22"/>
                  <w:szCs w:val="22"/>
                </w:rPr>
                <w:t>indiv</w:t>
              </w:r>
              <w:r w:rsidR="000A43A6">
                <w:rPr>
                  <w:rFonts w:ascii="Helvetica"/>
                  <w:color w:val="000000"/>
                  <w:sz w:val="22"/>
                  <w:szCs w:val="22"/>
                </w:rPr>
                <w:t>idu</w:t>
              </w:r>
              <w:r w:rsidR="000A43A6">
                <w:rPr>
                  <w:rFonts w:ascii="Helvetica"/>
                  <w:color w:val="000000"/>
                  <w:sz w:val="22"/>
                  <w:szCs w:val="22"/>
                </w:rPr>
                <w:t xml:space="preserve">als </w:t>
              </w:r>
            </w:ins>
            <w:r>
              <w:rPr>
                <w:rFonts w:ascii="Helvetica"/>
                <w:color w:val="000000"/>
                <w:sz w:val="22"/>
                <w:szCs w:val="22"/>
              </w:rPr>
              <w:t>of the same size and shape under the same treatments (</w:t>
            </w:r>
            <w:proofErr w:type="gramStart"/>
            <w:r>
              <w:rPr>
                <w:rFonts w:ascii="Helvetica"/>
                <w:color w:val="000000"/>
                <w:sz w:val="22"/>
                <w:szCs w:val="22"/>
              </w:rPr>
              <w:t>crop  x</w:t>
            </w:r>
            <w:proofErr w:type="gramEnd"/>
            <w:r>
              <w:rPr>
                <w:rFonts w:ascii="Helvetica"/>
                <w:color w:val="000000"/>
                <w:sz w:val="22"/>
                <w:szCs w:val="22"/>
              </w:rPr>
              <w:t xml:space="preserve"> rotation x herbicide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B52D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Chapter 8, Caswell, 2001</w:t>
            </w:r>
          </w:p>
        </w:tc>
      </w:tr>
      <w:tr w:rsidR="00E44531" w14:paraId="73079975"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9E48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Seed</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0124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euqal germination probability across sexes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A6A2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seed germination probability</w:t>
            </w:r>
          </w:p>
        </w:tc>
      </w:tr>
      <w:tr w:rsidR="00E44531" w14:paraId="5BCD1246"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7134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C037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the sex ratio is 1:1</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E5A5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Costea et al., 2005</w:t>
            </w:r>
          </w:p>
        </w:tc>
      </w:tr>
      <w:tr w:rsidR="00E44531" w14:paraId="1C74C384"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2F0A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62B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sex is determined at seed formation</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528A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Montgomery et al., 2019 and 2021</w:t>
            </w:r>
          </w:p>
        </w:tc>
      </w:tr>
      <w:tr w:rsidR="00E44531" w14:paraId="1A4ABC82"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D71C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1A19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seedlings only emerge from the 0 - 2 cm</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0618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Chapter 3, FAO, 1989 and </w:t>
            </w:r>
            <w:commentRangeStart w:id="97"/>
            <w:r>
              <w:rPr>
                <w:rFonts w:ascii="Helvetica"/>
                <w:color w:val="000000"/>
                <w:sz w:val="22"/>
                <w:szCs w:val="22"/>
              </w:rPr>
              <w:t>???</w:t>
            </w:r>
            <w:commentRangeEnd w:id="97"/>
            <w:r w:rsidR="000A43A6">
              <w:rPr>
                <w:rStyle w:val="CommentReference"/>
              </w:rPr>
              <w:commentReference w:id="97"/>
            </w:r>
          </w:p>
        </w:tc>
      </w:tr>
      <w:tr w:rsidR="00E44531" w14:paraId="33403C4A"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E84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74B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germination is fatal from the 2 - 20 cm soil stratum</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1358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commentRangeStart w:id="98"/>
            <w:r>
              <w:rPr>
                <w:rFonts w:ascii="Helvetica"/>
                <w:color w:val="000000"/>
                <w:sz w:val="22"/>
                <w:szCs w:val="22"/>
              </w:rPr>
              <w:t xml:space="preserve">i </w:t>
            </w:r>
            <w:commentRangeEnd w:id="98"/>
            <w:r w:rsidR="000A43A6">
              <w:rPr>
                <w:rStyle w:val="CommentReference"/>
              </w:rPr>
              <w:commentReference w:id="98"/>
            </w:r>
          </w:p>
        </w:tc>
      </w:tr>
      <w:tr w:rsidR="00E44531" w14:paraId="6DD24DDD"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5A31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EC31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equal decay rate across sexes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FD88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No evidence of sexually differentiated seed decay rate</w:t>
            </w:r>
          </w:p>
        </w:tc>
      </w:tr>
      <w:tr w:rsidR="00E44531" w:rsidRPr="007C224F" w14:paraId="650B25C5"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2188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4265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different decay rate across all burial depths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FF15B" w14:textId="77777777" w:rsidR="00E44531" w:rsidRPr="007C224F" w:rsidRDefault="006E4053">
            <w:pPr>
              <w:keepNext/>
              <w:pBdr>
                <w:top w:val="none" w:sz="0" w:space="0" w:color="000000"/>
                <w:left w:val="none" w:sz="0" w:space="0" w:color="000000"/>
                <w:bottom w:val="none" w:sz="0" w:space="0" w:color="000000"/>
                <w:right w:val="none" w:sz="0" w:space="0" w:color="000000"/>
              </w:pBdr>
              <w:spacing w:before="100" w:after="100"/>
              <w:ind w:left="100" w:right="100"/>
              <w:rPr>
                <w:lang w:val="fr-FR"/>
              </w:rPr>
            </w:pPr>
            <w:proofErr w:type="spellStart"/>
            <w:r w:rsidRPr="007C224F">
              <w:rPr>
                <w:rFonts w:ascii="Helvetica"/>
                <w:color w:val="000000"/>
                <w:sz w:val="22"/>
                <w:szCs w:val="22"/>
                <w:lang w:val="fr-FR"/>
              </w:rPr>
              <w:t>Buhler</w:t>
            </w:r>
            <w:proofErr w:type="spellEnd"/>
            <w:r w:rsidRPr="007C224F">
              <w:rPr>
                <w:rFonts w:ascii="Helvetica"/>
                <w:color w:val="000000"/>
                <w:sz w:val="22"/>
                <w:szCs w:val="22"/>
                <w:lang w:val="fr-FR"/>
              </w:rPr>
              <w:t xml:space="preserve"> et al., 2001, Steckel et al., 2007 and Sosnoskie et al., 2013</w:t>
            </w:r>
          </w:p>
        </w:tc>
      </w:tr>
      <w:tr w:rsidR="00E44531" w14:paraId="70CEC2AE"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4DE1D" w14:textId="77777777" w:rsidR="00E44531" w:rsidRPr="007C224F" w:rsidRDefault="006E4053">
            <w:pPr>
              <w:keepNext/>
              <w:pBdr>
                <w:top w:val="none" w:sz="0" w:space="0" w:color="000000"/>
                <w:left w:val="none" w:sz="0" w:space="0" w:color="000000"/>
                <w:bottom w:val="none" w:sz="0" w:space="0" w:color="000000"/>
                <w:right w:val="none" w:sz="0" w:space="0" w:color="000000"/>
              </w:pBdr>
              <w:spacing w:before="100" w:after="100"/>
              <w:ind w:left="100" w:right="100"/>
              <w:rPr>
                <w:lang w:val="fr-FR"/>
              </w:rPr>
            </w:pPr>
            <w:r w:rsidRPr="007C224F">
              <w:rPr>
                <w:rFonts w:ascii="Helvetica"/>
                <w:color w:val="000000"/>
                <w:sz w:val="22"/>
                <w:szCs w:val="22"/>
                <w:lang w:val="fr-FR"/>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9FFC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equal palatability to granivores across sexes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6A89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No evidence of sexually differentiated palatability</w:t>
            </w:r>
          </w:p>
        </w:tc>
      </w:tr>
      <w:tr w:rsidR="00E44531" w:rsidRPr="007C224F" w14:paraId="4B511524"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F89E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9D342" w14:textId="5B3C1896"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granivore activities are an important </w:t>
            </w:r>
            <w:del w:id="99" w:author="Liebman, Matthew Z [AGRON]" w:date="2022-06-08T15:07:00Z">
              <w:r w:rsidDel="000A43A6">
                <w:rPr>
                  <w:rFonts w:ascii="Helvetica"/>
                  <w:color w:val="000000"/>
                  <w:sz w:val="22"/>
                  <w:szCs w:val="22"/>
                </w:rPr>
                <w:delText>thread</w:delText>
              </w:r>
            </w:del>
            <w:ins w:id="100" w:author="Liebman, Matthew Z [AGRON]" w:date="2022-06-08T15:07:00Z">
              <w:r w:rsidR="000A43A6">
                <w:rPr>
                  <w:rFonts w:ascii="Helvetica"/>
                  <w:color w:val="000000"/>
                  <w:sz w:val="22"/>
                  <w:szCs w:val="22"/>
                </w:rPr>
                <w:t>threa</w:t>
              </w:r>
              <w:r w:rsidR="000A43A6">
                <w:rPr>
                  <w:rFonts w:ascii="Helvetica"/>
                  <w:color w:val="000000"/>
                  <w:sz w:val="22"/>
                  <w:szCs w:val="22"/>
                </w:rPr>
                <w:t>t</w:t>
              </w:r>
            </w:ins>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A663D" w14:textId="77777777" w:rsidR="00E44531" w:rsidRPr="007C224F" w:rsidRDefault="006E4053">
            <w:pPr>
              <w:keepNext/>
              <w:pBdr>
                <w:top w:val="none" w:sz="0" w:space="0" w:color="000000"/>
                <w:left w:val="none" w:sz="0" w:space="0" w:color="000000"/>
                <w:bottom w:val="none" w:sz="0" w:space="0" w:color="000000"/>
                <w:right w:val="none" w:sz="0" w:space="0" w:color="000000"/>
              </w:pBdr>
              <w:spacing w:before="100" w:after="100"/>
              <w:ind w:left="100" w:right="100"/>
              <w:rPr>
                <w:lang w:val="fr-FR"/>
              </w:rPr>
            </w:pPr>
            <w:proofErr w:type="gramStart"/>
            <w:r w:rsidRPr="007C224F">
              <w:rPr>
                <w:rFonts w:ascii="Helvetica"/>
                <w:color w:val="000000"/>
                <w:sz w:val="22"/>
                <w:szCs w:val="22"/>
                <w:lang w:val="fr-FR"/>
              </w:rPr>
              <w:t>van</w:t>
            </w:r>
            <w:proofErr w:type="gramEnd"/>
            <w:r w:rsidRPr="007C224F">
              <w:rPr>
                <w:rFonts w:ascii="Helvetica"/>
                <w:color w:val="000000"/>
                <w:sz w:val="22"/>
                <w:szCs w:val="22"/>
                <w:lang w:val="fr-FR"/>
              </w:rPr>
              <w:t xml:space="preserve"> der Laat et al., 2015</w:t>
            </w:r>
          </w:p>
        </w:tc>
      </w:tr>
      <w:tr w:rsidR="00E44531" w14:paraId="65461961"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4DDF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sidRPr="007C224F">
              <w:rPr>
                <w:rFonts w:ascii="Helvetica"/>
                <w:color w:val="000000"/>
                <w:sz w:val="22"/>
                <w:szCs w:val="22"/>
                <w:lang w:val="fr-FR"/>
              </w:rPr>
              <w:t xml:space="preserve"> </w:t>
            </w:r>
            <w:r>
              <w:rPr>
                <w:rFonts w:ascii="Helvetica"/>
                <w:color w:val="000000"/>
                <w:sz w:val="22"/>
                <w:szCs w:val="22"/>
              </w:rPr>
              <w:t>Young plant</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44F6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female plants are more likely to survive under stressful conditions than male plants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71A3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deduced collectively from the general 1:1 sex ratio (Costea et al. 2005) and differentiated sex ratio at maturity across weed management systems at the experiment site in 2018 (Nguyen and Liebman 2022b)</w:t>
            </w:r>
          </w:p>
        </w:tc>
      </w:tr>
      <w:tr w:rsidR="00E44531" w14:paraId="37993824"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8972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C5344" w14:textId="76239F50"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competition with crops for resources </w:t>
            </w:r>
            <w:del w:id="101" w:author="Liebman, Matthew Z [AGRON]" w:date="2022-06-08T15:08:00Z">
              <w:r w:rsidDel="008659FB">
                <w:rPr>
                  <w:rFonts w:ascii="Helvetica"/>
                  <w:color w:val="000000"/>
                  <w:sz w:val="22"/>
                  <w:szCs w:val="22"/>
                </w:rPr>
                <w:delText xml:space="preserve">were </w:delText>
              </w:r>
            </w:del>
            <w:ins w:id="102" w:author="Liebman, Matthew Z [AGRON]" w:date="2022-06-08T15:08:00Z">
              <w:r w:rsidR="008659FB">
                <w:rPr>
                  <w:rFonts w:ascii="Helvetica"/>
                  <w:color w:val="000000"/>
                  <w:sz w:val="22"/>
                  <w:szCs w:val="22"/>
                </w:rPr>
                <w:t>was</w:t>
              </w:r>
              <w:r w:rsidR="008659FB">
                <w:rPr>
                  <w:rFonts w:ascii="Helvetica"/>
                  <w:color w:val="000000"/>
                  <w:sz w:val="22"/>
                  <w:szCs w:val="22"/>
                </w:rPr>
                <w:t xml:space="preserve"> </w:t>
              </w:r>
            </w:ins>
            <w:r>
              <w:rPr>
                <w:rFonts w:ascii="Helvetica"/>
                <w:color w:val="000000"/>
                <w:sz w:val="22"/>
                <w:szCs w:val="22"/>
              </w:rPr>
              <w:t>expressed in multiple periods</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34134" w14:textId="576C9BA6"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specific mortality or size reduction </w:t>
            </w:r>
            <w:del w:id="103" w:author="Liebman, Matthew Z [AGRON]" w:date="2022-06-08T15:08:00Z">
              <w:r w:rsidDel="008659FB">
                <w:rPr>
                  <w:rFonts w:ascii="Helvetica"/>
                  <w:color w:val="000000"/>
                  <w:sz w:val="22"/>
                  <w:szCs w:val="22"/>
                </w:rPr>
                <w:delText xml:space="preserve">causes </w:delText>
              </w:r>
            </w:del>
            <w:ins w:id="104" w:author="Liebman, Matthew Z [AGRON]" w:date="2022-06-08T15:08:00Z">
              <w:r w:rsidR="008659FB">
                <w:rPr>
                  <w:rFonts w:ascii="Helvetica"/>
                  <w:color w:val="000000"/>
                  <w:sz w:val="22"/>
                  <w:szCs w:val="22"/>
                </w:rPr>
                <w:t>cause</w:t>
              </w:r>
              <w:r w:rsidR="008659FB">
                <w:rPr>
                  <w:rFonts w:ascii="Helvetica"/>
                  <w:color w:val="000000"/>
                  <w:sz w:val="22"/>
                  <w:szCs w:val="22"/>
                </w:rPr>
                <w:t xml:space="preserve">d </w:t>
              </w:r>
            </w:ins>
            <w:r>
              <w:rPr>
                <w:rFonts w:ascii="Helvetica"/>
                <w:color w:val="000000"/>
                <w:sz w:val="22"/>
                <w:szCs w:val="22"/>
              </w:rPr>
              <w:t xml:space="preserve">by crops </w:t>
            </w:r>
            <w:del w:id="105" w:author="Liebman, Matthew Z [AGRON]" w:date="2022-06-08T15:08:00Z">
              <w:r w:rsidDel="008659FB">
                <w:rPr>
                  <w:rFonts w:ascii="Helvetica"/>
                  <w:color w:val="000000"/>
                  <w:sz w:val="22"/>
                  <w:szCs w:val="22"/>
                </w:rPr>
                <w:delText xml:space="preserve">were </w:delText>
              </w:r>
            </w:del>
            <w:ins w:id="106" w:author="Liebman, Matthew Z [AGRON]" w:date="2022-06-08T15:08:00Z">
              <w:r w:rsidR="008659FB">
                <w:rPr>
                  <w:rFonts w:ascii="Helvetica"/>
                  <w:color w:val="000000"/>
                  <w:sz w:val="22"/>
                  <w:szCs w:val="22"/>
                </w:rPr>
                <w:t>was</w:t>
              </w:r>
              <w:r w:rsidR="008659FB">
                <w:rPr>
                  <w:rFonts w:ascii="Helvetica"/>
                  <w:color w:val="000000"/>
                  <w:sz w:val="22"/>
                  <w:szCs w:val="22"/>
                </w:rPr>
                <w:t xml:space="preserve"> </w:t>
              </w:r>
            </w:ins>
            <w:r>
              <w:rPr>
                <w:rFonts w:ascii="Helvetica"/>
                <w:color w:val="000000"/>
                <w:sz w:val="22"/>
                <w:szCs w:val="22"/>
              </w:rPr>
              <w:t>not measured</w:t>
            </w:r>
          </w:p>
        </w:tc>
      </w:tr>
      <w:tr w:rsidR="00E44531" w14:paraId="7A598622"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B852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045B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competition with other weed species is excluded</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E824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excluded for simplicity of the model</w:t>
            </w:r>
          </w:p>
        </w:tc>
      </w:tr>
      <w:tr w:rsidR="00E44531" w14:paraId="7705B700"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BAF2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lastRenderedPageBreak/>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C2FA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intraspecific competition is included in the survival rate from seedling through maturity</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E1A59" w14:textId="05BF266D"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specific mortality or size reduction cause</w:t>
            </w:r>
            <w:ins w:id="107" w:author="Liebman, Matthew Z [AGRON]" w:date="2022-06-08T15:08:00Z">
              <w:r w:rsidR="008659FB">
                <w:rPr>
                  <w:rFonts w:ascii="Helvetica"/>
                  <w:color w:val="000000"/>
                  <w:sz w:val="22"/>
                  <w:szCs w:val="22"/>
                </w:rPr>
                <w:t>d</w:t>
              </w:r>
            </w:ins>
            <w:del w:id="108" w:author="Liebman, Matthew Z [AGRON]" w:date="2022-06-08T15:08:00Z">
              <w:r w:rsidDel="008659FB">
                <w:rPr>
                  <w:rFonts w:ascii="Helvetica"/>
                  <w:color w:val="000000"/>
                  <w:sz w:val="22"/>
                  <w:szCs w:val="22"/>
                </w:rPr>
                <w:delText>s</w:delText>
              </w:r>
            </w:del>
            <w:r>
              <w:rPr>
                <w:rFonts w:ascii="Helvetica"/>
                <w:color w:val="000000"/>
                <w:sz w:val="22"/>
                <w:szCs w:val="22"/>
              </w:rPr>
              <w:t xml:space="preserve"> by other weed species </w:t>
            </w:r>
            <w:del w:id="109" w:author="Liebman, Matthew Z [AGRON]" w:date="2022-06-08T15:08:00Z">
              <w:r w:rsidDel="008659FB">
                <w:rPr>
                  <w:rFonts w:ascii="Helvetica"/>
                  <w:color w:val="000000"/>
                  <w:sz w:val="22"/>
                  <w:szCs w:val="22"/>
                </w:rPr>
                <w:delText xml:space="preserve">were </w:delText>
              </w:r>
            </w:del>
            <w:ins w:id="110" w:author="Liebman, Matthew Z [AGRON]" w:date="2022-06-08T15:08:00Z">
              <w:r w:rsidR="008659FB">
                <w:rPr>
                  <w:rFonts w:ascii="Helvetica"/>
                  <w:color w:val="000000"/>
                  <w:sz w:val="22"/>
                  <w:szCs w:val="22"/>
                </w:rPr>
                <w:t>was</w:t>
              </w:r>
              <w:r w:rsidR="008659FB">
                <w:rPr>
                  <w:rFonts w:ascii="Helvetica"/>
                  <w:color w:val="000000"/>
                  <w:sz w:val="22"/>
                  <w:szCs w:val="22"/>
                </w:rPr>
                <w:t xml:space="preserve"> </w:t>
              </w:r>
            </w:ins>
            <w:r>
              <w:rPr>
                <w:rFonts w:ascii="Helvetica"/>
                <w:color w:val="000000"/>
                <w:sz w:val="22"/>
                <w:szCs w:val="22"/>
              </w:rPr>
              <w:t>not measured</w:t>
            </w:r>
          </w:p>
        </w:tc>
      </w:tr>
      <w:tr w:rsidR="00E44531" w14:paraId="2FEA034C"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A5FC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93AF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the weed control program catered to the specific crop is the main cause of mortality</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8289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Ryan et al., 2010</w:t>
            </w:r>
          </w:p>
        </w:tc>
      </w:tr>
      <w:tr w:rsidR="00E44531" w14:paraId="79BCDAF8"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D37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Mature plant</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F63C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pollen is abundantly available to all female plants at reproductive stage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2DAB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pollen grains can remain viable for five days after dispersal (Liu et al., 2012) and the populations at the expriment site were close to sexual parity with abundant plant densities (Nguyen and Liebman, 2022b)</w:t>
            </w:r>
          </w:p>
        </w:tc>
      </w:tr>
      <w:tr w:rsidR="00E44531" w14:paraId="1FD2A889" w14:textId="77777777" w:rsidTr="007C224F">
        <w:trPr>
          <w:cantSplit/>
          <w:jc w:val="center"/>
        </w:trPr>
        <w:tc>
          <w:tcPr>
            <w:tcW w:w="152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9430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DED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50% of the seeds produced by each female plant are female</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A7B2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Costea et al., 2005</w:t>
            </w:r>
          </w:p>
        </w:tc>
      </w:tr>
      <w:tr w:rsidR="00E44531" w14:paraId="3A59F0BC" w14:textId="77777777" w:rsidTr="007C224F">
        <w:trPr>
          <w:cantSplit/>
          <w:jc w:val="center"/>
        </w:trPr>
        <w:tc>
          <w:tcPr>
            <w:tcW w:w="152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9859C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 xml:space="preserve"> </w:t>
            </w:r>
          </w:p>
        </w:tc>
        <w:tc>
          <w:tcPr>
            <w:tcW w:w="43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B9D2A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male:female ratio can deviate from the 1:1 ratio under different conditions</w:t>
            </w:r>
          </w:p>
        </w:tc>
        <w:tc>
          <w:tcPr>
            <w:tcW w:w="43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D25D8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rPr>
              <w:t>Nguyen and Liebman 2022b and Montgomery et al., 2019 and 2021</w:t>
            </w:r>
          </w:p>
        </w:tc>
      </w:tr>
    </w:tbl>
    <w:p w14:paraId="2775323E" w14:textId="77777777" w:rsidR="00E44531" w:rsidRDefault="006E4053">
      <w:pPr>
        <w:pStyle w:val="Heading3"/>
      </w:pPr>
      <w:bookmarkStart w:id="111" w:name="matrix-form"/>
      <w:bookmarkEnd w:id="94"/>
      <w:r>
        <w:t>Matrix form</w:t>
      </w:r>
    </w:p>
    <w:p w14:paraId="5615351C" w14:textId="77777777" w:rsidR="00E44531" w:rsidRDefault="006E4053">
      <w:pPr>
        <w:pStyle w:val="FirstParagraph"/>
      </w:pPr>
      <w:r>
        <w:t xml:space="preserve">Each rotation transition matrix, </w:t>
      </w:r>
      <m:oMath>
        <m:sSub>
          <m:sSubPr>
            <m:ctrlPr>
              <w:rPr>
                <w:rFonts w:ascii="Cambria Math" w:hAnsi="Cambria Math"/>
              </w:rPr>
            </m:ctrlPr>
          </m:sSubPr>
          <m:e>
            <m:r>
              <w:rPr>
                <w:rFonts w:ascii="Cambria Math" w:hAnsi="Cambria Math"/>
              </w:rPr>
              <m:t>A</m:t>
            </m:r>
          </m:e>
          <m:sub>
            <m:r>
              <w:rPr>
                <w:rFonts w:ascii="Cambria Math" w:hAnsi="Cambria Math"/>
              </w:rPr>
              <m:t>r</m:t>
            </m:r>
          </m:sub>
        </m:sSub>
      </m:oMath>
      <w:r>
        <w:t xml:space="preserve">, is the product of two, three or four annual projection matrices, </w:t>
      </w:r>
      <m:oMath>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(c = 2, 3, or 4, corresponding to the number of crop phases in each rotation). Each set of annual projection matrices, corresponding to a crop environment, </w:t>
      </w:r>
      <m:oMath>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is the product of six sub-annual matrices,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with $h = \{t(s), g, s, f, t(f), o}$. The six sub-annual matrices, in chronological order from spring to winter, are pre-planting tillage induced seed vertical movement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emergence (</w:t>
      </w:r>
      <m:oMath>
        <m:sSub>
          <m:sSubPr>
            <m:ctrlPr>
              <w:rPr>
                <w:rFonts w:ascii="Cambria Math" w:hAnsi="Cambria Math"/>
              </w:rPr>
            </m:ctrlPr>
          </m:sSubPr>
          <m:e>
            <m:r>
              <w:rPr>
                <w:rFonts w:ascii="Cambria Math" w:hAnsi="Cambria Math"/>
              </w:rPr>
              <m:t>B</m:t>
            </m:r>
          </m:e>
          <m:sub>
            <m:r>
              <w:rPr>
                <w:rFonts w:ascii="Cambria Math" w:hAnsi="Cambria Math"/>
              </w:rPr>
              <m:t>g</m:t>
            </m:r>
          </m:sub>
        </m:sSub>
      </m:oMath>
      <w:r>
        <w:t>), summer seed and seedling survival (</w:t>
      </w:r>
      <m:oMath>
        <m:sSub>
          <m:sSubPr>
            <m:ctrlPr>
              <w:rPr>
                <w:rFonts w:ascii="Cambria Math" w:hAnsi="Cambria Math"/>
              </w:rPr>
            </m:ctrlPr>
          </m:sSubPr>
          <m:e>
            <m:r>
              <w:rPr>
                <w:rFonts w:ascii="Cambria Math" w:hAnsi="Cambria Math"/>
              </w:rPr>
              <m:t>B</m:t>
            </m:r>
          </m:e>
          <m:sub>
            <m:r>
              <w:rPr>
                <w:rFonts w:ascii="Cambria Math" w:hAnsi="Cambria Math"/>
              </w:rPr>
              <m:t>s</m:t>
            </m:r>
          </m:sub>
        </m:sSub>
      </m:oMath>
      <w:r>
        <w:t>), fecundity (</w:t>
      </w:r>
      <m:oMath>
        <m:sSub>
          <m:sSubPr>
            <m:ctrlPr>
              <w:rPr>
                <w:rFonts w:ascii="Cambria Math" w:hAnsi="Cambria Math"/>
              </w:rPr>
            </m:ctrlPr>
          </m:sSubPr>
          <m:e>
            <m:r>
              <w:rPr>
                <w:rFonts w:ascii="Cambria Math" w:hAnsi="Cambria Math"/>
              </w:rPr>
              <m:t>B</m:t>
            </m:r>
          </m:e>
          <m:sub>
            <m:r>
              <w:rPr>
                <w:rFonts w:ascii="Cambria Math" w:hAnsi="Cambria Math"/>
              </w:rPr>
              <m:t>f</m:t>
            </m:r>
          </m:sub>
        </m:sSub>
      </m:oMath>
      <w:r>
        <w:t>), post-harvest tillage induced seed vertical movement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and overwinter seed survival (</w:t>
      </w:r>
      <m:oMath>
        <m:sSub>
          <m:sSubPr>
            <m:ctrlPr>
              <w:rPr>
                <w:rFonts w:ascii="Cambria Math" w:hAnsi="Cambria Math"/>
              </w:rPr>
            </m:ctrlPr>
          </m:sSubPr>
          <m:e>
            <m:r>
              <w:rPr>
                <w:rFonts w:ascii="Cambria Math" w:hAnsi="Cambria Math"/>
              </w:rPr>
              <m:t>B</m:t>
            </m:r>
          </m:e>
          <m:sub>
            <m:r>
              <w:rPr>
                <w:rFonts w:ascii="Cambria Math" w:hAnsi="Cambria Math"/>
              </w:rPr>
              <m:t>o</m:t>
            </m:r>
          </m:sub>
        </m:sSub>
      </m:oMath>
      <w:r>
        <w:t>).</w:t>
      </w:r>
    </w:p>
    <w:p w14:paraId="06A3630B" w14:textId="4EDE09B9" w:rsidR="00E44531" w:rsidRDefault="006E4053">
      <w:pPr>
        <w:pStyle w:val="BodyText"/>
      </w:pPr>
      <w:r>
        <w:t>Any transition matrix (periodic sub-annual, (</w:t>
      </w:r>
      <m:oMath>
        <m:sSub>
          <m:sSubPr>
            <m:ctrlPr>
              <w:rPr>
                <w:rFonts w:ascii="Cambria Math" w:hAnsi="Cambria Math"/>
              </w:rPr>
            </m:ctrlPr>
          </m:sSubPr>
          <m:e>
            <m:r>
              <w:rPr>
                <w:rFonts w:ascii="Cambria Math" w:hAnsi="Cambria Math"/>
              </w:rPr>
              <m:t>B</m:t>
            </m:r>
          </m:e>
          <m:sub>
            <m:r>
              <w:rPr>
                <w:rFonts w:ascii="Cambria Math" w:hAnsi="Cambria Math"/>
              </w:rPr>
              <m:t>h</m:t>
            </m:r>
          </m:sub>
        </m:sSub>
      </m:oMath>
      <w:r>
        <w:t>), annual, (</w:t>
      </w:r>
      <m:oMath>
        <m:sSub>
          <m:sSubPr>
            <m:ctrlPr>
              <w:rPr>
                <w:rFonts w:ascii="Cambria Math" w:hAnsi="Cambria Math"/>
              </w:rPr>
            </m:ctrlPr>
          </m:sSubPr>
          <m:e>
            <m:r>
              <w:rPr>
                <w:rFonts w:ascii="Cambria Math" w:hAnsi="Cambria Math"/>
              </w:rPr>
              <m:t>A</m:t>
            </m:r>
          </m:e>
          <m:sub>
            <m:r>
              <w:rPr>
                <w:rFonts w:ascii="Cambria Math" w:hAnsi="Cambria Math"/>
              </w:rPr>
              <m:t>r</m:t>
            </m:r>
          </m:sub>
        </m:sSub>
      </m:oMath>
      <w:r>
        <w:t>), or rotational, (</w:t>
      </w:r>
      <m:oMath>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is of eight rows by eight columns (8 x 8) </w:t>
      </w:r>
      <w:ins w:id="112" w:author="Liebman, Matthew Z [AGRON]" w:date="2022-06-08T15:10:00Z">
        <w:r w:rsidR="008659FB">
          <w:t xml:space="preserve">and </w:t>
        </w:r>
      </w:ins>
      <w:r>
        <w:t xml:space="preserve">consists of four blocks using the format of matrix 4.8 in </w:t>
      </w:r>
      <w:del w:id="113" w:author="Liebman, Matthew Z [AGRON]" w:date="2022-06-08T15:10:00Z">
        <w:r w:rsidDel="00307D70">
          <w:delText>(</w:delText>
        </w:r>
      </w:del>
      <w:r>
        <w:t>Chapter 4, Caswell</w:t>
      </w:r>
      <w:del w:id="114" w:author="Liebman, Matthew Z [AGRON]" w:date="2022-06-08T15:10:00Z">
        <w:r w:rsidDel="00307D70">
          <w:delText xml:space="preserve">, </w:delText>
        </w:r>
      </w:del>
      <w:ins w:id="115" w:author="Liebman, Matthew Z [AGRON]" w:date="2022-06-08T15:10:00Z">
        <w:r w:rsidR="00307D70">
          <w:t xml:space="preserve"> (</w:t>
        </w:r>
      </w:ins>
      <w:r>
        <w:t>2001).</w:t>
      </w:r>
    </w:p>
    <w:p w14:paraId="451B57BD" w14:textId="77777777" w:rsidR="00E44531" w:rsidRDefault="009B4CF8">
      <w:pPr>
        <w:pStyle w:val="BodyText"/>
      </w:pPr>
      <m:oMathPara>
        <m:oMathParaPr>
          <m:jc m:val="center"/>
        </m:oMathParaP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s</m:t>
                        </m:r>
                      </m:sub>
                    </m:sSub>
                  </m:e>
                  <m:e>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e>
                </m:mr>
                <m:mr>
                  <m:e>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e>
                  <m:e>
                    <m:sSub>
                      <m:sSubPr>
                        <m:ctrlPr>
                          <w:rPr>
                            <w:rFonts w:ascii="Cambria Math" w:hAnsi="Cambria Math"/>
                          </w:rPr>
                        </m:ctrlPr>
                      </m:sSubPr>
                      <m:e>
                        <m:r>
                          <w:rPr>
                            <w:rFonts w:ascii="Cambria Math" w:hAnsi="Cambria Math"/>
                          </w:rPr>
                          <m:t>M</m:t>
                        </m:r>
                      </m:e>
                      <m:sub>
                        <m:r>
                          <w:rPr>
                            <w:rFonts w:ascii="Cambria Math" w:hAnsi="Cambria Math"/>
                          </w:rPr>
                          <m:t>p</m:t>
                        </m:r>
                      </m:sub>
                    </m:sSub>
                  </m:e>
                </m:mr>
              </m:m>
            </m:e>
          </m:d>
        </m:oMath>
      </m:oMathPara>
    </w:p>
    <w:p w14:paraId="4501D716" w14:textId="77777777" w:rsidR="00E44531" w:rsidRDefault="006E4053">
      <w:pPr>
        <w:pStyle w:val="FirstParagraph"/>
      </w:pPr>
      <w:r>
        <w:t>where,</w:t>
      </w:r>
      <w:r>
        <w:br/>
      </w:r>
      <m:oMath>
        <m:sSub>
          <m:sSubPr>
            <m:ctrlPr>
              <w:rPr>
                <w:rFonts w:ascii="Cambria Math" w:hAnsi="Cambria Math"/>
              </w:rPr>
            </m:ctrlPr>
          </m:sSubPr>
          <m:e>
            <m:r>
              <w:rPr>
                <w:rFonts w:ascii="Cambria Math" w:hAnsi="Cambria Math"/>
              </w:rPr>
              <m:t>M</m:t>
            </m:r>
          </m:e>
          <m:sub>
            <m:r>
              <w:rPr>
                <w:rFonts w:ascii="Cambria Math" w:hAnsi="Cambria Math"/>
              </w:rPr>
              <m:t>s</m:t>
            </m:r>
          </m:sub>
        </m:sSub>
      </m:oMath>
      <w:r>
        <w:t>, 2 x 2, is the transition within the seedbank population (tillage-induced seed movement and summer and overwinter seed survival),</w:t>
      </w:r>
      <w:r>
        <w:br/>
      </w:r>
      <m:oMath>
        <m:sSub>
          <m:sSubPr>
            <m:ctrlPr>
              <w:rPr>
                <w:rFonts w:ascii="Cambria Math" w:hAnsi="Cambria Math"/>
              </w:rPr>
            </m:ctrlPr>
          </m:sSubPr>
          <m:e>
            <m:r>
              <w:rPr>
                <w:rFonts w:ascii="Cambria Math" w:hAnsi="Cambria Math"/>
              </w:rPr>
              <m:t>M</m:t>
            </m:r>
          </m:e>
          <m:sub>
            <m:r>
              <w:rPr>
                <w:rFonts w:ascii="Cambria Math" w:hAnsi="Cambria Math"/>
              </w:rPr>
              <m:t>p</m:t>
            </m:r>
          </m:sub>
        </m:sSub>
      </m:oMath>
      <w:r>
        <w:t>, 6 x 6, is the transition within the plant population (seedling survival to maturity),</w:t>
      </w:r>
      <w:r>
        <w:br/>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6 x 2, is the transition from the seedbank to the plant population (emergence), and</w:t>
      </w:r>
      <w:r>
        <w:br/>
      </w:r>
      <m:oMath>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oMath>
      <w:r>
        <w:t>, 2 x 6, is the transition from the plant to the seedbank population (distribution of newly produced seeds to the soil seedbank)</w:t>
      </w:r>
    </w:p>
    <w:p w14:paraId="72A53045" w14:textId="13C8007E" w:rsidR="00E44531" w:rsidRDefault="006E4053">
      <w:pPr>
        <w:pStyle w:val="BodyText"/>
      </w:pPr>
      <w:r>
        <w:lastRenderedPageBreak/>
        <w:t xml:space="preserve">The compilation of each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from the published literature, empirical measurement, or both </w:t>
      </w:r>
      <w:ins w:id="116" w:author="Liebman, Matthew Z [AGRON]" w:date="2022-06-08T15:11:00Z">
        <w:r w:rsidR="00D52CB6">
          <w:t xml:space="preserve">sources of </w:t>
        </w:r>
      </w:ins>
      <w:r>
        <w:t xml:space="preserve">parameters are detailed in the </w:t>
      </w:r>
      <w:r>
        <w:rPr>
          <w:i/>
          <w:iCs/>
        </w:rPr>
        <w:t>Parameterization</w:t>
      </w:r>
      <w: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4639B9A2" w14:textId="77777777" w:rsidR="00E44531" w:rsidRDefault="006E4053">
      <w:pPr>
        <w:pStyle w:val="Heading3"/>
      </w:pPr>
      <w:bookmarkStart w:id="117" w:name="parameterization"/>
      <w:bookmarkEnd w:id="111"/>
      <w:r>
        <w:t>Parameterization</w:t>
      </w:r>
    </w:p>
    <w:p w14:paraId="2F934B5A" w14:textId="6A0F2D39" w:rsidR="00E44531" w:rsidRDefault="006E4053">
      <w:pPr>
        <w:pStyle w:val="FirstParagraph"/>
      </w:pPr>
      <w:r>
        <w:t xml:space="preserve">Two scenarios of population dynamics presented in this manuscript were distinguished by plant fecundity (see </w:t>
      </w:r>
      <w:r>
        <w:rPr>
          <w:i/>
          <w:iCs/>
        </w:rPr>
        <w:t>Plant fecundity</w:t>
      </w:r>
      <w:r>
        <w:t xml:space="preserve"> for details). In scenario 1, plant cohorts were recorded. In scenario 2, plant cohorts were assigned by their size because the emergence timing of the sampled plants </w:t>
      </w:r>
      <w:del w:id="118" w:author="Liebman, Matthew Z [AGRON]" w:date="2022-06-08T15:13:00Z">
        <w:r w:rsidDel="00D52CB6">
          <w:delText xml:space="preserve">were </w:delText>
        </w:r>
      </w:del>
      <w:ins w:id="119" w:author="Liebman, Matthew Z [AGRON]" w:date="2022-06-08T15:13:00Z">
        <w:r w:rsidR="00D52CB6">
          <w:t>was</w:t>
        </w:r>
        <w:r w:rsidR="00D52CB6">
          <w:t xml:space="preserve"> </w:t>
        </w:r>
      </w:ins>
      <w:r>
        <w:t xml:space="preserve">not included under the assumption that plant size decreases as emergence is delayed (Table 1). All the parameters were calculated for a female-only </w:t>
      </w:r>
      <w:commentRangeStart w:id="120"/>
      <w:r>
        <w:t>population</w:t>
      </w:r>
      <w:commentRangeEnd w:id="120"/>
      <w:r w:rsidR="00884C0B">
        <w:rPr>
          <w:rStyle w:val="CommentReference"/>
        </w:rPr>
        <w:commentReference w:id="120"/>
      </w:r>
      <w:r>
        <w:t>.</w:t>
      </w:r>
    </w:p>
    <w:p w14:paraId="40BE8AD2" w14:textId="4F9BEF66" w:rsidR="00E44531" w:rsidRDefault="006E4053">
      <w:pPr>
        <w:pStyle w:val="BodyText"/>
      </w:pPr>
      <w:r>
        <w:t>The lower-level demographic parameters are demographic parameters at each sub-annual period</w:t>
      </w:r>
      <w:del w:id="121" w:author="Liebman, Matthew Z [AGRON]" w:date="2022-06-08T15:15:00Z">
        <w:r w:rsidDel="00884C0B">
          <w:delText>s</w:delText>
        </w:r>
      </w:del>
      <w:r>
        <w:t xml:space="preserv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filling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elements at positions that describe seed and plant dynamics. From left to right, the eight columns of a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are named as </w:t>
      </w:r>
      <w:r>
        <w:rPr>
          <w:rStyle w:val="VerbatimChar"/>
        </w:rPr>
        <w:t>seed_top</w:t>
      </w:r>
      <w:r>
        <w:t xml:space="preserve">, </w:t>
      </w:r>
      <w:r>
        <w:rPr>
          <w:rStyle w:val="VerbatimChar"/>
        </w:rPr>
        <w:t>seed_bottom</w:t>
      </w:r>
      <w:r>
        <w:t xml:space="preserve">, </w:t>
      </w:r>
      <w:r>
        <w:rPr>
          <w:rStyle w:val="VerbatimChar"/>
        </w:rPr>
        <w:t>plant_cohort_1</w:t>
      </w:r>
      <w:r>
        <w:t xml:space="preserve">, …, </w:t>
      </w:r>
      <w:r>
        <w:rPr>
          <w:rStyle w:val="VerbatimChar"/>
        </w:rPr>
        <w:t>plant_cohort_6</w:t>
      </w:r>
      <w:r>
        <w:t xml:space="preserve">. </w:t>
      </w:r>
      <w:r>
        <w:rPr>
          <w:rStyle w:val="VerbatimChar"/>
        </w:rPr>
        <w:t>seed_top</w:t>
      </w:r>
      <w:r>
        <w:t xml:space="preserve"> and </w:t>
      </w:r>
      <w:r>
        <w:rPr>
          <w:rStyle w:val="VerbatimChar"/>
        </w:rPr>
        <w:t>seed_bottom</w:t>
      </w:r>
      <w:r>
        <w:t xml:space="preserve"> represents two stratum of the soil seedbank. The same order is applied down eight rows of </w:t>
      </w:r>
      <m:oMath>
        <m:sSub>
          <m:sSubPr>
            <m:ctrlPr>
              <w:rPr>
                <w:rFonts w:ascii="Cambria Math" w:hAnsi="Cambria Math"/>
              </w:rPr>
            </m:ctrlPr>
          </m:sSubPr>
          <m:e>
            <m:r>
              <w:rPr>
                <w:rFonts w:ascii="Cambria Math" w:hAnsi="Cambria Math"/>
              </w:rPr>
              <m:t>B</m:t>
            </m:r>
          </m:e>
          <m:sub>
            <m:r>
              <w:rPr>
                <w:rFonts w:ascii="Cambria Math" w:hAnsi="Cambria Math"/>
              </w:rPr>
              <m:t>h</m:t>
            </m:r>
          </m:sub>
        </m:sSub>
      </m:oMath>
      <w:r>
        <w:t>.</w:t>
      </w:r>
      <w:r>
        <w:br/>
        <w:t xml:space="preserve">The examined lower-level demographic parameters can be grouped based on their impacts </w:t>
      </w:r>
      <w:del w:id="122" w:author="Liebman, Matthew Z [AGRON]" w:date="2022-06-08T15:17:00Z">
        <w:r w:rsidDel="009E412C">
          <w:delText xml:space="preserve">to </w:delText>
        </w:r>
      </w:del>
      <w:ins w:id="123" w:author="Liebman, Matthew Z [AGRON]" w:date="2022-06-08T15:17:00Z">
        <w:r w:rsidR="009E412C">
          <w:t>on</w:t>
        </w:r>
        <w:r w:rsidR="009E412C">
          <w:t xml:space="preserve"> </w:t>
        </w:r>
      </w:ins>
      <w:r>
        <w:t>preserving and producing new seeds, hereafter referred to as seed production, seed preservation, and neutral parameters. The seed preserving parameters are the probability of seeds not emerging (</w:t>
      </w:r>
      <m:oMath>
        <m:r>
          <w:rPr>
            <w:rFonts w:ascii="Cambria Math" w:hAnsi="Cambria Math"/>
          </w:rPr>
          <m:t>d</m:t>
        </m:r>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oMath>
      <w:r>
        <w:t>). The seed producing parameters are the emergence probabilities (</w:t>
      </w:r>
      <m:oMath>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the survival rates of seeds (</w:t>
      </w:r>
      <m:oMath>
        <m:sSub>
          <m:sSubPr>
            <m:ctrlPr>
              <w:rPr>
                <w:rFonts w:ascii="Cambria Math" w:hAnsi="Cambria Math"/>
              </w:rPr>
            </m:ctrlPr>
          </m:sSubPr>
          <m:e>
            <m:r>
              <w:rPr>
                <w:rFonts w:ascii="Cambria Math" w:hAnsi="Cambria Math"/>
              </w:rPr>
              <m:t>s</m:t>
            </m:r>
          </m:e>
          <m:sub>
            <m:r>
              <w:rPr>
                <w:rFonts w:ascii="Cambria Math" w:hAnsi="Cambria Math"/>
              </w:rPr>
              <m:t>sk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and seedlings (</w:t>
      </w:r>
      <m:oMath>
        <m:sSub>
          <m:sSubPr>
            <m:ctrlPr>
              <w:rPr>
                <w:rFonts w:ascii="Cambria Math" w:hAnsi="Cambria Math"/>
              </w:rPr>
            </m:ctrlPr>
          </m:sSubPr>
          <m:e>
            <m:r>
              <w:rPr>
                <w:rFonts w:ascii="Cambria Math" w:hAnsi="Cambria Math"/>
              </w:rPr>
              <m:t>s</m:t>
            </m:r>
          </m:e>
          <m:sub>
            <m:r>
              <w:rPr>
                <w:rFonts w:ascii="Cambria Math" w:hAnsi="Cambria Math"/>
              </w:rPr>
              <m:t>pk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during summer, the fecundity rate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and the survival rate overwinter (</w:t>
      </w:r>
      <m:oMath>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oMath>
      <w:r>
        <w:t xml:space="preserve">). Even though emergence reduces the seedbank, the number of seeds that are produced from an emerged seedling that succeeds until seed production are substantial, so emergence is considered positively impacting new seed production (Davis, 2008). The neutral parameters </w:t>
      </w:r>
      <w:del w:id="124" w:author="Liebman, Matthew Z [AGRON]" w:date="2022-06-08T15:18:00Z">
        <w:r w:rsidDel="001B42D9">
          <w:delText xml:space="preserve">to </w:delText>
        </w:r>
      </w:del>
      <w:ins w:id="125" w:author="Liebman, Matthew Z [AGRON]" w:date="2022-06-08T15:18:00Z">
        <w:r w:rsidR="001B42D9">
          <w:t>for</w:t>
        </w:r>
        <w:r w:rsidR="001B42D9">
          <w:t xml:space="preserve"> </w:t>
        </w:r>
      </w:ins>
      <w:r>
        <w:t>both seed preservation and seed production are tillage-induced seed movement across soil strata at the pre-planting (</w:t>
      </w:r>
      <m:oMath>
        <m:sSub>
          <m:sSubPr>
            <m:ctrlPr>
              <w:rPr>
                <w:rFonts w:ascii="Cambria Math" w:hAnsi="Cambria Math"/>
              </w:rPr>
            </m:ctrlPr>
          </m:sSubPr>
          <m:e>
            <m:r>
              <w:rPr>
                <w:rFonts w:ascii="Cambria Math" w:hAnsi="Cambria Math"/>
              </w:rPr>
              <m:t>t</m:t>
            </m:r>
          </m:e>
          <m:sub>
            <m:r>
              <w:rPr>
                <w:rFonts w:ascii="Cambria Math" w:hAnsi="Cambria Math"/>
              </w:rPr>
              <m:t>ij</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and post-harvest </w:t>
      </w:r>
      <m:oMath>
        <m:sSub>
          <m:sSubPr>
            <m:ctrlPr>
              <w:rPr>
                <w:rFonts w:ascii="Cambria Math" w:hAnsi="Cambria Math"/>
              </w:rPr>
            </m:ctrlPr>
          </m:sSubPr>
          <m:e>
            <m:r>
              <w:rPr>
                <w:rFonts w:ascii="Cambria Math" w:hAnsi="Cambria Math"/>
              </w:rPr>
              <m:t>t</m:t>
            </m:r>
          </m:e>
          <m:sub>
            <m:r>
              <w:rPr>
                <w:rFonts w:ascii="Cambria Math" w:hAnsi="Cambria Math"/>
              </w:rPr>
              <m:t>ij</m:t>
            </m:r>
            <m:r>
              <m:rPr>
                <m:sty m:val="p"/>
              </m:rPr>
              <w:rPr>
                <w:rFonts w:ascii="Cambria Math" w:hAnsi="Cambria Math"/>
              </w:rPr>
              <m:t>,</m:t>
            </m:r>
            <m:r>
              <w:rPr>
                <w:rFonts w:ascii="Cambria Math" w:hAnsi="Cambria Math"/>
              </w:rPr>
              <m:t>f</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periods. The tillage-induced seed vertical movement rates are considered neutral parameters because the seeds that are kept at or moved to the 0-2 cm soil layer can be exposed to emergence stimulants or granivor</w:t>
      </w:r>
      <w:ins w:id="126" w:author="Liebman, Matthew Z [AGRON]" w:date="2022-06-08T15:19:00Z">
        <w:r w:rsidR="001B42D9">
          <w:t>e</w:t>
        </w:r>
      </w:ins>
      <w:r>
        <w:t>s while the seeds that are kept at or moved to the 2-20 cm soil layer can germinate without reaching the soil surface (fatal germination), are exposed to decaying stimuli; or preserved at optimal conditions (Burnside et al., 1996; Davis et al., 2005; Davis and Renner, 2007).</w:t>
      </w:r>
    </w:p>
    <w:p w14:paraId="68E06CEF" w14:textId="77777777" w:rsidR="00E44531" w:rsidRDefault="006E4053">
      <w:pPr>
        <w:pStyle w:val="Heading4"/>
      </w:pPr>
      <w:bookmarkStart w:id="127" w:name="published-literature-data"/>
      <w:r>
        <w:t>Published literature data</w:t>
      </w:r>
    </w:p>
    <w:p w14:paraId="04BFF414" w14:textId="77777777" w:rsidR="00E44531" w:rsidRDefault="006E4053">
      <w:pPr>
        <w:pStyle w:val="Heading5"/>
      </w:pPr>
      <w:bookmarkStart w:id="128" w:name="X25ebf5f357bc3f697a63ede840897b15e2ebf90"/>
      <w:r>
        <w:t>Pre-planting tillage induced vertical redistribution of seeds</w:t>
      </w:r>
    </w:p>
    <w:p w14:paraId="53036248" w14:textId="727EAE9D" w:rsidR="00E44531" w:rsidRDefault="006E4053">
      <w:pPr>
        <w:pStyle w:val="FirstParagraph"/>
      </w:pPr>
      <w:r>
        <w:t xml:space="preserve">The only non-zeroes section of the pre-planting tillage induced vertical redistribution of seeds is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’s </w:t>
      </w:r>
      <w:proofErr w:type="gramStart"/>
      <w:r>
        <w:t>were</w:t>
      </w:r>
      <w:proofErr w:type="gramEnd"/>
      <w:r>
        <w:t xml:space="preserve"> resized from the raw data of Seed Chaser (Spokas et al., 2007), a simulation program that estimate</w:t>
      </w:r>
      <w:ins w:id="129" w:author="Liebman, Matthew Z [AGRON]" w:date="2022-06-08T15:19:00Z">
        <w:r w:rsidR="001B42D9">
          <w:t>s</w:t>
        </w:r>
      </w:ins>
      <w:r>
        <w:t xml:space="preserve"> vertical seed movement after </w:t>
      </w:r>
      <w:ins w:id="130" w:author="Liebman, Matthew Z [AGRON]" w:date="2022-06-08T15:19:00Z">
        <w:r w:rsidR="001B42D9">
          <w:t xml:space="preserve">various types of </w:t>
        </w:r>
      </w:ins>
      <w:r>
        <w:t xml:space="preserve">tillage: the proportion of seeds staying at its original soil stratum, </w:t>
      </w:r>
      <m:oMath>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oMath>
      <w:r>
        <w:t xml:space="preserve">, or move to </w:t>
      </w:r>
      <w:r>
        <w:lastRenderedPageBreak/>
        <w:t xml:space="preserve">another stratum, </w:t>
      </w:r>
      <m:oMath>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oMath>
      <w: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43DE34C7" w14:textId="77777777" w:rsidR="00E44531" w:rsidRDefault="006E4053">
      <w:pPr>
        <w:pStyle w:val="BodyText"/>
      </w:pPr>
      <w:r>
        <w:t xml:space="preserve">No-till is represented by an identical matrix, </w:t>
      </w:r>
      <m:oMath>
        <m:r>
          <w:rPr>
            <w:rFonts w:ascii="Cambria Math" w:hAnsi="Cambria Math"/>
          </w:rPr>
          <m:t>I</m:t>
        </m:r>
      </m:oMath>
      <w:r>
        <w:t>, after Cousens and Moss (1990). A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14:paraId="3E9BA137"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t</m:t>
              </m:r>
              <m:d>
                <m:dPr>
                  <m:ctrlPr>
                    <w:rPr>
                      <w:rFonts w:ascii="Cambria Math" w:hAnsi="Cambria Math"/>
                    </w:rPr>
                  </m:ctrlPr>
                </m:dPr>
                <m:e>
                  <m:r>
                    <m:rPr>
                      <m:sty m:val="b"/>
                    </m:rPr>
                    <w:rPr>
                      <w:rFonts w:ascii="Cambria Math" w:hAnsi="Cambria Math"/>
                    </w:rPr>
                    <m:t>s</m:t>
                  </m:r>
                </m:e>
              </m:d>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e>
                  <m:e>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e>
                  <m:e>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73849C89" w14:textId="77777777" w:rsidR="00E44531" w:rsidRDefault="006E4053">
      <w:pPr>
        <w:pStyle w:val="Heading5"/>
      </w:pPr>
      <w:bookmarkStart w:id="131" w:name="X185207a0d58b38e048cbd72eec73724706b4f10"/>
      <w:bookmarkEnd w:id="128"/>
      <w:r>
        <w:t>In-season survival of seeds and seedlings</w:t>
      </w:r>
    </w:p>
    <w:p w14:paraId="417620A4" w14:textId="77777777" w:rsidR="00E44531" w:rsidRDefault="006E4053">
      <w:pPr>
        <w:pStyle w:val="FirstParagraph"/>
      </w:pPr>
      <w:r>
        <w:t xml:space="preserve">The matrix </w:t>
      </w:r>
      <m:oMath>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is comprised of seed survival rates at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and plant survival rates at the </w:t>
      </w:r>
      <m:oMath>
        <m:sSub>
          <m:sSubPr>
            <m:ctrlPr>
              <w:rPr>
                <w:rFonts w:ascii="Cambria Math" w:hAnsi="Cambria Math"/>
              </w:rPr>
            </m:ctrlPr>
          </m:sSubPr>
          <m:e>
            <m:r>
              <w:rPr>
                <w:rFonts w:ascii="Cambria Math" w:hAnsi="Cambria Math"/>
              </w:rPr>
              <m:t>M</m:t>
            </m:r>
          </m:e>
          <m:sub>
            <m:r>
              <w:rPr>
                <w:rFonts w:ascii="Cambria Math" w:hAnsi="Cambria Math"/>
              </w:rPr>
              <m:t>p</m:t>
            </m:r>
          </m:sub>
        </m:sSub>
      </m:oMath>
      <w:r>
        <w:t xml:space="preserve"> sections, respectively.</w:t>
      </w:r>
    </w:p>
    <w:p w14:paraId="6BCF0A91"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1</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2</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6</m:t>
                            </m:r>
                          </m:sub>
                        </m:sSub>
                      </m:sub>
                    </m:sSub>
                  </m:e>
                </m:mr>
              </m:m>
            </m:e>
          </m:d>
        </m:oMath>
      </m:oMathPara>
    </w:p>
    <w:p w14:paraId="00D55876" w14:textId="71DBC666" w:rsidR="00E44531" w:rsidRDefault="006E4053">
      <w:pPr>
        <w:pStyle w:val="FirstParagraph"/>
      </w:pPr>
      <w:r>
        <w:t xml:space="preserve">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section’s diagonal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oMath>
      <w:r>
        <w:t xml:space="preserve"> and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oMath>
      <w:r>
        <w:t xml:space="preserve">) were filled with survival rates adapted from equations </w:t>
      </w:r>
      <m:oMath>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98.9</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0.068x</m:t>
            </m:r>
          </m:sup>
        </m:sSup>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99.5</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0.05x</m:t>
            </m:r>
          </m:sup>
        </m:sSup>
        <m:r>
          <m:rPr>
            <m:sty m:val="p"/>
          </m:rPr>
          <w:rPr>
            <w:rFonts w:ascii="Cambria Math" w:hAnsi="Cambria Math"/>
          </w:rPr>
          <m:t>%</m:t>
        </m:r>
      </m:oMath>
      <w:r>
        <w:t xml:space="preserve"> (Figures 1 and 3, Sosnoskie et al., 2013) for the top and bottom layers. </w:t>
      </w:r>
      <w:commentRangeStart w:id="132"/>
      <w:r>
        <w:t xml:space="preserve">The values of x, denoted as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the burial </w:t>
      </w:r>
      <w:del w:id="133" w:author="Liebman, Matthew Z [AGRON]" w:date="2022-06-08T15:21:00Z">
        <w:r w:rsidDel="00132D46">
          <w:delText xml:space="preserve">length </w:delText>
        </w:r>
      </w:del>
      <w:ins w:id="134" w:author="Liebman, Matthew Z [AGRON]" w:date="2022-06-08T15:21:00Z">
        <w:r w:rsidR="00132D46">
          <w:t>time in months</w:t>
        </w:r>
        <w:r w:rsidR="00132D46">
          <w:t xml:space="preserve"> </w:t>
        </w:r>
      </w:ins>
      <w:r>
        <w:t xml:space="preserve">since emergence until new seed production, were assigned at 6 for corn and soybean, </w:t>
      </w:r>
      <w:r>
        <w:rPr>
          <w:i/>
          <w:iCs/>
        </w:rPr>
        <w:t>6.5 for oat, and 7 for alfalfa</w:t>
      </w:r>
      <w:r>
        <w:t xml:space="preserve"> crop environments (Table ??).</w:t>
      </w:r>
      <w:commentRangeEnd w:id="132"/>
      <w:r w:rsidR="00132D46">
        <w:rPr>
          <w:rStyle w:val="CommentReference"/>
        </w:rPr>
        <w:commentReference w:id="132"/>
      </w:r>
    </w:p>
    <w:p w14:paraId="13AF5D0B" w14:textId="5D904030" w:rsidR="00E44531" w:rsidRDefault="006E4053">
      <w:pPr>
        <w:pStyle w:val="BodyText"/>
      </w:pPr>
      <w:r>
        <w:t xml:space="preserve">The empirically measured data for seedling survival </w:t>
      </w:r>
      <w:del w:id="135" w:author="Liebman, Matthew Z [AGRON]" w:date="2022-06-08T15:21:00Z">
        <w:r w:rsidDel="00132D46">
          <w:delText xml:space="preserve">was </w:delText>
        </w:r>
      </w:del>
      <w:ins w:id="136" w:author="Liebman, Matthew Z [AGRON]" w:date="2022-06-08T15:21:00Z">
        <w:r w:rsidR="00132D46">
          <w:t>were</w:t>
        </w:r>
        <w:r w:rsidR="00132D46">
          <w:t xml:space="preserve"> </w:t>
        </w:r>
      </w:ins>
      <w:r>
        <w:t>deemed unrealistically (Appendix) low as compared to the literature, so Nordby and Hartzler (2004)’s results were used for corn and Hartzler et al. (2004)’s results were used for soybean crop environments. The seedling survival rates by cohort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k</m:t>
                </m:r>
              </m:sub>
            </m:sSub>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were assigned such that the earlier cohorts had 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49912EFC" w14:textId="77777777" w:rsidR="00E44531" w:rsidRDefault="006E4053">
      <w:pPr>
        <w:pStyle w:val="Heading5"/>
      </w:pPr>
      <w:bookmarkStart w:id="137" w:name="plant-fecundity"/>
      <w:bookmarkEnd w:id="131"/>
      <w:r>
        <w:lastRenderedPageBreak/>
        <w:t>Plant fecundity</w:t>
      </w:r>
    </w:p>
    <w:p w14:paraId="61C46388" w14:textId="77777777" w:rsidR="00E44531" w:rsidRDefault="006E4053">
      <w:pPr>
        <w:pStyle w:val="FirstParagraph"/>
      </w:pPr>
      <w:r>
        <w:t xml:space="preserve">The plant fecundity matrix,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had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block’s diagonal filled with 1’s and the first row of the </w:t>
      </w:r>
      <m:oMath>
        <m:sSub>
          <m:sSubPr>
            <m:ctrlPr>
              <w:rPr>
                <w:rFonts w:ascii="Cambria Math" w:hAnsi="Cambria Math"/>
              </w:rPr>
            </m:ctrlPr>
          </m:sSubPr>
          <m:e>
            <m:r>
              <w:rPr>
                <w:rFonts w:ascii="Cambria Math" w:hAnsi="Cambria Math"/>
              </w:rPr>
              <m:t>M</m:t>
            </m:r>
          </m:e>
          <m:sub>
            <m:r>
              <w:rPr>
                <w:rFonts w:ascii="Cambria Math" w:hAnsi="Cambria Math"/>
              </w:rPr>
              <m:t>p</m:t>
            </m:r>
            <m:r>
              <m:rPr>
                <m:sty m:val="p"/>
              </m:rPr>
              <w:rPr>
                <w:rFonts w:ascii="Cambria Math" w:hAnsi="Cambria Math"/>
              </w:rPr>
              <m:t>,</m:t>
            </m:r>
            <m:r>
              <w:rPr>
                <w:rFonts w:ascii="Cambria Math" w:hAnsi="Cambria Math"/>
              </w:rPr>
              <m:t>s</m:t>
            </m:r>
          </m:sub>
        </m:sSub>
      </m:oMath>
      <w:r>
        <w:t xml:space="preserve"> filled with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The 1’s in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block’s diagonal are placeholders to carry the product from the previous matrices over.</w:t>
      </w:r>
    </w:p>
    <w:p w14:paraId="462B42CE"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f</m:t>
                        </m:r>
                      </m:e>
                      <m:sub>
                        <m:r>
                          <w:rPr>
                            <w:rFonts w:ascii="Cambria Math" w:hAnsi="Cambria Math"/>
                          </w:rPr>
                          <m:t>1</m:t>
                        </m:r>
                      </m:sub>
                    </m:sSub>
                  </m:e>
                  <m:e>
                    <m:sSub>
                      <m:sSubPr>
                        <m:ctrlPr>
                          <w:rPr>
                            <w:rFonts w:ascii="Cambria Math" w:hAnsi="Cambria Math"/>
                          </w:rPr>
                        </m:ctrlPr>
                      </m:sSubPr>
                      <m:e>
                        <m:r>
                          <w:rPr>
                            <w:rFonts w:ascii="Cambria Math" w:hAnsi="Cambria Math"/>
                          </w:rPr>
                          <m:t>f</m:t>
                        </m:r>
                      </m:e>
                      <m:sub>
                        <m:r>
                          <w:rPr>
                            <w:rFonts w:ascii="Cambria Math" w:hAnsi="Cambria Math"/>
                          </w:rPr>
                          <m:t>2</m:t>
                        </m:r>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6</m:t>
                        </m:r>
                      </m:sub>
                    </m:sSub>
                  </m:e>
                </m:mr>
                <m:mr>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r>
                      <w:rPr>
                        <w:rFonts w:ascii="Cambria Math" w:hAnsi="Cambria Math"/>
                      </w:rPr>
                      <m:t>0</m:t>
                    </m:r>
                  </m:e>
                </m:mr>
              </m:m>
            </m:e>
          </m:d>
        </m:oMath>
      </m:oMathPara>
    </w:p>
    <w:p w14:paraId="04AEAFFB" w14:textId="7F83B70D" w:rsidR="00E44531" w:rsidRDefault="006E4053">
      <w:pPr>
        <w:pStyle w:val="FirstParagraph"/>
      </w:pPr>
      <w:r>
        <w:t>Two scenarios of plant fecundity were used. In scenario 1, plant fecundity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in each crop identity crossed with corn weed management was estimated from plant aboveground mass using eighteen equations from Nguyen and Liebman (2022a). In scenario 2, the plants were partitioned into six size-based bins and their fecundity was summarized as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and filled in their relevant positions in the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matrix by partitioning. Both practices in scenarios 1 and 2 </w:t>
      </w:r>
      <w:proofErr w:type="gramStart"/>
      <w:r>
        <w:t>were based on the assumption</w:t>
      </w:r>
      <w:proofErr w:type="gramEnd"/>
      <w:r>
        <w:t xml:space="preserve"> that plant size and fecundity decreased as emergence </w:t>
      </w:r>
      <w:ins w:id="138" w:author="Liebman, Matthew Z [AGRON]" w:date="2022-06-08T15:23:00Z">
        <w:r w:rsidR="00E120E8">
          <w:t xml:space="preserve">was </w:t>
        </w:r>
      </w:ins>
      <w:r>
        <w:t>delayed (Hartzler et al., 2004; Nordby and Hartzler, 2004).</w:t>
      </w:r>
    </w:p>
    <w:p w14:paraId="3CA1ED2D" w14:textId="77777777" w:rsidR="00E44531" w:rsidRDefault="006E4053">
      <w:pPr>
        <w:pStyle w:val="Heading5"/>
      </w:pPr>
      <w:bookmarkStart w:id="139" w:name="X5af0c29dd0db1fad40095958aeca28a7bb63d51"/>
      <w:bookmarkEnd w:id="137"/>
      <w:r>
        <w:t>Post-harvest tillage induced vertical redistribution of seeds post-harvest tillage</w:t>
      </w:r>
    </w:p>
    <w:p w14:paraId="2B14ABA5" w14:textId="03D9DFA1" w:rsidR="00E44531" w:rsidRDefault="006E4053">
      <w:pPr>
        <w:pStyle w:val="FirstParagraph"/>
      </w:pPr>
      <w:r>
        <w:t xml:space="preserve">The compilation of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was the similar to that of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xml:space="preserve">. Chisel plowing was applied after corn was harvested in the C2, C3, and C4 treatments, no-till was applied after harvests in the S2, S3, S4, and O4 treatments, and moldboard </w:t>
      </w:r>
      <w:ins w:id="140" w:author="Liebman, Matthew Z [AGRON]" w:date="2022-06-08T15:24:00Z">
        <w:r w:rsidR="00F27439">
          <w:t xml:space="preserve">plowing </w:t>
        </w:r>
      </w:ins>
      <w:r>
        <w:t>was applied at the end of the O3 and A4 phases.</w:t>
      </w:r>
    </w:p>
    <w:p w14:paraId="530999AE"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τ</m:t>
              </m:r>
              <m:d>
                <m:dPr>
                  <m:ctrlPr>
                    <w:rPr>
                      <w:rFonts w:ascii="Cambria Math" w:hAnsi="Cambria Math"/>
                    </w:rPr>
                  </m:ctrlPr>
                </m:dPr>
                <m:e>
                  <m:r>
                    <m:rPr>
                      <m:sty m:val="b"/>
                    </m:rPr>
                    <w:rPr>
                      <w:rFonts w:ascii="Cambria Math" w:hAnsi="Cambria Math"/>
                    </w:rPr>
                    <m:t>f</m:t>
                  </m:r>
                </m:e>
              </m:d>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f</m:t>
                        </m:r>
                      </m:sub>
                    </m:sSub>
                  </m:e>
                  <m:e>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f</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f</m:t>
                        </m:r>
                      </m:sub>
                    </m:sSub>
                  </m:e>
                  <m:e>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f</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32597FA7" w14:textId="77777777" w:rsidR="00E44531" w:rsidRDefault="006E4053">
      <w:pPr>
        <w:pStyle w:val="Heading5"/>
      </w:pPr>
      <w:bookmarkStart w:id="141" w:name="overwinter-survival"/>
      <w:bookmarkEnd w:id="139"/>
      <w:r>
        <w:t>Overwinter survival</w:t>
      </w:r>
    </w:p>
    <w:p w14:paraId="2E830289" w14:textId="028C21B0" w:rsidR="00E44531" w:rsidRDefault="006E4053">
      <w:pPr>
        <w:pStyle w:val="FirstParagraph"/>
      </w:pPr>
      <w:r>
        <w:t xml:space="preserve">The compilation of matrix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was similar to that of </w:t>
      </w:r>
      <m:oMath>
        <m:sSub>
          <m:sSubPr>
            <m:ctrlPr>
              <w:rPr>
                <w:rFonts w:ascii="Cambria Math" w:hAnsi="Cambria Math"/>
              </w:rPr>
            </m:ctrlPr>
          </m:sSubPr>
          <m:e>
            <m:r>
              <w:rPr>
                <w:rFonts w:ascii="Cambria Math" w:hAnsi="Cambria Math"/>
              </w:rPr>
              <m:t>B</m:t>
            </m:r>
          </m:e>
          <m:sub>
            <m:r>
              <w:rPr>
                <w:rFonts w:ascii="Cambria Math" w:hAnsi="Cambria Math"/>
              </w:rPr>
              <m:t>σ</m:t>
            </m:r>
          </m:sub>
        </m:sSub>
      </m:oMath>
      <w:r>
        <w:t xml:space="preserve">, using equations </w:t>
      </w:r>
      <m:oMath>
        <m:sSub>
          <m:sSubPr>
            <m:ctrlPr>
              <w:rPr>
                <w:rFonts w:ascii="Cambria Math" w:hAnsi="Cambria Math"/>
              </w:rPr>
            </m:ctrlPr>
          </m:sSubPr>
          <m:e>
            <m:r>
              <w:rPr>
                <w:rFonts w:ascii="Cambria Math" w:hAnsi="Cambria Math"/>
              </w:rPr>
              <m:t>o</m:t>
            </m:r>
          </m:e>
          <m:sub>
            <m: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98.9</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0.068x</m:t>
            </m:r>
          </m:sup>
        </m:sSup>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o</m:t>
            </m:r>
          </m:e>
          <m:sub>
            <m: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99.5</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0.05x</m:t>
            </m:r>
          </m:sup>
        </m:sSup>
        <m:r>
          <m:rPr>
            <m:sty m:val="p"/>
          </m:rPr>
          <w:rPr>
            <w:rFonts w:ascii="Cambria Math" w:hAnsi="Cambria Math"/>
          </w:rPr>
          <m:t>%</m:t>
        </m:r>
      </m:oMath>
      <w:r>
        <w:t xml:space="preserve"> (Figures 1 and 3, Sosnoskie et al., 2013). </w:t>
      </w:r>
      <m:oMath>
        <m:sSub>
          <m:sSubPr>
            <m:ctrlPr>
              <w:rPr>
                <w:rFonts w:ascii="Cambria Math" w:hAnsi="Cambria Math"/>
              </w:rPr>
            </m:ctrlPr>
          </m:sSubPr>
          <m:e>
            <m:r>
              <w:rPr>
                <w:rFonts w:ascii="Cambria Math" w:hAnsi="Cambria Math"/>
              </w:rPr>
              <m:t>o</m:t>
            </m:r>
          </m:e>
          <m:sub>
            <m:r>
              <w:rPr>
                <w:rFonts w:ascii="Cambria Math" w:hAnsi="Cambria Math"/>
              </w:rPr>
              <m:t>ij</m:t>
            </m:r>
          </m:sub>
        </m:sSub>
      </m:oMath>
      <w:r>
        <w:t xml:space="preserve"> was calculated with different values of x, denoted as </w:t>
      </w:r>
      <m:oMath>
        <m:sSub>
          <m:sSubPr>
            <m:ctrlPr>
              <w:rPr>
                <w:rFonts w:ascii="Cambria Math" w:hAnsi="Cambria Math"/>
              </w:rPr>
            </m:ctrlPr>
          </m:sSubPr>
          <m:e>
            <m:r>
              <w:rPr>
                <w:rFonts w:ascii="Cambria Math" w:hAnsi="Cambria Math"/>
              </w:rPr>
              <m:t>x</m:t>
            </m:r>
          </m:e>
          <m:sub>
            <m:r>
              <w:rPr>
                <w:rFonts w:ascii="Cambria Math" w:hAnsi="Cambria Math"/>
              </w:rPr>
              <m:t>w</m:t>
            </m:r>
          </m:sub>
        </m:sSub>
      </m:oMath>
      <w:r>
        <w:t xml:space="preserve"> the burial </w:t>
      </w:r>
      <w:del w:id="142" w:author="Liebman, Matthew Z [AGRON]" w:date="2022-06-08T15:24:00Z">
        <w:r w:rsidDel="00937036">
          <w:delText xml:space="preserve">length </w:delText>
        </w:r>
      </w:del>
      <w:commentRangeStart w:id="143"/>
      <w:ins w:id="144" w:author="Liebman, Matthew Z [AGRON]" w:date="2022-06-08T15:24:00Z">
        <w:r w:rsidR="00937036">
          <w:t>time in months</w:t>
        </w:r>
        <w:r w:rsidR="00937036">
          <w:t xml:space="preserve"> </w:t>
        </w:r>
        <w:commentRangeEnd w:id="143"/>
        <w:r w:rsidR="00937036">
          <w:rPr>
            <w:rStyle w:val="CommentReference"/>
          </w:rPr>
          <w:commentReference w:id="143"/>
        </w:r>
      </w:ins>
      <w:r>
        <w:t xml:space="preserve">after post-harvest tillage application until emergence initiation, were assigned at 6 for corn and soybean, </w:t>
      </w:r>
      <w:r>
        <w:rPr>
          <w:i/>
          <w:iCs/>
        </w:rPr>
        <w:t>5.5 for oat, and 5 for alfalfa</w:t>
      </w:r>
      <w:r>
        <w:t xml:space="preserve"> crop environments (Table ??), equivalent to </w:t>
      </w:r>
      <m:oMath>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in the summer seed survival in matrix </w:t>
      </w:r>
      <m:oMath>
        <m:sSub>
          <m:sSubPr>
            <m:ctrlPr>
              <w:rPr>
                <w:rFonts w:ascii="Cambria Math" w:hAnsi="Cambria Math"/>
              </w:rPr>
            </m:ctrlPr>
          </m:sSubPr>
          <m:e>
            <m:r>
              <w:rPr>
                <w:rFonts w:ascii="Cambria Math" w:hAnsi="Cambria Math"/>
              </w:rPr>
              <m:t>B</m:t>
            </m:r>
          </m:e>
          <m:sub>
            <m:r>
              <w:rPr>
                <w:rFonts w:ascii="Cambria Math" w:hAnsi="Cambria Math"/>
              </w:rPr>
              <m:t>σ</m:t>
            </m:r>
          </m:sub>
        </m:sSub>
      </m:oMath>
      <w:r>
        <w:t>.</w:t>
      </w:r>
    </w:p>
    <w:p w14:paraId="73050594"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o</m:t>
                        </m:r>
                      </m:e>
                      <m:sub>
                        <m:r>
                          <w:rPr>
                            <w:rFonts w:ascii="Cambria Math" w:hAnsi="Cambria Math"/>
                          </w:rPr>
                          <m:t>11</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o</m:t>
                        </m:r>
                      </m:e>
                      <m:sub>
                        <m:r>
                          <w:rPr>
                            <w:rFonts w:ascii="Cambria Math" w:hAnsi="Cambria Math"/>
                          </w:rPr>
                          <m:t>22</m:t>
                        </m:r>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22B3E75E" w14:textId="77777777" w:rsidR="00E44531" w:rsidRDefault="006E4053">
      <w:pPr>
        <w:pStyle w:val="Heading4"/>
      </w:pPr>
      <w:bookmarkStart w:id="145" w:name="empirically-measured-data"/>
      <w:bookmarkEnd w:id="127"/>
      <w:bookmarkEnd w:id="141"/>
      <w:r>
        <w:t>Empirically measured data</w:t>
      </w:r>
    </w:p>
    <w:p w14:paraId="6ABFCA80" w14:textId="77777777" w:rsidR="00E44531" w:rsidRDefault="006E4053">
      <w:pPr>
        <w:pStyle w:val="Heading5"/>
      </w:pPr>
      <w:bookmarkStart w:id="146" w:name="seedling-recruitment"/>
      <w:r>
        <w:t>Seedling recruitment</w:t>
      </w:r>
    </w:p>
    <w:p w14:paraId="5AC88A08" w14:textId="377D084E" w:rsidR="00E44531" w:rsidRDefault="006E4053">
      <w:pPr>
        <w:pStyle w:val="FirstParagraph"/>
      </w:pPr>
      <w:r>
        <w:t xml:space="preserve">The emergence proportions calculated from step 5 here are positioned on the first column of block </w:t>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xml:space="preserve"> in matrix </w:t>
      </w:r>
      <m:oMath>
        <m:sSub>
          <m:sSubPr>
            <m:ctrlPr>
              <w:rPr>
                <w:rFonts w:ascii="Cambria Math" w:hAnsi="Cambria Math"/>
              </w:rPr>
            </m:ctrlPr>
          </m:sSubPr>
          <m:e>
            <m:r>
              <w:rPr>
                <w:rFonts w:ascii="Cambria Math" w:hAnsi="Cambria Math"/>
              </w:rPr>
              <m:t>B</m:t>
            </m:r>
          </m:e>
          <m:sub>
            <m:r>
              <w:rPr>
                <w:rFonts w:ascii="Cambria Math" w:hAnsi="Cambria Math"/>
              </w:rPr>
              <m:t>g</m:t>
            </m:r>
          </m:sub>
        </m:sSub>
      </m:oMath>
      <w:r>
        <w:t xml:space="preserve">. </w:t>
      </w:r>
      <m:oMath>
        <m:r>
          <w:rPr>
            <w:rFonts w:ascii="Cambria Math" w:hAnsi="Cambria Math"/>
          </w:rPr>
          <m:t>1</m:t>
        </m:r>
        <m:r>
          <m:rPr>
            <m:sty m:val="p"/>
          </m:rPr>
          <w:rPr>
            <w:rFonts w:ascii="Cambria Math" w:hAnsi="Cambria Math"/>
          </w:rPr>
          <m:t>-</m:t>
        </m:r>
        <m:r>
          <w:rPr>
            <w:rFonts w:ascii="Cambria Math" w:hAnsi="Cambria Math"/>
          </w:rPr>
          <m:t>su</m:t>
        </m:r>
        <m:sSubSup>
          <m:sSubSupPr>
            <m:ctrlPr>
              <w:rPr>
                <w:rFonts w:ascii="Cambria Math" w:hAnsi="Cambria Math"/>
              </w:rPr>
            </m:ctrlPr>
          </m:sSubSupPr>
          <m:e>
            <m:r>
              <w:rPr>
                <w:rFonts w:ascii="Cambria Math" w:hAnsi="Cambria Math"/>
              </w:rPr>
              <m:t>m</m:t>
            </m:r>
          </m:e>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sSubSup>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represents the </w:t>
      </w:r>
      <w:ins w:id="147" w:author="Liebman, Matthew Z [AGRON]" w:date="2022-06-08T15:25:00Z">
        <w:r w:rsidR="00937036">
          <w:t>proportion</w:t>
        </w:r>
        <w:r w:rsidR="00937036">
          <w:t xml:space="preserve"> of </w:t>
        </w:r>
      </w:ins>
      <w:r>
        <w:t>non-emerging seeds</w:t>
      </w:r>
      <w:del w:id="148" w:author="Liebman, Matthew Z [AGRON]" w:date="2022-06-08T15:25:00Z">
        <w:r w:rsidDel="00937036">
          <w:delText xml:space="preserve"> proportion</w:delText>
        </w:r>
      </w:del>
      <w:r>
        <w:t>.</w:t>
      </w:r>
    </w:p>
    <w:p w14:paraId="5A644692"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g</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r>
                      <w:rPr>
                        <w:rFonts w:ascii="Cambria Math" w:hAnsi="Cambria Math"/>
                      </w:rPr>
                      <m:t>d</m:t>
                    </m:r>
                    <m:r>
                      <m:rPr>
                        <m:sty m:val="p"/>
                      </m:rPr>
                      <w:rPr>
                        <w:rFonts w:ascii="Cambria Math" w:hAnsi="Cambria Math"/>
                      </w:rPr>
                      <m:t>=</m:t>
                    </m:r>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sSub>
                      <m:sSubPr>
                        <m:ctrlPr>
                          <w:rPr>
                            <w:rFonts w:ascii="Cambria Math" w:hAnsi="Cambria Math"/>
                          </w:rPr>
                        </m:ctrlPr>
                      </m:sSubPr>
                      <m:e>
                        <m:r>
                          <w:rPr>
                            <w:rFonts w:ascii="Cambria Math" w:hAnsi="Cambria Math"/>
                          </w:rPr>
                          <m:t>g</m:t>
                        </m:r>
                      </m:e>
                      <m:sub>
                        <m:r>
                          <w:rPr>
                            <w:rFonts w:ascii="Cambria Math" w:hAnsi="Cambria Math"/>
                          </w:rPr>
                          <m:t>1</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g</m:t>
                        </m:r>
                      </m:e>
                      <m:sub>
                        <m:r>
                          <w:rPr>
                            <w:rFonts w:ascii="Cambria Math" w:hAnsi="Cambria Math"/>
                          </w:rPr>
                          <m:t>6</m:t>
                        </m:r>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
            </m:e>
          </m:d>
        </m:oMath>
      </m:oMathPara>
    </w:p>
    <w:p w14:paraId="53F43DEF" w14:textId="12F8FBCD" w:rsidR="00E44531" w:rsidRDefault="006E4053">
      <w:pPr>
        <w:pStyle w:val="FirstParagraph"/>
      </w:pPr>
      <w:r>
        <w:t xml:space="preserve">The proportion of seedling emergence from the top 0-2 cm soil seedbank stratum in each crop identity crossed with corn weed management </w:t>
      </w:r>
      <w:ins w:id="149" w:author="Liebman, Matthew Z [AGRON]" w:date="2022-06-08T15:25:00Z">
        <w:r w:rsidR="00F065DB">
          <w:t xml:space="preserve">regime </w:t>
        </w:r>
      </w:ins>
      <w:r>
        <w:t>was calculated with the following steps:</w:t>
      </w:r>
    </w:p>
    <w:p w14:paraId="5BF8CD11" w14:textId="77777777" w:rsidR="00E44531" w:rsidRDefault="006E4053">
      <w:pPr>
        <w:pStyle w:val="BodyText"/>
      </w:pPr>
      <w: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e>
        </m:d>
      </m:oMath>
      <w:r>
        <w:t>.</w:t>
      </w:r>
    </w:p>
    <w:p w14:paraId="72DFFDCF" w14:textId="77777777" w:rsidR="00E44531" w:rsidRDefault="006E4053">
      <w:pPr>
        <w:pStyle w:val="BodyText"/>
      </w:pPr>
      <w:r>
        <w:t xml:space="preserve">From steps 2 through 4, the seed column in sub-period h, </w:t>
      </w:r>
      <m:oMath>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was transitioned from one period to the next with the general matrix multiplication of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sSub>
          <m:sSubPr>
            <m:ctrlPr>
              <w:rPr>
                <w:rFonts w:ascii="Cambria Math" w:hAnsi="Cambria Math"/>
              </w:rPr>
            </m:ctrlPr>
          </m:sSubPr>
          <m:e>
            <m:r>
              <w:rPr>
                <w:rFonts w:ascii="Cambria Math" w:hAnsi="Cambria Math"/>
              </w:rPr>
              <m:t>N</m:t>
            </m:r>
          </m:e>
          <m:sub>
            <m:r>
              <w:rPr>
                <w:rFonts w:ascii="Cambria Math" w:hAnsi="Cambria Math"/>
              </w:rPr>
              <m:t>h</m:t>
            </m:r>
          </m:sub>
        </m:sSub>
      </m:oMath>
      <w:r>
        <w:t xml:space="preserve"> by Caswell (2001).</w:t>
      </w:r>
    </w:p>
    <w:p w14:paraId="1618D8FA" w14:textId="77777777" w:rsidR="00E44531" w:rsidRDefault="006E4053">
      <w:pPr>
        <w:pStyle w:val="BodyText"/>
      </w:pPr>
      <w:r>
        <w:t xml:space="preserve">2 - Estimate post-harvest tillage induced seed vertical redistribution with resized Seed Chaser (Spokas et al., 2007) chisel and moldboard plowing matrices, as detailed in the </w:t>
      </w:r>
      <w:r>
        <w:rPr>
          <w:i/>
          <w:iCs/>
        </w:rPr>
        <w:t>Post-harvest tillage induced seed vertical movement</w:t>
      </w:r>
      <w:r>
        <w:t xml:space="preserve">, to yield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f</m:t>
                </m:r>
              </m:e>
            </m:d>
          </m:sub>
        </m:sSub>
      </m:oMath>
    </w:p>
    <w:p w14:paraId="52489C27" w14:textId="77777777" w:rsidR="00E44531" w:rsidRDefault="006E4053">
      <w:pPr>
        <w:pStyle w:val="BodyText"/>
      </w:pPr>
      <w:r>
        <w:t xml:space="preserve">3 - Adapt overwinter survival rates as previously explain in he </w:t>
      </w:r>
      <w:r>
        <w:rPr>
          <w:i/>
          <w:iCs/>
        </w:rPr>
        <w:t>Overwinter survival section</w:t>
      </w:r>
      <w:r>
        <w:t xml:space="preserve"> and apply it on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to yield </w:t>
      </w:r>
      <m:oMath>
        <m:sSub>
          <m:sSubPr>
            <m:ctrlPr>
              <w:rPr>
                <w:rFonts w:ascii="Cambria Math" w:hAnsi="Cambria Math"/>
              </w:rPr>
            </m:ctrlPr>
          </m:sSubPr>
          <m:e>
            <m:r>
              <w:rPr>
                <w:rFonts w:ascii="Cambria Math" w:hAnsi="Cambria Math"/>
              </w:rPr>
              <m:t>N</m:t>
            </m:r>
          </m:e>
          <m:sub>
            <m:r>
              <w:rPr>
                <w:rFonts w:ascii="Cambria Math" w:hAnsi="Cambria Math"/>
              </w:rPr>
              <m:t>o</m:t>
            </m:r>
          </m:sub>
        </m:sSub>
      </m:oMath>
      <w:r>
        <w:t xml:space="preserve">. Corn weed management did not affect waterhemp’s first cohort emergence in the same crop environment (Appendix), so the same value of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was used for the same crop identity.</w:t>
      </w:r>
    </w:p>
    <w:p w14:paraId="469B59E3" w14:textId="77777777" w:rsidR="00E44531" w:rsidRDefault="006E4053">
      <w:pPr>
        <w:pStyle w:val="BodyText"/>
      </w:pPr>
      <w:r>
        <w:t xml:space="preserve">4 - Estimate pre-planting tillage induced seed vertical redistribution with resized Seed Chaser (Spokas et al., 2007) field cultivator matrix, similar to step 2 to yield </w:t>
      </w:r>
      <m:oMath>
        <m:sSub>
          <m:sSubPr>
            <m:ctrlPr>
              <w:rPr>
                <w:rFonts w:ascii="Cambria Math" w:hAnsi="Cambria Math"/>
              </w:rPr>
            </m:ctrlPr>
          </m:sSubPr>
          <m:e>
            <m:r>
              <w:rPr>
                <w:rFonts w:ascii="Cambria Math" w:hAnsi="Cambria Math"/>
              </w:rPr>
              <m:t>N</m:t>
            </m:r>
          </m:e>
          <m:sub>
            <m:r>
              <w:rPr>
                <w:rFonts w:ascii="Cambria Math" w:hAnsi="Cambria Math"/>
              </w:rPr>
              <m:t>t</m:t>
            </m:r>
            <m:d>
              <m:dPr>
                <m:ctrlPr>
                  <w:rPr>
                    <w:rFonts w:ascii="Cambria Math" w:hAnsi="Cambria Math"/>
                  </w:rPr>
                </m:ctrlPr>
              </m:dPr>
              <m:e>
                <m:r>
                  <w:rPr>
                    <w:rFonts w:ascii="Cambria Math" w:hAnsi="Cambria Math"/>
                  </w:rPr>
                  <m:t>s</m:t>
                </m:r>
              </m:e>
            </m:d>
          </m:sub>
        </m:sSub>
      </m:oMath>
      <w:r>
        <w:t>.</w:t>
      </w:r>
    </w:p>
    <w:p w14:paraId="50D42B83" w14:textId="77777777" w:rsidR="00E44531" w:rsidRDefault="006E4053">
      <w:pPr>
        <w:pStyle w:val="BodyText"/>
      </w:pPr>
      <w:r>
        <w:t xml:space="preserve">5 - Divide the seedling density in each cohort, </w:t>
      </w:r>
      <m:oMath>
        <m:sSub>
          <m:sSubPr>
            <m:ctrlPr>
              <w:rPr>
                <w:rFonts w:ascii="Cambria Math" w:hAnsi="Cambria Math"/>
              </w:rPr>
            </m:ctrlPr>
          </m:sSubPr>
          <m:e>
            <m:r>
              <w:rPr>
                <w:rFonts w:ascii="Cambria Math" w:hAnsi="Cambria Math"/>
              </w:rPr>
              <m:t>l</m:t>
            </m:r>
          </m:e>
          <m:sub>
            <m:r>
              <w:rPr>
                <w:rFonts w:ascii="Cambria Math" w:hAnsi="Cambria Math"/>
              </w:rPr>
              <m:t>k</m:t>
            </m:r>
          </m:sub>
        </m:sSub>
      </m:oMath>
      <w:r>
        <w:t xml:space="preserve">, by </w:t>
      </w:r>
      <m:oMath>
        <m:sSub>
          <m:sSubPr>
            <m:ctrlPr>
              <w:rPr>
                <w:rFonts w:ascii="Cambria Math" w:hAnsi="Cambria Math"/>
              </w:rPr>
            </m:ctrlPr>
          </m:sSubPr>
          <m:e>
            <m:r>
              <w:rPr>
                <w:rFonts w:ascii="Cambria Math" w:hAnsi="Cambria Math"/>
              </w:rPr>
              <m:t>s</m:t>
            </m:r>
          </m:e>
          <m:sub>
            <m:r>
              <w:rPr>
                <w:rFonts w:ascii="Cambria Math" w:hAnsi="Cambria Math"/>
              </w:rPr>
              <m:t>11</m:t>
            </m:r>
            <m:r>
              <m:rPr>
                <m:sty m:val="p"/>
              </m:rPr>
              <w:rPr>
                <w:rFonts w:ascii="Cambria Math" w:hAnsi="Cambria Math"/>
              </w:rPr>
              <m:t>,</m:t>
            </m:r>
            <m:r>
              <w:rPr>
                <w:rFonts w:ascii="Cambria Math" w:hAnsi="Cambria Math"/>
              </w:rPr>
              <m:t>f</m:t>
            </m:r>
          </m:sub>
        </m:sSub>
      </m:oMath>
      <w:r>
        <w:t xml:space="preserve">, the top soil stratum seed density to yield </w:t>
      </w:r>
      <m:oMath>
        <m:sSub>
          <m:sSubPr>
            <m:ctrlPr>
              <w:rPr>
                <w:rFonts w:ascii="Cambria Math" w:hAnsi="Cambria Math"/>
              </w:rPr>
            </m:ctrlPr>
          </m:sSubPr>
          <m:e>
            <m:r>
              <w:rPr>
                <w:rFonts w:ascii="Cambria Math" w:hAnsi="Cambria Math"/>
              </w:rPr>
              <m:t>g</m:t>
            </m:r>
          </m:e>
          <m:sub>
            <m:r>
              <w:rPr>
                <w:rFonts w:ascii="Cambria Math" w:hAnsi="Cambria Math"/>
              </w:rPr>
              <m:t>k</m:t>
            </m:r>
          </m:sub>
        </m:sSub>
      </m:oMath>
      <w:r>
        <w:t>.</w:t>
      </w:r>
    </w:p>
    <w:p w14:paraId="76961674" w14:textId="77777777" w:rsidR="00E44531" w:rsidRDefault="006E4053">
      <w:pPr>
        <w:pStyle w:val="Heading3"/>
      </w:pPr>
      <w:bookmarkStart w:id="150" w:name="variance-of-the-lower-level-parameters"/>
      <w:bookmarkEnd w:id="117"/>
      <w:bookmarkEnd w:id="145"/>
      <w:bookmarkEnd w:id="146"/>
      <w:r>
        <w:lastRenderedPageBreak/>
        <w:t>Variance of the lower-level parameters</w:t>
      </w:r>
    </w:p>
    <w:p w14:paraId="76E8667C" w14:textId="77777777" w:rsidR="00E44531" w:rsidRDefault="006E4053">
      <w:pPr>
        <w:pStyle w:val="FirstParagraph"/>
      </w:pPr>
      <w:r>
        <w:t xml:space="preserve">The variance-covariance matrix of each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was used to calculate the variance of </w:t>
      </w:r>
      <m:oMath>
        <m:r>
          <w:rPr>
            <w:rFonts w:ascii="Cambria Math" w:hAnsi="Cambria Math"/>
          </w:rPr>
          <m:t>λ</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dimension depended on the dimension of the non-zero block in the relevant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All the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matrices, but </w:t>
      </w:r>
      <m:oMath>
        <m:sSub>
          <m:sSubPr>
            <m:ctrlPr>
              <w:rPr>
                <w:rFonts w:ascii="Cambria Math" w:hAnsi="Cambria Math"/>
              </w:rPr>
            </m:ctrlPr>
          </m:sSubPr>
          <m:e>
            <m:r>
              <w:rPr>
                <w:rFonts w:ascii="Cambria Math" w:hAnsi="Cambria Math"/>
              </w:rPr>
              <m:t>V</m:t>
            </m:r>
          </m:e>
          <m:sub>
            <m:r>
              <w:rPr>
                <w:rFonts w:ascii="Cambria Math" w:hAnsi="Cambria Math"/>
              </w:rPr>
              <m:t>τ</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γ</m:t>
            </m:r>
          </m:sub>
        </m:sSub>
      </m:oMath>
      <w:r>
        <w:t>, are diagonal. Variance of zero is assumed to be zero.</w:t>
      </w:r>
    </w:p>
    <w:p w14:paraId="4CB0971C" w14:textId="77777777" w:rsidR="00E44531" w:rsidRDefault="006E4053">
      <w:pPr>
        <w:pStyle w:val="Heading4"/>
      </w:pPr>
      <w:bookmarkStart w:id="151" w:name="X05d8dc27fea4b4b5a95161c906aeb6f9175f2c2"/>
      <w:r>
        <w:t>Pre-planting and post-harvest tillage induced seed movement</w:t>
      </w:r>
    </w:p>
    <w:p w14:paraId="2DA1F4F3" w14:textId="77777777" w:rsidR="00E44531" w:rsidRDefault="006E4053">
      <w:pPr>
        <w:pStyle w:val="FirstParagraph"/>
      </w:pPr>
      <w:r>
        <w:t xml:space="preserve">The variance-covariance matrix of matrices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s</m:t>
                </m:r>
              </m:e>
            </m:d>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t</m:t>
            </m:r>
            <m:d>
              <m:dPr>
                <m:ctrlPr>
                  <w:rPr>
                    <w:rFonts w:ascii="Cambria Math" w:hAnsi="Cambria Math"/>
                  </w:rPr>
                </m:ctrlPr>
              </m:dPr>
              <m:e>
                <m:r>
                  <w:rPr>
                    <w:rFonts w:ascii="Cambria Math" w:hAnsi="Cambria Math"/>
                  </w:rPr>
                  <m:t>f</m:t>
                </m:r>
              </m:e>
            </m:d>
          </m:sub>
        </m:sSub>
      </m:oMath>
      <w:r>
        <w:t xml:space="preserve"> are 2 x 2 because these periods involved seed dynamics only.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j</m:t>
                </m:r>
              </m:sub>
            </m:sSub>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e>
            </m:d>
          </m:num>
          <m:den>
            <m:sSub>
              <m:sSubPr>
                <m:ctrlPr>
                  <w:rPr>
                    <w:rFonts w:ascii="Cambria Math" w:hAnsi="Cambria Math"/>
                  </w:rPr>
                </m:ctrlPr>
              </m:sSubPr>
              <m:e>
                <m:r>
                  <w:rPr>
                    <w:rFonts w:ascii="Cambria Math" w:hAnsi="Cambria Math"/>
                  </w:rPr>
                  <m:t>n</m:t>
                </m:r>
              </m:e>
              <m:sub>
                <m:r>
                  <m:rPr>
                    <m:sty m:val="p"/>
                  </m:rPr>
                  <w:rPr>
                    <w:rFonts w:ascii="Cambria Math" w:hAnsi="Cambria Math"/>
                  </w:rPr>
                  <m:t>.</m:t>
                </m:r>
              </m:sub>
            </m:sSub>
            <m:r>
              <w:rPr>
                <w:rFonts w:ascii="Cambria Math" w:hAnsi="Cambria Math"/>
              </w:rPr>
              <m:t>j</m:t>
            </m:r>
          </m:den>
        </m:f>
      </m:oMath>
      <w:r>
        <w:t xml:space="preserve"> and </w:t>
      </w:r>
      <m:oMath>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j</m:t>
                </m:r>
              </m:sub>
            </m:sSub>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t</m:t>
                </m:r>
              </m:e>
              <m:sub>
                <m:r>
                  <w:rPr>
                    <w:rFonts w:ascii="Cambria Math" w:hAnsi="Cambria Math"/>
                  </w:rPr>
                  <m:t>j</m:t>
                </m:r>
              </m:sub>
            </m:sSub>
          </m:num>
          <m:den>
            <m:sSub>
              <m:sSubPr>
                <m:ctrlPr>
                  <w:rPr>
                    <w:rFonts w:ascii="Cambria Math" w:hAnsi="Cambria Math"/>
                  </w:rPr>
                </m:ctrlPr>
              </m:sSubPr>
              <m:e>
                <m:r>
                  <w:rPr>
                    <w:rFonts w:ascii="Cambria Math" w:hAnsi="Cambria Math"/>
                  </w:rPr>
                  <m:t>n</m:t>
                </m:r>
              </m:e>
              <m:sub>
                <m:r>
                  <m:rPr>
                    <m:sty m:val="p"/>
                  </m:rPr>
                  <w:rPr>
                    <w:rFonts w:ascii="Cambria Math" w:hAnsi="Cambria Math"/>
                  </w:rPr>
                  <m:t>.</m:t>
                </m:r>
              </m:sub>
            </m:sSub>
            <m:r>
              <w:rPr>
                <w:rFonts w:ascii="Cambria Math" w:hAnsi="Cambria Math"/>
              </w:rPr>
              <m:t>j</m:t>
            </m:r>
          </m:den>
        </m:f>
      </m:oMath>
      <w:r>
        <w:t xml:space="preserve">, where </w:t>
      </w:r>
      <m:oMath>
        <m:sSub>
          <m:sSubPr>
            <m:ctrlPr>
              <w:rPr>
                <w:rFonts w:ascii="Cambria Math" w:hAnsi="Cambria Math"/>
              </w:rPr>
            </m:ctrlPr>
          </m:sSubPr>
          <m:e>
            <m:r>
              <w:rPr>
                <w:rFonts w:ascii="Cambria Math" w:hAnsi="Cambria Math"/>
              </w:rPr>
              <m:t>n</m:t>
            </m:r>
          </m:e>
          <m:sub>
            <m:r>
              <m:rPr>
                <m:sty m:val="p"/>
              </m:rPr>
              <w:rPr>
                <w:rFonts w:ascii="Cambria Math" w:hAnsi="Cambria Math"/>
              </w:rPr>
              <m:t>.</m:t>
            </m:r>
          </m:sub>
        </m:sSub>
        <m:r>
          <w:rPr>
            <w:rFonts w:ascii="Cambria Math" w:hAnsi="Cambria Math"/>
          </w:rPr>
          <m:t>j</m:t>
        </m:r>
      </m:oMath>
      <w:r>
        <w:t xml:space="preserve"> is the column summation of all the seeds in the relevant </w:t>
      </w:r>
      <m:oMath>
        <m:sSub>
          <m:sSubPr>
            <m:ctrlPr>
              <w:rPr>
                <w:rFonts w:ascii="Cambria Math" w:hAnsi="Cambria Math"/>
              </w:rPr>
            </m:ctrlPr>
          </m:sSubPr>
          <m:e>
            <m:r>
              <w:rPr>
                <w:rFonts w:ascii="Cambria Math" w:hAnsi="Cambria Math"/>
              </w:rPr>
              <m:t>B</m:t>
            </m:r>
          </m:e>
          <m:sub>
            <m:r>
              <w:rPr>
                <w:rFonts w:ascii="Cambria Math" w:hAnsi="Cambria Math"/>
              </w:rPr>
              <m:t>t</m:t>
            </m:r>
          </m:sub>
        </m:sSub>
      </m:oMath>
      <w:r>
        <w:t xml:space="preserve"> matrix.</w:t>
      </w:r>
    </w:p>
    <w:p w14:paraId="393ED7B5"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t</m:t>
              </m:r>
              <m:d>
                <m:dPr>
                  <m:ctrlPr>
                    <w:rPr>
                      <w:rFonts w:ascii="Cambria Math" w:hAnsi="Cambria Math"/>
                    </w:rPr>
                  </m:ctrlPr>
                </m:dPr>
                <m:e>
                  <m:r>
                    <m:rPr>
                      <m:sty m:val="b"/>
                    </m:rPr>
                    <w:rPr>
                      <w:rFonts w:ascii="Cambria Math" w:hAnsi="Cambria Math"/>
                    </w:rPr>
                    <m:t>s</m:t>
                  </m:r>
                </m:e>
              </m:d>
            </m:sub>
          </m:sSub>
          <m:r>
            <m:rPr>
              <m:sty m:val="p"/>
            </m:rPr>
            <w:rPr>
              <w:rFonts w:ascii="Cambria Math" w:hAnsi="Cambria Math"/>
            </w:rPr>
            <m:t>=</m:t>
          </m:r>
          <m:d>
            <m:dPr>
              <m:begChr m:val="["/>
              <m:endChr m:val="]"/>
              <m:ctrlPr>
                <w:rPr>
                  <w:rFonts w:ascii="Cambria Math" w:hAnsi="Cambria Math"/>
                </w:rPr>
              </m:ctrlPr>
            </m:dPr>
            <m:e>
              <m:m>
                <m:mPr>
                  <m:plcHide m:val="1"/>
                  <m:mcs>
                    <m:mc>
                      <m:mcPr>
                        <m:count m:val="2"/>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s</m:t>
                            </m:r>
                          </m:sub>
                        </m:sSub>
                      </m:sub>
                    </m:sSub>
                  </m:e>
                  <m:e>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s</m:t>
                            </m:r>
                          </m:sub>
                        </m:sSub>
                      </m:sub>
                    </m:sSub>
                  </m:e>
                </m:mr>
                <m:mr>
                  <m:e>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s</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s</m:t>
                            </m:r>
                          </m:sub>
                        </m:sSub>
                      </m:sub>
                    </m:sSub>
                  </m:e>
                </m:mr>
              </m:m>
            </m:e>
          </m:d>
        </m:oMath>
      </m:oMathPara>
    </w:p>
    <w:p w14:paraId="3AE614E5" w14:textId="77777777" w:rsidR="00E44531" w:rsidRDefault="006E4053">
      <w:pPr>
        <w:pStyle w:val="FirstParagraph"/>
      </w:pPr>
      <w:r>
        <w:t>and</w:t>
      </w:r>
    </w:p>
    <w:p w14:paraId="27BC5C60"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t</m:t>
              </m:r>
              <m:d>
                <m:dPr>
                  <m:ctrlPr>
                    <w:rPr>
                      <w:rFonts w:ascii="Cambria Math" w:hAnsi="Cambria Math"/>
                    </w:rPr>
                  </m:ctrlPr>
                </m:dPr>
                <m:e>
                  <m:r>
                    <m:rPr>
                      <m:sty m:val="b"/>
                    </m:rPr>
                    <w:rPr>
                      <w:rFonts w:ascii="Cambria Math" w:hAnsi="Cambria Math"/>
                    </w:rPr>
                    <m:t>f</m:t>
                  </m:r>
                </m:e>
              </m:d>
            </m:sub>
          </m:sSub>
          <m:r>
            <m:rPr>
              <m:sty m:val="p"/>
            </m:rPr>
            <w:rPr>
              <w:rFonts w:ascii="Cambria Math" w:hAnsi="Cambria Math"/>
            </w:rPr>
            <m:t>=</m:t>
          </m:r>
          <m:d>
            <m:dPr>
              <m:begChr m:val="["/>
              <m:endChr m:val="]"/>
              <m:ctrlPr>
                <w:rPr>
                  <w:rFonts w:ascii="Cambria Math" w:hAnsi="Cambria Math"/>
                </w:rPr>
              </m:ctrlPr>
            </m:dPr>
            <m:e>
              <m:m>
                <m:mPr>
                  <m:plcHide m:val="1"/>
                  <m:mcs>
                    <m:mc>
                      <m:mcPr>
                        <m:count m:val="2"/>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11</m:t>
                            </m:r>
                            <m:r>
                              <m:rPr>
                                <m:sty m:val="p"/>
                              </m:rPr>
                              <w:rPr>
                                <w:rFonts w:ascii="Cambria Math" w:hAnsi="Cambria Math"/>
                              </w:rPr>
                              <m:t>,</m:t>
                            </m:r>
                            <m:r>
                              <w:rPr>
                                <w:rFonts w:ascii="Cambria Math" w:hAnsi="Cambria Math"/>
                              </w:rPr>
                              <m:t>f</m:t>
                            </m:r>
                          </m:sub>
                        </m:sSub>
                      </m:sub>
                    </m:sSub>
                  </m:e>
                  <m:e>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21</m:t>
                            </m:r>
                            <m:r>
                              <m:rPr>
                                <m:sty m:val="p"/>
                              </m:rPr>
                              <w:rPr>
                                <w:rFonts w:ascii="Cambria Math" w:hAnsi="Cambria Math"/>
                              </w:rPr>
                              <m:t>,</m:t>
                            </m:r>
                            <m:r>
                              <w:rPr>
                                <w:rFonts w:ascii="Cambria Math" w:hAnsi="Cambria Math"/>
                              </w:rPr>
                              <m:t>f</m:t>
                            </m:r>
                          </m:sub>
                        </m:sSub>
                      </m:sub>
                    </m:sSub>
                  </m:e>
                </m:mr>
                <m:mr>
                  <m:e>
                    <m:sSub>
                      <m:sSubPr>
                        <m:ctrlPr>
                          <w:rPr>
                            <w:rFonts w:ascii="Cambria Math" w:hAnsi="Cambria Math"/>
                          </w:rPr>
                        </m:ctrlPr>
                      </m:sSubPr>
                      <m:e>
                        <m:r>
                          <w:rPr>
                            <w:rFonts w:ascii="Cambria Math" w:hAnsi="Cambria Math"/>
                          </w:rPr>
                          <m:t>ρ</m:t>
                        </m:r>
                      </m:e>
                      <m:sub>
                        <m:sSub>
                          <m:sSubPr>
                            <m:ctrlPr>
                              <w:rPr>
                                <w:rFonts w:ascii="Cambria Math" w:hAnsi="Cambria Math"/>
                              </w:rPr>
                            </m:ctrlPr>
                          </m:sSubPr>
                          <m:e>
                            <m:r>
                              <w:rPr>
                                <w:rFonts w:ascii="Cambria Math" w:hAnsi="Cambria Math"/>
                              </w:rPr>
                              <m:t>t</m:t>
                            </m:r>
                          </m:e>
                          <m:sub>
                            <m:r>
                              <w:rPr>
                                <w:rFonts w:ascii="Cambria Math" w:hAnsi="Cambria Math"/>
                              </w:rPr>
                              <m:t>12</m:t>
                            </m:r>
                            <m:r>
                              <m:rPr>
                                <m:sty m:val="p"/>
                              </m:rPr>
                              <w:rPr>
                                <w:rFonts w:ascii="Cambria Math" w:hAnsi="Cambria Math"/>
                              </w:rPr>
                              <m:t>,</m:t>
                            </m:r>
                            <m:r>
                              <w:rPr>
                                <w:rFonts w:ascii="Cambria Math" w:hAnsi="Cambria Math"/>
                              </w:rPr>
                              <m:t>f</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22</m:t>
                            </m:r>
                            <m:r>
                              <m:rPr>
                                <m:sty m:val="p"/>
                              </m:rPr>
                              <w:rPr>
                                <w:rFonts w:ascii="Cambria Math" w:hAnsi="Cambria Math"/>
                              </w:rPr>
                              <m:t>,</m:t>
                            </m:r>
                            <m:r>
                              <w:rPr>
                                <w:rFonts w:ascii="Cambria Math" w:hAnsi="Cambria Math"/>
                              </w:rPr>
                              <m:t>f</m:t>
                            </m:r>
                          </m:sub>
                        </m:sSub>
                      </m:sub>
                    </m:sSub>
                  </m:e>
                </m:mr>
              </m:m>
            </m:e>
          </m:d>
        </m:oMath>
      </m:oMathPara>
    </w:p>
    <w:p w14:paraId="003097C9" w14:textId="77777777" w:rsidR="00E44531" w:rsidRDefault="006E4053">
      <w:pPr>
        <w:pStyle w:val="Heading4"/>
      </w:pPr>
      <w:bookmarkStart w:id="152" w:name="seedling-emergence"/>
      <w:bookmarkEnd w:id="151"/>
      <w:r>
        <w:t>Seedling emergence</w:t>
      </w:r>
    </w:p>
    <w:p w14:paraId="633BA361" w14:textId="39B8DAE4" w:rsidR="00E44531" w:rsidRDefault="006E4053">
      <w:pPr>
        <w:pStyle w:val="FirstParagraph"/>
      </w:pPr>
      <w:r>
        <w:t xml:space="preserve">The diagonals of </w:t>
      </w:r>
      <m:oMath>
        <m:sSub>
          <m:sSubPr>
            <m:ctrlPr>
              <w:rPr>
                <w:rFonts w:ascii="Cambria Math" w:hAnsi="Cambria Math"/>
              </w:rPr>
            </m:ctrlPr>
          </m:sSubPr>
          <m:e>
            <m:r>
              <w:rPr>
                <w:rFonts w:ascii="Cambria Math" w:hAnsi="Cambria Math"/>
              </w:rPr>
              <m:t>V</m:t>
            </m:r>
          </m:e>
          <m:sub>
            <m:r>
              <w:rPr>
                <w:rFonts w:ascii="Cambria Math" w:hAnsi="Cambria Math"/>
              </w:rPr>
              <m:t>γ</m:t>
            </m:r>
          </m:sub>
        </m:sSub>
      </m:oMath>
      <w:r>
        <w:t xml:space="preserve"> were filled with </w:t>
      </w:r>
      <m:oMath>
        <m:f>
          <m:fPr>
            <m:ctrlPr>
              <w:rPr>
                <w:rFonts w:ascii="Cambria Math" w:hAnsi="Cambria Math"/>
              </w:rPr>
            </m:ctrlPr>
          </m:fPr>
          <m:num>
            <m:r>
              <w:rPr>
                <w:rFonts w:ascii="Cambria Math" w:hAnsi="Cambria Math"/>
              </w:rPr>
              <m:t>pi</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num>
          <m:den>
            <m:r>
              <w:rPr>
                <w:rFonts w:ascii="Cambria Math" w:hAnsi="Cambria Math"/>
              </w:rPr>
              <m:t>n</m:t>
            </m:r>
          </m:den>
        </m:f>
      </m:oMath>
      <w:r>
        <w:t xml:space="preserve"> and other elements, where </w:t>
      </w:r>
      <m:oMath>
        <m:r>
          <w:rPr>
            <w:rFonts w:ascii="Cambria Math" w:hAnsi="Cambria Math"/>
          </w:rPr>
          <m:t>i</m:t>
        </m:r>
        <m:r>
          <m:rPr>
            <m:sty m:val="p"/>
          </m:rPr>
          <w:rPr>
            <w:rFonts w:ascii="Cambria Math" w:hAnsi="Cambria Math"/>
          </w:rPr>
          <m:t>≠</m:t>
        </m:r>
        <m:r>
          <w:rPr>
            <w:rFonts w:ascii="Cambria Math" w:hAnsi="Cambria Math"/>
          </w:rPr>
          <m:t>j</m:t>
        </m:r>
      </m:oMath>
      <w:r>
        <w:t xml:space="preserve">, were filled with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j</m:t>
                </m:r>
              </m:sub>
            </m:sSub>
          </m:num>
          <m:den>
            <m:r>
              <w:rPr>
                <w:rFonts w:ascii="Cambria Math" w:hAnsi="Cambria Math"/>
              </w:rPr>
              <m:t>n</m:t>
            </m:r>
          </m:den>
        </m:f>
      </m:oMath>
      <w:r>
        <w:t xml:space="preserve">. </w:t>
      </w:r>
      <m:oMath>
        <m:sSub>
          <m:sSubPr>
            <m:ctrlPr>
              <w:rPr>
                <w:rFonts w:ascii="Cambria Math" w:hAnsi="Cambria Math"/>
              </w:rPr>
            </m:ctrlPr>
          </m:sSubPr>
          <m:e>
            <m:r>
              <w:rPr>
                <w:rFonts w:ascii="Cambria Math" w:hAnsi="Cambria Math"/>
              </w:rPr>
              <m:t>p</m:t>
            </m:r>
          </m:e>
          <m:sub>
            <m:r>
              <w:rPr>
                <w:rFonts w:ascii="Cambria Math" w:hAnsi="Cambria Math"/>
              </w:rPr>
              <m:t>k</m:t>
            </m:r>
          </m:sub>
        </m:sSub>
      </m:oMath>
      <w:r>
        <w:t xml:space="preserve"> is the proportion of seedling emerge at cohort k. The </w:t>
      </w:r>
      <w:proofErr w:type="gramStart"/>
      <w:r>
        <w:t>off-diagonal</w:t>
      </w:r>
      <w:proofErr w:type="gramEnd"/>
      <w:r>
        <w:t xml:space="preserve"> of the </w:t>
      </w:r>
      <m:oMath>
        <m:sSub>
          <m:sSubPr>
            <m:ctrlPr>
              <w:rPr>
                <w:rFonts w:ascii="Cambria Math" w:hAnsi="Cambria Math"/>
              </w:rPr>
            </m:ctrlPr>
          </m:sSubPr>
          <m:e>
            <m:r>
              <w:rPr>
                <w:rFonts w:ascii="Cambria Math" w:hAnsi="Cambria Math"/>
              </w:rPr>
              <m:t>M</m:t>
            </m:r>
          </m:e>
          <m:sub>
            <m:r>
              <w:rPr>
                <w:rFonts w:ascii="Cambria Math" w:hAnsi="Cambria Math"/>
              </w:rPr>
              <m:t>s</m:t>
            </m:r>
          </m:sub>
        </m:sSub>
      </m:oMath>
      <w:r>
        <w:t xml:space="preserve"> and the second column of the </w:t>
      </w:r>
      <m:oMath>
        <m:sSub>
          <m:sSubPr>
            <m:ctrlPr>
              <w:rPr>
                <w:rFonts w:ascii="Cambria Math" w:hAnsi="Cambria Math"/>
              </w:rPr>
            </m:ctrlPr>
          </m:sSubPr>
          <m:e>
            <m:r>
              <w:rPr>
                <w:rFonts w:ascii="Cambria Math" w:hAnsi="Cambria Math"/>
              </w:rPr>
              <m:t>M</m:t>
            </m:r>
          </m:e>
          <m:sub>
            <m:r>
              <w:rPr>
                <w:rFonts w:ascii="Cambria Math" w:hAnsi="Cambria Math"/>
              </w:rPr>
              <m:t>s</m:t>
            </m:r>
            <m:r>
              <m:rPr>
                <m:sty m:val="p"/>
              </m:rPr>
              <w:rPr>
                <w:rFonts w:ascii="Cambria Math" w:hAnsi="Cambria Math"/>
              </w:rPr>
              <m:t>,</m:t>
            </m:r>
            <m:r>
              <w:rPr>
                <w:rFonts w:ascii="Cambria Math" w:hAnsi="Cambria Math"/>
              </w:rPr>
              <m:t>p</m:t>
            </m:r>
          </m:sub>
        </m:sSub>
      </m:oMath>
      <w:r>
        <w:t xml:space="preserve"> are zero</w:t>
      </w:r>
      <w:ins w:id="153" w:author="Liebman, Matthew Z [AGRON]" w:date="2022-06-08T15:26:00Z">
        <w:r w:rsidR="00F065DB">
          <w:t>e</w:t>
        </w:r>
      </w:ins>
      <w:r>
        <w:t xml:space="preserve">s because we assumed no emergence from the 2-20 cm soil stratum and that the seedling emergence from the 0-2 cm soil stratum </w:t>
      </w:r>
      <w:del w:id="154" w:author="Liebman, Matthew Z [AGRON]" w:date="2022-06-08T15:27:00Z">
        <w:r w:rsidDel="006044FB">
          <w:delText xml:space="preserve">is </w:delText>
        </w:r>
      </w:del>
      <w:ins w:id="155" w:author="Liebman, Matthew Z [AGRON]" w:date="2022-06-08T15:27:00Z">
        <w:r w:rsidR="006044FB">
          <w:t>was</w:t>
        </w:r>
        <w:r w:rsidR="006044FB">
          <w:t xml:space="preserve"> </w:t>
        </w:r>
      </w:ins>
      <w:r>
        <w:t>independent of the 2-20 stratum soil seedbank density.</w:t>
      </w:r>
    </w:p>
    <w:p w14:paraId="01F7A446"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γ</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f>
                      <m:fPr>
                        <m:ctrlPr>
                          <w:rPr>
                            <w:rFonts w:ascii="Cambria Math" w:hAnsi="Cambria Math"/>
                          </w:rPr>
                        </m:ctrlPr>
                      </m:fPr>
                      <m:num>
                        <m:d>
                          <m:dPr>
                            <m:ctrlPr>
                              <w:rPr>
                                <w:rFonts w:ascii="Cambria Math" w:hAnsi="Cambria Math"/>
                              </w:rPr>
                            </m:ctrlPr>
                          </m:dPr>
                          <m:e>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e>
                        </m:d>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g</m:t>
                                </m:r>
                              </m:e>
                              <m:sub>
                                <m:r>
                                  <w:rPr>
                                    <w:rFonts w:ascii="Cambria Math" w:hAnsi="Cambria Math"/>
                                  </w:rPr>
                                  <m:t>k</m:t>
                                </m:r>
                              </m:sub>
                            </m:sSub>
                          </m:e>
                        </m:nary>
                      </m:num>
                      <m:den>
                        <m:r>
                          <w:rPr>
                            <w:rFonts w:ascii="Cambria Math" w:hAnsi="Cambria Math"/>
                          </w:rPr>
                          <m:t>n</m:t>
                        </m:r>
                      </m:den>
                    </m:f>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g</m:t>
                            </m:r>
                          </m:e>
                          <m:sub>
                            <m:r>
                              <w:rPr>
                                <w:rFonts w:ascii="Cambria Math" w:hAnsi="Cambria Math"/>
                              </w:rPr>
                              <m:t>3</m:t>
                            </m:r>
                          </m:sub>
                        </m:sSub>
                      </m:num>
                      <m:den>
                        <m:r>
                          <w:rPr>
                            <w:rFonts w:ascii="Cambria Math" w:hAnsi="Cambria Math"/>
                          </w:rPr>
                          <m:t>n</m:t>
                        </m:r>
                      </m:den>
                    </m:f>
                  </m:e>
                  <m:e>
                    <m:r>
                      <w:rPr>
                        <w:rFonts w:ascii="Cambria Math" w:hAnsi="Cambria Math"/>
                      </w:rPr>
                      <m:t>0</m:t>
                    </m:r>
                  </m:e>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e>
                        </m:d>
                      </m:num>
                      <m:den>
                        <m:r>
                          <w:rPr>
                            <w:rFonts w:ascii="Cambria Math" w:hAnsi="Cambria Math"/>
                          </w:rPr>
                          <m:t>n</m:t>
                        </m:r>
                      </m:den>
                    </m:f>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num>
                      <m:den>
                        <m:r>
                          <w:rPr>
                            <w:rFonts w:ascii="Cambria Math" w:hAnsi="Cambria Math"/>
                          </w:rPr>
                          <m:t>n</m:t>
                        </m:r>
                      </m:den>
                    </m:f>
                  </m:e>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e>
                        </m:d>
                      </m:num>
                      <m:den>
                        <m:r>
                          <w:rPr>
                            <w:rFonts w:ascii="Cambria Math" w:hAnsi="Cambria Math"/>
                          </w:rPr>
                          <m:t>n</m:t>
                        </m:r>
                      </m:den>
                    </m:f>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g</m:t>
                            </m:r>
                          </m:e>
                          <m:sub>
                            <m:r>
                              <w:rPr>
                                <w:rFonts w:ascii="Cambria Math" w:hAnsi="Cambria Math"/>
                              </w:rPr>
                              <m:t>6</m:t>
                            </m:r>
                          </m:sub>
                        </m:sSub>
                      </m:num>
                      <m:den>
                        <m:r>
                          <w:rPr>
                            <w:rFonts w:ascii="Cambria Math" w:hAnsi="Cambria Math"/>
                          </w:rPr>
                          <m:t>n</m:t>
                        </m:r>
                      </m:den>
                    </m:f>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5</m:t>
                            </m:r>
                          </m:sub>
                        </m:sSub>
                        <m:sSub>
                          <m:sSubPr>
                            <m:ctrlPr>
                              <w:rPr>
                                <w:rFonts w:ascii="Cambria Math" w:hAnsi="Cambria Math"/>
                              </w:rPr>
                            </m:ctrlPr>
                          </m:sSubPr>
                          <m:e>
                            <m:r>
                              <w:rPr>
                                <w:rFonts w:ascii="Cambria Math" w:hAnsi="Cambria Math"/>
                              </w:rPr>
                              <m:t>g</m:t>
                            </m:r>
                          </m:e>
                          <m:sub>
                            <m:r>
                              <w:rPr>
                                <w:rFonts w:ascii="Cambria Math" w:hAnsi="Cambria Math"/>
                              </w:rPr>
                              <m:t>6</m:t>
                            </m:r>
                          </m:sub>
                        </m:sSub>
                      </m:num>
                      <m:den>
                        <m:r>
                          <w:rPr>
                            <w:rFonts w:ascii="Cambria Math" w:hAnsi="Cambria Math"/>
                          </w:rPr>
                          <m:t>n</m:t>
                        </m:r>
                      </m:den>
                    </m:f>
                  </m:e>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6</m:t>
                            </m:r>
                          </m:sub>
                        </m:sSub>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6</m:t>
                                </m:r>
                              </m:sub>
                            </m:sSub>
                          </m:e>
                        </m:d>
                      </m:num>
                      <m:den>
                        <m:r>
                          <w:rPr>
                            <w:rFonts w:ascii="Cambria Math" w:hAnsi="Cambria Math"/>
                          </w:rPr>
                          <m:t>n</m:t>
                        </m:r>
                      </m:den>
                    </m:f>
                  </m:e>
                </m:mr>
              </m:m>
            </m:e>
          </m:d>
        </m:oMath>
      </m:oMathPara>
    </w:p>
    <w:p w14:paraId="1465BFBD" w14:textId="77777777" w:rsidR="00E44531" w:rsidRDefault="006E4053">
      <w:pPr>
        <w:pStyle w:val="Heading4"/>
      </w:pPr>
      <w:bookmarkStart w:id="156" w:name="summer-seedling-and-plant-survival"/>
      <w:bookmarkEnd w:id="152"/>
      <w:r>
        <w:t>Summer seedling and plant survival</w:t>
      </w:r>
    </w:p>
    <w:p w14:paraId="1E7972E2" w14:textId="4BCCA463" w:rsidR="00E44531" w:rsidRDefault="009B4CF8">
      <w:pPr>
        <w:pStyle w:val="FirstParagraph"/>
      </w:pP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sub>
        </m:sSub>
      </m:oMath>
      <w:r w:rsidR="006E4053">
        <w:t xml:space="preserve"> and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sub>
        </m:sSub>
      </m:oMath>
      <w:r w:rsidR="006E4053">
        <w:t xml:space="preserve"> elements were visually estimated from Figures 1 and 3, in Sosnoskie et al. (2013) because the raw data </w:t>
      </w:r>
      <w:del w:id="157" w:author="Liebman, Matthew Z [AGRON]" w:date="2022-06-08T15:27:00Z">
        <w:r w:rsidR="006E4053" w:rsidDel="00BF3621">
          <w:delText xml:space="preserve">was </w:delText>
        </w:r>
      </w:del>
      <w:ins w:id="158" w:author="Liebman, Matthew Z [AGRON]" w:date="2022-06-08T15:27:00Z">
        <w:r w:rsidR="00BF3621">
          <w:t>were</w:t>
        </w:r>
        <w:r w:rsidR="00BF3621">
          <w:t xml:space="preserve"> </w:t>
        </w:r>
      </w:ins>
      <w:r w:rsidR="006E4053">
        <w:t xml:space="preserve">not available. All other elements are 0 because we assumed seed survival in different strata and plant survival in different cohorts </w:t>
      </w:r>
      <w:del w:id="159" w:author="Liebman, Matthew Z [AGRON]" w:date="2022-06-08T15:27:00Z">
        <w:r w:rsidR="006E4053" w:rsidDel="003C034A">
          <w:delText xml:space="preserve">are </w:delText>
        </w:r>
      </w:del>
      <w:ins w:id="160" w:author="Liebman, Matthew Z [AGRON]" w:date="2022-06-08T15:27:00Z">
        <w:r w:rsidR="003C034A">
          <w:t>were</w:t>
        </w:r>
        <w:r w:rsidR="003C034A">
          <w:t xml:space="preserve"> </w:t>
        </w:r>
      </w:ins>
      <w:r w:rsidR="006E4053">
        <w:t>independent of one another.</w:t>
      </w:r>
    </w:p>
    <w:p w14:paraId="3438FB94"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7"/>
                        <m:mcJc m:val="right"/>
                      </m:mcPr>
                    </m:mc>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1</m:t>
                                </m:r>
                              </m:sub>
                            </m:sSub>
                          </m:sub>
                        </m:sSub>
                      </m:sub>
                    </m:sSub>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s</m:t>
                                </m:r>
                              </m:e>
                              <m:sub>
                                <m:r>
                                  <w:rPr>
                                    <w:rFonts w:ascii="Cambria Math" w:hAnsi="Cambria Math"/>
                                  </w:rPr>
                                  <m:t>2</m:t>
                                </m:r>
                              </m:sub>
                            </m:sSub>
                          </m:sub>
                        </m:sSub>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1</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2</m:t>
                            </m:r>
                          </m:sub>
                        </m:sSub>
                      </m:sub>
                    </m:sSub>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6</m:t>
                            </m:r>
                          </m:sub>
                        </m:sSub>
                      </m:sub>
                    </m:sSub>
                  </m:e>
                </m:mr>
              </m:m>
            </m:e>
          </m:d>
        </m:oMath>
      </m:oMathPara>
    </w:p>
    <w:p w14:paraId="09182E71" w14:textId="77777777" w:rsidR="00E44531" w:rsidRDefault="006E4053">
      <w:pPr>
        <w:pStyle w:val="Heading4"/>
      </w:pPr>
      <w:bookmarkStart w:id="161" w:name="plant-fecundity-1"/>
      <w:bookmarkEnd w:id="156"/>
      <w:r>
        <w:t>Plant fecundity</w:t>
      </w:r>
    </w:p>
    <w:p w14:paraId="7FBA5813" w14:textId="2007E49E" w:rsidR="00E44531" w:rsidRDefault="006E4053">
      <w:pPr>
        <w:pStyle w:val="FirstParagraph"/>
      </w:pPr>
      <w:r>
        <w:t xml:space="preserve">The variance-covariance matrix of </w:t>
      </w:r>
      <m:oMath>
        <m:sSub>
          <m:sSubPr>
            <m:ctrlPr>
              <w:rPr>
                <w:rFonts w:ascii="Cambria Math" w:hAnsi="Cambria Math"/>
              </w:rPr>
            </m:ctrlPr>
          </m:sSubPr>
          <m:e>
            <m:r>
              <w:rPr>
                <w:rFonts w:ascii="Cambria Math" w:hAnsi="Cambria Math"/>
              </w:rPr>
              <m:t>B</m:t>
            </m:r>
          </m:e>
          <m:sub>
            <m:r>
              <w:rPr>
                <w:rFonts w:ascii="Cambria Math" w:hAnsi="Cambria Math"/>
              </w:rPr>
              <m:t>f</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f</m:t>
            </m:r>
          </m:sub>
        </m:sSub>
      </m:oMath>
      <w:r>
        <w:t xml:space="preserve">, is 6 x 6 because this period involved plant dynamics only.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f</m:t>
                </m:r>
              </m:e>
              <m:sub>
                <m:r>
                  <w:rPr>
                    <w:rFonts w:ascii="Cambria Math" w:hAnsi="Cambria Math"/>
                  </w:rPr>
                  <m:t>k</m:t>
                </m:r>
              </m:sub>
            </m:sSub>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z</m:t>
                </m:r>
              </m:sup>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z</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k</m:t>
                            </m:r>
                          </m:sub>
                        </m:sSub>
                      </m:e>
                    </m:acc>
                  </m:e>
                </m:d>
              </m:e>
            </m:nary>
          </m:num>
          <m:den>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1</m:t>
            </m:r>
          </m:den>
        </m:f>
      </m:oMath>
      <w:r>
        <w:t xml:space="preserve">, where </w:t>
      </w:r>
      <m:oMath>
        <m:sSub>
          <m:sSubPr>
            <m:ctrlPr>
              <w:rPr>
                <w:rFonts w:ascii="Cambria Math" w:hAnsi="Cambria Math"/>
              </w:rPr>
            </m:ctrlPr>
          </m:sSubPr>
          <m:e>
            <m:r>
              <w:rPr>
                <w:rFonts w:ascii="Cambria Math" w:hAnsi="Cambria Math"/>
              </w:rPr>
              <m:t>f</m:t>
            </m:r>
          </m:e>
          <m:sub>
            <m:r>
              <w:rPr>
                <w:rFonts w:ascii="Cambria Math" w:hAnsi="Cambria Math"/>
              </w:rPr>
              <m:t>z</m:t>
            </m:r>
          </m:sub>
        </m:sSub>
      </m:oMath>
      <w:r>
        <w:t xml:space="preserve"> is the fecundity of plant z in cohort k, </w:t>
      </w:r>
      <m:oMath>
        <m:acc>
          <m:accPr>
            <m:chr m:val="‾"/>
            <m:ctrlPr>
              <w:rPr>
                <w:rFonts w:ascii="Cambria Math" w:hAnsi="Cambria Math"/>
              </w:rPr>
            </m:ctrlPr>
          </m:accPr>
          <m:e>
            <m:sSub>
              <m:sSubPr>
                <m:ctrlPr>
                  <w:rPr>
                    <w:rFonts w:ascii="Cambria Math" w:hAnsi="Cambria Math"/>
                  </w:rPr>
                </m:ctrlPr>
              </m:sSubPr>
              <m:e>
                <m:r>
                  <w:rPr>
                    <w:rFonts w:ascii="Cambria Math" w:hAnsi="Cambria Math"/>
                  </w:rPr>
                  <m:t>f</m:t>
                </m:r>
              </m:e>
              <m:sub>
                <m:r>
                  <w:rPr>
                    <w:rFonts w:ascii="Cambria Math" w:hAnsi="Cambria Math"/>
                  </w:rPr>
                  <m:t>k</m:t>
                </m:r>
              </m:sub>
            </m:sSub>
          </m:e>
        </m:acc>
      </m:oMath>
      <w:r>
        <w:t xml:space="preserve"> is the mean fecundity of the cohort k,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is the number of plants in cohort k. Variance of a cohort that had only one sample was assigned zero. </w:t>
      </w:r>
      <w:del w:id="162" w:author="Liebman, Matthew Z [AGRON]" w:date="2022-06-08T15:28:00Z">
        <w:r w:rsidDel="00CB32B3">
          <w:delText xml:space="preserve">Fecundity </w:delText>
        </w:r>
      </w:del>
      <w:ins w:id="163" w:author="Liebman, Matthew Z [AGRON]" w:date="2022-06-08T15:28:00Z">
        <w:r w:rsidR="00CB32B3">
          <w:t>Fecundi</w:t>
        </w:r>
        <w:r w:rsidR="006F0BD0">
          <w:t>ties</w:t>
        </w:r>
        <w:r w:rsidR="00CB32B3">
          <w:t xml:space="preserve"> </w:t>
        </w:r>
      </w:ins>
      <w:r>
        <w:t xml:space="preserve">of plants in different cohorts were assumed independent, so </w:t>
      </w:r>
      <m:oMath>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e>
        </m:d>
        <m:r>
          <m:rPr>
            <m:sty m:val="p"/>
          </m:rPr>
          <w:rPr>
            <w:rFonts w:ascii="Cambria Math" w:hAnsi="Cambria Math"/>
          </w:rPr>
          <m:t>=</m:t>
        </m:r>
        <m:r>
          <w:rPr>
            <w:rFonts w:ascii="Cambria Math" w:hAnsi="Cambria Math"/>
          </w:rPr>
          <m:t>0</m:t>
        </m:r>
      </m:oMath>
      <w:r>
        <w:t>.</w:t>
      </w:r>
    </w:p>
    <w:p w14:paraId="2AD1C57E"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right"/>
                      </m:mcPr>
                    </m:mc>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f</m:t>
                            </m:r>
                          </m:e>
                          <m:sub>
                            <m:r>
                              <w:rPr>
                                <w:rFonts w:ascii="Cambria Math" w:hAnsi="Cambria Math"/>
                              </w:rPr>
                              <m:t>1</m:t>
                            </m:r>
                          </m:sub>
                        </m:sSub>
                      </m:sub>
                    </m:sSub>
                  </m:e>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f</m:t>
                            </m:r>
                          </m:e>
                          <m:sub>
                            <m:r>
                              <w:rPr>
                                <w:rFonts w:ascii="Cambria Math" w:hAnsi="Cambria Math"/>
                              </w:rPr>
                              <m:t>5</m:t>
                            </m:r>
                          </m:sub>
                        </m:sSub>
                      </m:sub>
                    </m:sSub>
                  </m:e>
                  <m:e/>
                  <m:e>
                    <m:r>
                      <m:rPr>
                        <m:sty m:val="p"/>
                      </m:rPr>
                      <w:rPr>
                        <w:rFonts w:ascii="Cambria Math" w:hAnsi="Cambria Math"/>
                      </w:rPr>
                      <m:t>...</m:t>
                    </m:r>
                  </m:e>
                </m:mr>
                <m:mr>
                  <m:e>
                    <m:r>
                      <w:rPr>
                        <w:rFonts w:ascii="Cambria Math" w:hAnsi="Cambria Math"/>
                      </w:rPr>
                      <m:t>0</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w:rPr>
                        <w:rFonts w:ascii="Cambria Math" w:hAnsi="Cambria Math"/>
                      </w:rPr>
                      <m:t>0</m:t>
                    </m:r>
                  </m:e>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f</m:t>
                            </m:r>
                          </m:e>
                          <m:sub>
                            <m:r>
                              <w:rPr>
                                <w:rFonts w:ascii="Cambria Math" w:hAnsi="Cambria Math"/>
                              </w:rPr>
                              <m:t>6</m:t>
                            </m:r>
                          </m:sub>
                        </m:sSub>
                      </m:sub>
                    </m:sSub>
                  </m:e>
                </m:mr>
              </m:m>
            </m:e>
          </m:d>
        </m:oMath>
      </m:oMathPara>
    </w:p>
    <w:p w14:paraId="4C923E87" w14:textId="77777777" w:rsidR="00E44531" w:rsidRDefault="006E4053">
      <w:pPr>
        <w:pStyle w:val="Heading4"/>
      </w:pPr>
      <w:bookmarkStart w:id="164" w:name="overwinter-survival-1"/>
      <w:bookmarkEnd w:id="161"/>
      <w:r>
        <w:t>Overwinter survival</w:t>
      </w:r>
    </w:p>
    <w:p w14:paraId="21758D06" w14:textId="00B92EE4" w:rsidR="00E44531" w:rsidRDefault="006E4053">
      <w:pPr>
        <w:pStyle w:val="FirstParagraph"/>
      </w:pPr>
      <w:proofErr w:type="gramStart"/>
      <w:r>
        <w:t>Similar to</w:t>
      </w:r>
      <w:proofErr w:type="gramEnd"/>
      <w: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the variance-covariance matrix of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o</m:t>
            </m:r>
          </m:sub>
        </m:sSub>
      </m:oMath>
      <w:r>
        <w:t>, is 2</w:t>
      </w:r>
      <w:ins w:id="165" w:author="Liebman, Matthew Z [AGRON]" w:date="2022-06-08T15:28:00Z">
        <w:r w:rsidR="002C4B96">
          <w:t xml:space="preserve"> </w:t>
        </w:r>
      </w:ins>
      <w:r>
        <w:t>x</w:t>
      </w:r>
      <w:ins w:id="166" w:author="Liebman, Matthew Z [AGRON]" w:date="2022-06-08T15:28:00Z">
        <w:r w:rsidR="002C4B96">
          <w:t xml:space="preserve"> </w:t>
        </w:r>
      </w:ins>
      <w:r>
        <w:t>2 because this stage involved seed dynamics only. The $v_o</w:t>
      </w:r>
      <w:proofErr w:type="gramStart"/>
      <w:r>
        <w:t>_{</w:t>
      </w:r>
      <w:proofErr w:type="gramEnd"/>
      <w:r>
        <w:t xml:space="preserve">11}}$ and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w:rPr>
                    <w:rFonts w:ascii="Cambria Math" w:hAnsi="Cambria Math"/>
                  </w:rPr>
                  <m:t>22</m:t>
                </m:r>
              </m:sub>
            </m:sSub>
          </m:sub>
        </m:sSub>
      </m:oMath>
      <w:r>
        <w:t xml:space="preserve"> elements were visually estimated from Figures 1 and 3, in Sosnoskie et al. (2013) because the raw data </w:t>
      </w:r>
      <w:del w:id="167" w:author="Liebman, Matthew Z [AGRON]" w:date="2022-06-08T15:28:00Z">
        <w:r w:rsidDel="002C4B96">
          <w:delText xml:space="preserve">was </w:delText>
        </w:r>
      </w:del>
      <w:ins w:id="168" w:author="Liebman, Matthew Z [AGRON]" w:date="2022-06-08T15:28:00Z">
        <w:r w:rsidR="002C4B96">
          <w:t>were</w:t>
        </w:r>
        <w:r w:rsidR="002C4B96">
          <w:t xml:space="preserve"> </w:t>
        </w:r>
      </w:ins>
      <w:r>
        <w:t xml:space="preserve">not available. Survival rates of seeds in different strata were assumed independent, so </w:t>
      </w:r>
      <m:oMath>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e>
        </m:d>
        <m:r>
          <m:rPr>
            <m:sty m:val="p"/>
          </m:rPr>
          <w:rPr>
            <w:rFonts w:ascii="Cambria Math" w:hAnsi="Cambria Math"/>
          </w:rPr>
          <m:t>=</m:t>
        </m:r>
        <m:r>
          <w:rPr>
            <w:rFonts w:ascii="Cambria Math" w:hAnsi="Cambria Math"/>
          </w:rPr>
          <m:t>0</m:t>
        </m:r>
      </m:oMath>
    </w:p>
    <w:p w14:paraId="35AFD9B3" w14:textId="77777777" w:rsidR="00E44531" w:rsidRDefault="009B4CF8">
      <w:pPr>
        <w:pStyle w:val="BodyText"/>
      </w:pPr>
      <m:oMathPara>
        <m:oMathParaPr>
          <m:jc m:val="center"/>
        </m:oMathParaP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w:rPr>
                                <w:rFonts w:ascii="Cambria Math" w:hAnsi="Cambria Math"/>
                              </w:rPr>
                              <m:t>11</m:t>
                            </m:r>
                          </m:sub>
                        </m:sSub>
                      </m:sub>
                    </m:sSub>
                  </m:e>
                  <m:e>
                    <m:r>
                      <w:rPr>
                        <w:rFonts w:ascii="Cambria Math" w:hAnsi="Cambria Math"/>
                      </w:rPr>
                      <m:t>0</m:t>
                    </m:r>
                  </m:e>
                </m:mr>
                <m:mr>
                  <m:e>
                    <m:r>
                      <w:rPr>
                        <w:rFonts w:ascii="Cambria Math" w:hAnsi="Cambria Math"/>
                      </w:rPr>
                      <m:t>0</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w:rPr>
                                <w:rFonts w:ascii="Cambria Math" w:hAnsi="Cambria Math"/>
                              </w:rPr>
                              <m:t>22</m:t>
                            </m:r>
                          </m:sub>
                        </m:sSub>
                      </m:sub>
                    </m:sSub>
                  </m:e>
                </m:mr>
              </m:m>
            </m:e>
          </m:d>
        </m:oMath>
      </m:oMathPara>
    </w:p>
    <w:p w14:paraId="363F7C8C" w14:textId="77777777" w:rsidR="00E44531" w:rsidRDefault="006E4053">
      <w:pPr>
        <w:pStyle w:val="Heading3"/>
      </w:pPr>
      <w:bookmarkStart w:id="169" w:name="modeling"/>
      <w:bookmarkEnd w:id="150"/>
      <w:bookmarkEnd w:id="164"/>
      <w:r>
        <w:t>Modeling</w:t>
      </w:r>
    </w:p>
    <w:p w14:paraId="3C99DC81" w14:textId="77777777" w:rsidR="00E44531" w:rsidRDefault="006E4053">
      <w:pPr>
        <w:pStyle w:val="FirstParagraph"/>
      </w:pPr>
      <w:r>
        <w:t xml:space="preserve">Within a year, waterhemp population projection from time </w:t>
      </w:r>
      <m:oMath>
        <m:r>
          <w:rPr>
            <w:rFonts w:ascii="Cambria Math" w:hAnsi="Cambria Math"/>
          </w:rPr>
          <m:t>k</m:t>
        </m:r>
      </m:oMath>
      <w:r>
        <w:t xml:space="preserve"> to </w:t>
      </w:r>
      <m:oMath>
        <m:r>
          <w:rPr>
            <w:rFonts w:ascii="Cambria Math" w:hAnsi="Cambria Math"/>
          </w:rPr>
          <m:t>k</m:t>
        </m:r>
        <m:r>
          <m:rPr>
            <m:sty m:val="p"/>
          </m:rPr>
          <w:rPr>
            <w:rFonts w:ascii="Cambria Math" w:hAnsi="Cambria Math"/>
          </w:rPr>
          <m:t>+</m:t>
        </m:r>
        <m:r>
          <w:rPr>
            <w:rFonts w:ascii="Cambria Math" w:hAnsi="Cambria Math"/>
          </w:rPr>
          <m:t>1</m:t>
        </m:r>
      </m:oMath>
      <w:r>
        <w:t xml:space="preserve"> was reflected by the changes in number of seeds and plants and calculated as follow (Chapters 2, 3 and 4, Caswell, 2001).</w:t>
      </w:r>
      <w:r>
        <w:br/>
      </w:r>
    </w:p>
    <w:p w14:paraId="75AD0BF0" w14:textId="77777777" w:rsidR="00E44531" w:rsidRDefault="009B4CF8">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sub>
          </m:sSub>
        </m:oMath>
      </m:oMathPara>
    </w:p>
    <w:p w14:paraId="0AAFF68B" w14:textId="77777777" w:rsidR="00E44531" w:rsidRDefault="006E4053">
      <w:pPr>
        <w:pStyle w:val="FirstParagraph"/>
      </w:pPr>
      <w:r>
        <w:br/>
        <w:t>where,</w:t>
      </w:r>
      <w:r>
        <w:br/>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square transition matrix from time </w:t>
      </w:r>
      <m:oMath>
        <m:r>
          <w:rPr>
            <w:rFonts w:ascii="Cambria Math" w:hAnsi="Cambria Math"/>
          </w:rPr>
          <m:t>h</m:t>
        </m:r>
      </m:oMath>
      <w:r>
        <w:t xml:space="preserve"> to time </w:t>
      </w:r>
      <m:oMath>
        <m:r>
          <w:rPr>
            <w:rFonts w:ascii="Cambria Math" w:hAnsi="Cambria Math"/>
          </w:rPr>
          <m:t>h</m:t>
        </m:r>
        <m:r>
          <m:rPr>
            <m:sty m:val="p"/>
          </m:rPr>
          <w:rPr>
            <w:rFonts w:ascii="Cambria Math" w:hAnsi="Cambria Math"/>
          </w:rPr>
          <m:t>+</m:t>
        </m:r>
        <m:r>
          <w:rPr>
            <w:rFonts w:ascii="Cambria Math" w:hAnsi="Cambria Math"/>
          </w:rPr>
          <m:t>1</m:t>
        </m:r>
      </m:oMath>
      <w:r>
        <w:t>, and</w:t>
      </w:r>
      <w:r>
        <w:br/>
      </w:r>
      <m:oMath>
        <m:r>
          <w:rPr>
            <w:rFonts w:ascii="Cambria Math" w:hAnsi="Cambria Math"/>
          </w:rPr>
          <m:t>N</m:t>
        </m:r>
      </m:oMath>
      <w:r>
        <w:t xml:space="preserve"> is the population vector (in column matrix form) of eight rows and one column.</w:t>
      </w:r>
      <w:r>
        <w:br/>
        <w:t>Waterhemp population transition in one crop phase, from pre-planting tillage to winter seed dormancy is calculated with</w:t>
      </w:r>
    </w:p>
    <w:p w14:paraId="1B91EBD2" w14:textId="77777777" w:rsidR="00E44531" w:rsidRDefault="009B4CF8">
      <w:pPr>
        <w:pStyle w:val="BodyText"/>
      </w:pPr>
      <m:oMathPara>
        <m:oMathParaPr>
          <m:jc m:val="center"/>
        </m:oMathParaP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r>
                    <m:rPr>
                      <m:sty m:val="p"/>
                    </m:rPr>
                    <w:rPr>
                      <w:rFonts w:ascii="Cambria Math" w:hAnsi="Cambria Math"/>
                    </w:rPr>
                    <m:t>,</m:t>
                  </m:r>
                  <m:r>
                    <w:rPr>
                      <w:rFonts w:ascii="Cambria Math" w:hAnsi="Cambria Math"/>
                    </w:rPr>
                    <m:t>w</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B</m:t>
                  </m:r>
                </m:e>
                <m:sub>
                  <m:r>
                    <w:rPr>
                      <w:rFonts w:ascii="Cambria Math" w:hAnsi="Cambria Math"/>
                    </w:rPr>
                    <m:t>h</m:t>
                  </m:r>
                </m:sub>
              </m:sSub>
            </m:e>
          </m:nary>
          <m:r>
            <w:rPr>
              <w:rFonts w:ascii="Cambria Math" w:hAnsi="Cambria Math"/>
            </w:rPr>
            <m:t>     </m:t>
          </m:r>
          <m:d>
            <m:dPr>
              <m:begChr m:val="["/>
              <m:endChr m:val="]"/>
              <m:ctrlPr>
                <w:rPr>
                  <w:rFonts w:ascii="Cambria Math" w:hAnsi="Cambria Math"/>
                </w:rPr>
              </m:ctrlPr>
            </m:dPr>
            <m:e>
              <m:r>
                <w:rPr>
                  <w:rFonts w:ascii="Cambria Math" w:hAnsi="Cambria Math"/>
                </w:rPr>
                <m:t>1</m:t>
              </m:r>
            </m:e>
          </m:d>
        </m:oMath>
      </m:oMathPara>
    </w:p>
    <w:p w14:paraId="4810890B" w14:textId="7750D7A1" w:rsidR="00E44531" w:rsidRDefault="006E4053">
      <w:pPr>
        <w:pStyle w:val="FirstParagraph"/>
      </w:pPr>
      <w:r>
        <w:br/>
        <w:t>where,</w:t>
      </w:r>
      <w:r>
        <w:br/>
      </w:r>
      <m:oMath>
        <m:sSub>
          <m:sSubPr>
            <m:ctrlPr>
              <w:rPr>
                <w:rFonts w:ascii="Cambria Math" w:hAnsi="Cambria Math"/>
              </w:rPr>
            </m:ctrlPr>
          </m:sSubPr>
          <m:e>
            <m:r>
              <w:rPr>
                <w:rFonts w:ascii="Cambria Math" w:hAnsi="Cambria Math"/>
              </w:rPr>
              <m:t>r</m:t>
            </m:r>
          </m:e>
          <m:sub>
            <m:r>
              <w:rPr>
                <w:rFonts w:ascii="Cambria Math" w:hAnsi="Cambria Math"/>
              </w:rPr>
              <m:t>c</m:t>
            </m:r>
          </m:sub>
        </m:sSub>
      </m:oMath>
      <w:r>
        <w:t xml:space="preserve"> is the index for the </w:t>
      </w:r>
      <m:oMath>
        <m:sSup>
          <m:sSupPr>
            <m:ctrlPr>
              <w:rPr>
                <w:rFonts w:ascii="Cambria Math" w:hAnsi="Cambria Math"/>
              </w:rPr>
            </m:ctrlPr>
          </m:sSupPr>
          <m:e>
            <m:r>
              <w:rPr>
                <w:rFonts w:ascii="Cambria Math" w:hAnsi="Cambria Math"/>
              </w:rPr>
              <m:t>c</m:t>
            </m:r>
          </m:e>
          <m:sup>
            <m:r>
              <w:rPr>
                <w:rFonts w:ascii="Cambria Math" w:hAnsi="Cambria Math"/>
              </w:rPr>
              <m:t>th</m:t>
            </m:r>
          </m:sup>
        </m:sSup>
      </m:oMath>
      <w:r>
        <w:t xml:space="preserve"> crop phase in a particular rotation,</w:t>
      </w:r>
      <w:r>
        <w:br/>
      </w: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r</m:t>
                </m:r>
              </m:e>
              <m:sub>
                <m:r>
                  <w:rPr>
                    <w:rFonts w:ascii="Cambria Math" w:hAnsi="Cambria Math"/>
                  </w:rPr>
                  <m:t>c</m:t>
                </m:r>
              </m:sub>
            </m:sSub>
          </m:sub>
        </m:sSub>
      </m:oMath>
      <w:r>
        <w:t xml:space="preserve"> is the Leslie population matrix </w:t>
      </w:r>
      <w:ins w:id="170" w:author="Liebman, Matthew Z [AGRON]" w:date="2022-06-08T15:29:00Z">
        <w:r w:rsidR="001B04F0">
          <w:t>(Leslie, 1945)</w:t>
        </w:r>
        <w:r w:rsidR="001B04F0">
          <w:t xml:space="preserve"> </w:t>
        </w:r>
      </w:ins>
      <w:r>
        <w:t xml:space="preserve">in crop phase </w:t>
      </w:r>
      <m:oMath>
        <m:sSup>
          <m:sSupPr>
            <m:ctrlPr>
              <w:rPr>
                <w:rFonts w:ascii="Cambria Math" w:hAnsi="Cambria Math"/>
              </w:rPr>
            </m:ctrlPr>
          </m:sSupPr>
          <m:e>
            <m:r>
              <w:rPr>
                <w:rFonts w:ascii="Cambria Math" w:hAnsi="Cambria Math"/>
              </w:rPr>
              <m:t>c</m:t>
            </m:r>
          </m:e>
          <m:sup>
            <m:r>
              <w:rPr>
                <w:rFonts w:ascii="Cambria Math" w:hAnsi="Cambria Math"/>
              </w:rPr>
              <m:t>th</m:t>
            </m:r>
          </m:sup>
        </m:sSup>
      </m:oMath>
      <w:r>
        <w:t xml:space="preserve"> corn weed management </w:t>
      </w:r>
      <m:oMath>
        <m:sSup>
          <m:sSupPr>
            <m:ctrlPr>
              <w:rPr>
                <w:rFonts w:ascii="Cambria Math" w:hAnsi="Cambria Math"/>
              </w:rPr>
            </m:ctrlPr>
          </m:sSupPr>
          <m:e>
            <m:r>
              <w:rPr>
                <w:rFonts w:ascii="Cambria Math" w:hAnsi="Cambria Math"/>
              </w:rPr>
              <m:t>w</m:t>
            </m:r>
          </m:e>
          <m:sup>
            <m:r>
              <w:rPr>
                <w:rFonts w:ascii="Cambria Math" w:hAnsi="Cambria Math"/>
              </w:rPr>
              <m:t>th</m:t>
            </m:r>
          </m:sup>
        </m:sSup>
      </m:oMath>
      <w:r>
        <w:t xml:space="preserve">, and </w:t>
      </w:r>
      <w:del w:id="171" w:author="Liebman, Matthew Z [AGRON]" w:date="2022-06-08T15:29:00Z">
        <w:r w:rsidDel="001B04F0">
          <w:delText>(Leslie, 1945)</w:delText>
        </w:r>
        <w:r w:rsidDel="001B04F0">
          <w:br/>
        </w:r>
      </w:del>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population transition matrix during summer</w:t>
      </w:r>
    </w:p>
    <w:p w14:paraId="3D6635DA" w14:textId="4510BE31" w:rsidR="00E44531" w:rsidRDefault="006E4053">
      <w:pPr>
        <w:pStyle w:val="BodyText"/>
      </w:pPr>
      <w:r>
        <w:rPr>
          <w:i/>
          <w:iCs/>
        </w:rPr>
        <w:t>The main factors that contribute to the success of the control practices used for waterhemp are tillage regime, herbicides, cultivation practice, and crop</w:t>
      </w:r>
      <w:del w:id="172" w:author="Liebman, Matthew Z [AGRON]" w:date="2022-06-08T15:30:00Z">
        <w:r w:rsidDel="008F1045">
          <w:rPr>
            <w:i/>
            <w:iCs/>
          </w:rPr>
          <w:delText>s’</w:delText>
        </w:r>
      </w:del>
      <w:r>
        <w:rPr>
          <w:i/>
          <w:iCs/>
        </w:rPr>
        <w:t xml:space="preserve"> competitiveness. Among those four factors, crop competitiveness is reflected in </w:t>
      </w:r>
      <w:proofErr w:type="spellStart"/>
      <w:ins w:id="173" w:author="Liebman, Matthew Z [AGRON]" w:date="2022-06-08T15:30:00Z">
        <w:r w:rsidR="008F1045">
          <w:rPr>
            <w:i/>
            <w:iCs/>
          </w:rPr>
          <w:t>waterhemp</w:t>
        </w:r>
        <w:proofErr w:type="spellEnd"/>
        <w:r w:rsidR="008F1045">
          <w:rPr>
            <w:i/>
            <w:iCs/>
          </w:rPr>
          <w:t xml:space="preserve"> </w:t>
        </w:r>
      </w:ins>
      <w:r>
        <w:rPr>
          <w:i/>
          <w:iCs/>
        </w:rPr>
        <w:t>emergence proportion, mature plant size</w:t>
      </w:r>
      <w:del w:id="174" w:author="Liebman, Matthew Z [AGRON]" w:date="2022-06-08T15:30:00Z">
        <w:r w:rsidDel="008F1045">
          <w:rPr>
            <w:i/>
            <w:iCs/>
          </w:rPr>
          <w:delText xml:space="preserve"> (intermediate value to calculate fecundity)</w:delText>
        </w:r>
      </w:del>
      <w:r>
        <w:rPr>
          <w:i/>
          <w:iCs/>
        </w:rPr>
        <w:t>, and fecundity because this factor could not be measured independently.</w:t>
      </w:r>
    </w:p>
    <w:p w14:paraId="152CB148" w14:textId="77777777" w:rsidR="00E44531" w:rsidRDefault="006E4053">
      <w:pPr>
        <w:pStyle w:val="BodyText"/>
      </w:pPr>
      <w:r>
        <w:t>Matrix calculation in this study was performed in R version 4.2.0 (R Development Core Team, 2022). The population growth rate (</w:t>
      </w:r>
      <m:oMath>
        <m:r>
          <w:rPr>
            <w:rFonts w:ascii="Cambria Math" w:hAnsi="Cambria Math"/>
          </w:rPr>
          <m:t>λ</m:t>
        </m:r>
      </m:oMath>
      <w:r>
        <w:t xml:space="preserve">) sensitivity and elasticity were calculated with </w:t>
      </w:r>
      <w:r>
        <w:rPr>
          <w:rStyle w:val="VerbatimChar"/>
        </w:rPr>
        <w:t>eigen.analysis</w:t>
      </w:r>
      <w:r>
        <w:t xml:space="preserve"> function in the </w:t>
      </w:r>
      <w:r>
        <w:rPr>
          <w:rStyle w:val="VerbatimChar"/>
        </w:rPr>
        <w:t>popbio</w:t>
      </w:r>
      <w:r>
        <w:t xml:space="preserve"> package version 2.7 (Stubben et al., 2020).</w:t>
      </w:r>
    </w:p>
    <w:p w14:paraId="6E99DCC3" w14:textId="77777777" w:rsidR="00E44531" w:rsidRDefault="006E4053">
      <w:pPr>
        <w:pStyle w:val="Heading4"/>
      </w:pPr>
      <w:bookmarkStart w:id="175" w:name="X9b2f5bc5a79ed714dc79a8b1dabb5e9d9d85675"/>
      <w:r>
        <w:t>Sensitivity of population growth rate on each lower-level parameter</w:t>
      </w:r>
    </w:p>
    <w:p w14:paraId="1FB71B3B" w14:textId="26783BDF" w:rsidR="00E44531" w:rsidRDefault="006E4053">
      <w:pPr>
        <w:pStyle w:val="FirstParagraph"/>
      </w:pPr>
      <w:r>
        <w:t xml:space="preserve">In all the Life Table Retrospective Experiment (LTRE) procedures performed here, the conventional corn weed management treatment is the reference treatment and </w:t>
      </w:r>
      <w:ins w:id="176" w:author="Liebman, Matthew Z [AGRON]" w:date="2022-06-08T15:31:00Z">
        <w:r w:rsidR="00E178A6">
          <w:t xml:space="preserve">the </w:t>
        </w:r>
      </w:ins>
      <w:r>
        <w:t>low herbicide regime is the treatment of interest, following Caswell and Trevisan (1994)’s notions.</w:t>
      </w:r>
    </w:p>
    <w:p w14:paraId="4E9C599C" w14:textId="77777777" w:rsidR="00E44531" w:rsidRDefault="006E4053">
      <w:pPr>
        <w:pStyle w:val="BodyText"/>
      </w:pPr>
      <w:r>
        <w:t xml:space="preserve">The sensitivities of </w:t>
      </w:r>
      <m:oMath>
        <m:r>
          <w:rPr>
            <w:rFonts w:ascii="Cambria Math" w:hAnsi="Cambria Math"/>
          </w:rPr>
          <m:t>λ</m:t>
        </m:r>
      </m:oMath>
      <w:r>
        <w:t xml:space="preserve"> to changes in sub-annual demographic parameters are not presented in this manuscript, but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were used as intermediate parameters to calculate the elasticity of </w:t>
      </w:r>
      <m:oMath>
        <m:r>
          <w:rPr>
            <w:rFonts w:ascii="Cambria Math" w:hAnsi="Cambria Math"/>
          </w:rPr>
          <m:t>λ</m:t>
        </m:r>
      </m:oMath>
      <w:r>
        <w:t xml:space="preserve"> to each element of a sub-annual projection matrix </w:t>
      </w:r>
      <w:r>
        <w:rPr>
          <w:i/>
          <w:iCs/>
        </w:rPr>
        <w:t xml:space="preserve">and variance of </w:t>
      </w:r>
      <m:oMath>
        <m:r>
          <w:rPr>
            <w:rFonts w:ascii="Cambria Math" w:hAnsi="Cambria Math"/>
          </w:rPr>
          <m:t>λ</m:t>
        </m:r>
      </m:oMath>
      <w:r>
        <w:t xml:space="preserve">. The sensitivity of </w:t>
      </w:r>
      <m:oMath>
        <m:r>
          <w:rPr>
            <w:rFonts w:ascii="Cambria Math" w:hAnsi="Cambria Math"/>
          </w:rPr>
          <m:t>λ</m:t>
        </m:r>
      </m:oMath>
      <w:r>
        <w:t xml:space="preserve"> to each element of each sub-annual periodic matrix is calculated with</w:t>
      </w:r>
    </w:p>
    <w:p w14:paraId="5F2691D5" w14:textId="77777777" w:rsidR="00E44531" w:rsidRDefault="009B4CF8">
      <w:pPr>
        <w:pStyle w:val="BodyText"/>
      </w:pPr>
      <m:oMathPara>
        <m:oMathParaPr>
          <m:jc m:val="center"/>
        </m:oMathParaP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sub>
                  </m:sSub>
                </m:e>
              </m:d>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r>
            <m:rPr>
              <m:sty m:val="p"/>
            </m:rP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r>
            <w:rPr>
              <w:rFonts w:ascii="Cambria Math" w:hAnsi="Cambria Math"/>
            </w:rPr>
            <m:t>   </m:t>
          </m:r>
          <m:d>
            <m:dPr>
              <m:ctrlPr>
                <w:rPr>
                  <w:rFonts w:ascii="Cambria Math" w:hAnsi="Cambria Math"/>
                </w:rPr>
              </m:ctrlPr>
            </m:dPr>
            <m:e>
              <m:r>
                <w:rPr>
                  <w:rFonts w:ascii="Cambria Math" w:hAnsi="Cambria Math"/>
                </w:rPr>
                <m:t>2</m:t>
              </m:r>
            </m:e>
          </m:d>
        </m:oMath>
      </m:oMathPara>
    </w:p>
    <w:p w14:paraId="65B58240" w14:textId="77777777" w:rsidR="00E44531" w:rsidRDefault="006E4053">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is the periodic projection matrix for sub-annual period h;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6</m:t>
        </m:r>
        <m:r>
          <m:rPr>
            <m:sty m:val="p"/>
          </m:rPr>
          <w:rPr>
            <w:rFonts w:ascii="Cambria Math" w:hAnsi="Cambria Math"/>
          </w:rPr>
          <m:t>}</m:t>
        </m:r>
      </m:oMath>
      <w:r>
        <w:t xml:space="preserve">, </w:t>
      </w:r>
      <m:oMath>
        <m:sSup>
          <m:sSupPr>
            <m:ctrlPr>
              <w:rPr>
                <w:rFonts w:ascii="Cambria Math" w:hAnsi="Cambria Math"/>
              </w:rPr>
            </m:ctrlPr>
          </m:sSupPr>
          <m:e>
            <m:r>
              <w:rPr>
                <w:rFonts w:ascii="Cambria Math" w:hAnsi="Cambria Math"/>
              </w:rPr>
              <m:t>D</m:t>
            </m:r>
          </m:e>
          <m:sup>
            <m:r>
              <w:rPr>
                <w:rFonts w:ascii="Cambria Math" w:hAnsi="Cambria Math"/>
              </w:rPr>
              <m:t>T</m:t>
            </m:r>
          </m:sup>
        </m:sSup>
      </m:oMath>
      <w:r>
        <w:t xml:space="preserve"> is the transpose of the matrix product of all the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A</m:t>
            </m:r>
            <m:d>
              <m:dPr>
                <m:ctrlPr>
                  <w:rPr>
                    <w:rFonts w:ascii="Cambria Math" w:hAnsi="Cambria Math"/>
                  </w:rPr>
                </m:ctrlPr>
              </m:dPr>
              <m:e>
                <m:r>
                  <w:rPr>
                    <w:rFonts w:ascii="Cambria Math" w:hAnsi="Cambria Math"/>
                  </w:rPr>
                  <m:t>h</m:t>
                </m:r>
              </m:e>
            </m:d>
          </m:sub>
        </m:sSub>
      </m:oMath>
      <w:r>
        <w:t xml:space="preserve"> is the sensitivity of </w:t>
      </w:r>
      <m:oMath>
        <m:r>
          <w:rPr>
            <w:rFonts w:ascii="Cambria Math" w:hAnsi="Cambria Math"/>
          </w:rPr>
          <m:t>λ</m:t>
        </m:r>
      </m:oMath>
      <w:r>
        <w:t xml:space="preserve"> to each element of </w:t>
      </w:r>
      <m:oMath>
        <m:sSubSup>
          <m:sSubSupPr>
            <m:ctrlPr>
              <w:rPr>
                <w:rFonts w:ascii="Cambria Math" w:hAnsi="Cambria Math"/>
              </w:rPr>
            </m:ctrlPr>
          </m:sSubSupPr>
          <m:e>
            <m:r>
              <w:rPr>
                <w:rFonts w:ascii="Cambria Math" w:hAnsi="Cambria Math"/>
              </w:rPr>
              <m:t>A</m:t>
            </m:r>
          </m:e>
          <m:sub>
            <m:r>
              <w:rPr>
                <w:rFonts w:ascii="Cambria Math" w:hAnsi="Cambria Math"/>
              </w:rPr>
              <m:t>h</m:t>
            </m:r>
          </m:sub>
          <m:sup>
            <m:r>
              <m:rPr>
                <m:sty m:val="p"/>
              </m:rPr>
              <w:rPr>
                <w:rFonts w:ascii="Cambria Math" w:hAnsi="Cambria Math"/>
              </w:rPr>
              <m:t>*</m:t>
            </m:r>
          </m:sup>
        </m:sSubSup>
      </m:oMath>
      <w:r>
        <w:t xml:space="preserve"> (the average annual projection matrix between the reference treatment and the treatment of interest).</w:t>
      </w:r>
    </w:p>
    <w:p w14:paraId="7F52C456" w14:textId="367C2923" w:rsidR="00E44531" w:rsidRDefault="006E4053">
      <w:pPr>
        <w:pStyle w:val="BodyText"/>
      </w:pPr>
      <w:r>
        <w:t xml:space="preserve">In general, each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except for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g</m:t>
                </m:r>
              </m:sub>
            </m:sSub>
          </m:sub>
        </m:sSub>
      </m:oMath>
      <w:r>
        <w:t xml:space="preserve"> - sensitivity of </w:t>
      </w:r>
      <m:oMath>
        <m:r>
          <w:rPr>
            <w:rFonts w:ascii="Cambria Math" w:hAnsi="Cambria Math"/>
          </w:rPr>
          <m:t>λ</m:t>
        </m:r>
      </m:oMath>
      <w:r>
        <w:t xml:space="preserve"> to summer survival, is a 8 x 2 matrix. In all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h</m:t>
                </m:r>
              </m:sub>
            </m:sSub>
          </m:sub>
        </m:sSub>
      </m:oMath>
      <w:r>
        <w:t xml:space="preserve">, only the first column was used in calculating the variance of population growth rate because the first column contains sensitivity values that concerns the population dynamics from changes in eight categories of interest, namely, seed density </w:t>
      </w:r>
      <w:del w:id="177" w:author="Liebman, Matthew Z [AGRON]" w:date="2022-06-08T15:32:00Z">
        <w:r w:rsidDel="00E178A6">
          <w:delText xml:space="preserve">at </w:delText>
        </w:r>
      </w:del>
      <w:ins w:id="178" w:author="Liebman, Matthew Z [AGRON]" w:date="2022-06-08T15:32:00Z">
        <w:r w:rsidR="00E178A6">
          <w:t>in</w:t>
        </w:r>
        <w:r w:rsidR="00E178A6">
          <w:t xml:space="preserve"> </w:t>
        </w:r>
      </w:ins>
      <w:r>
        <w:t xml:space="preserve">the 0-2 cm soil stratum, seed density </w:t>
      </w:r>
      <w:del w:id="179" w:author="Liebman, Matthew Z [AGRON]" w:date="2022-06-08T15:32:00Z">
        <w:r w:rsidDel="00310820">
          <w:delText xml:space="preserve">at </w:delText>
        </w:r>
      </w:del>
      <w:ins w:id="180" w:author="Liebman, Matthew Z [AGRON]" w:date="2022-06-08T15:32:00Z">
        <w:r w:rsidR="00310820">
          <w:t>in</w:t>
        </w:r>
        <w:r w:rsidR="00310820">
          <w:t xml:space="preserve"> </w:t>
        </w:r>
      </w:ins>
      <w:r>
        <w:t xml:space="preserve">the 2-20 cm soil stratum, and plant cohort one through six. The second through eighth columns are irrelevant under this manuscript’s scope because those columns explain theoretical changes to </w:t>
      </w:r>
      <m:oMath>
        <m:r>
          <w:rPr>
            <w:rFonts w:ascii="Cambria Math" w:hAnsi="Cambria Math"/>
          </w:rPr>
          <m:t>λ</m:t>
        </m:r>
      </m:oMath>
      <w:r>
        <w:t xml:space="preserve"> if other patterns occurred in the population </w:t>
      </w:r>
      <w:r>
        <w:lastRenderedPageBreak/>
        <w:t>dynamics, such as if seeds from the 2-20 cm emerged and contributed (column two), or if plant cohort one “becomes” cohort two (column three), and so on.</w:t>
      </w:r>
    </w:p>
    <w:p w14:paraId="25431772" w14:textId="77777777" w:rsidR="00E44531" w:rsidRDefault="006E4053">
      <w:pPr>
        <w:pStyle w:val="Heading4"/>
      </w:pPr>
      <w:bookmarkStart w:id="181" w:name="population-growth-rate-and-its-variance"/>
      <w:bookmarkEnd w:id="175"/>
      <w:r>
        <w:t>Population growth rate and its variance</w:t>
      </w:r>
    </w:p>
    <w:p w14:paraId="19E7422A" w14:textId="77777777" w:rsidR="00E44531" w:rsidRDefault="006E4053">
      <w:pPr>
        <w:pStyle w:val="FirstParagraph"/>
      </w:pPr>
      <w:r>
        <w:t xml:space="preserve">The variance of population growth rate in each rotation was calculated with </w:t>
      </w:r>
      <m:oMath>
        <m:r>
          <w:rPr>
            <w:rFonts w:ascii="Cambria Math" w:hAnsi="Cambria Math"/>
          </w:rPr>
          <m:t>Var</m:t>
        </m:r>
        <m:d>
          <m:dPr>
            <m:ctrlPr>
              <w:rPr>
                <w:rFonts w:ascii="Cambria Math" w:hAnsi="Cambria Math"/>
              </w:rPr>
            </m:ctrlPr>
          </m:dPr>
          <m:e>
            <m:r>
              <w:rPr>
                <w:rFonts w:ascii="Cambria Math" w:hAnsi="Cambria Math"/>
              </w:rPr>
              <m:t>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b</m:t>
            </m:r>
          </m:sup>
          <m:e>
            <m:sSubSup>
              <m:sSubSupPr>
                <m:ctrlPr>
                  <w:rPr>
                    <w:rFonts w:ascii="Cambria Math" w:hAnsi="Cambria Math"/>
                  </w:rPr>
                </m:ctrlPr>
              </m:sSubSupPr>
              <m:e>
                <m:r>
                  <w:rPr>
                    <w:rFonts w:ascii="Cambria Math" w:hAnsi="Cambria Math"/>
                  </w:rPr>
                  <m:t>S</m:t>
                </m:r>
              </m:e>
              <m:sub>
                <m:r>
                  <w:rPr>
                    <w:rFonts w:ascii="Cambria Math" w:hAnsi="Cambria Math"/>
                  </w:rPr>
                  <m:t>b</m:t>
                </m:r>
              </m:sub>
              <m:sup>
                <m:r>
                  <w:rPr>
                    <w:rFonts w:ascii="Cambria Math" w:hAnsi="Cambria Math"/>
                  </w:rPr>
                  <m:t>T</m:t>
                </m:r>
              </m:sup>
            </m:sSubSup>
          </m:e>
        </m:nary>
        <m:sSub>
          <m:sSubPr>
            <m:ctrlPr>
              <w:rPr>
                <w:rFonts w:ascii="Cambria Math" w:hAnsi="Cambria Math"/>
              </w:rPr>
            </m:ctrlPr>
          </m:sSubPr>
          <m:e>
            <m:r>
              <w:rPr>
                <w:rFonts w:ascii="Cambria Math" w:hAnsi="Cambria Math"/>
              </w:rPr>
              <m:t>V</m:t>
            </m:r>
          </m:e>
          <m:sub>
            <m:r>
              <w:rPr>
                <w:rFonts w:ascii="Cambria Math" w:hAnsi="Cambria Math"/>
              </w:rPr>
              <m:t>b</m:t>
            </m:r>
          </m:sub>
        </m:sSub>
        <m:sSub>
          <m:sSubPr>
            <m:ctrlPr>
              <w:rPr>
                <w:rFonts w:ascii="Cambria Math" w:hAnsi="Cambria Math"/>
              </w:rPr>
            </m:ctrlPr>
          </m:sSubPr>
          <m:e>
            <m:r>
              <w:rPr>
                <w:rFonts w:ascii="Cambria Math" w:hAnsi="Cambria Math"/>
              </w:rPr>
              <m:t>S</m:t>
            </m:r>
          </m:e>
          <m:sub>
            <m:r>
              <w:rPr>
                <w:rFonts w:ascii="Cambria Math" w:hAnsi="Cambria Math"/>
              </w:rPr>
              <m:t>b</m:t>
            </m:r>
          </m:sub>
        </m:sSub>
      </m:oMath>
      <w:r>
        <w:t xml:space="preserve"> where </w:t>
      </w:r>
      <m:oMath>
        <m:sSub>
          <m:sSubPr>
            <m:ctrlPr>
              <w:rPr>
                <w:rFonts w:ascii="Cambria Math" w:hAnsi="Cambria Math"/>
              </w:rPr>
            </m:ctrlPr>
          </m:sSubPr>
          <m:e>
            <m:r>
              <w:rPr>
                <w:rFonts w:ascii="Cambria Math" w:hAnsi="Cambria Math"/>
              </w:rPr>
              <m:t>V</m:t>
            </m:r>
          </m:e>
          <m:sub>
            <m:r>
              <w:rPr>
                <w:rFonts w:ascii="Cambria Math" w:hAnsi="Cambria Math"/>
              </w:rPr>
              <m:t>h</m:t>
            </m:r>
          </m:sub>
        </m:sSub>
      </m:oMath>
      <w:r>
        <w:t xml:space="preserve"> is the variance-covariance matrix of each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matrix. The variance of annualized population growth rates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oMath>
      <w:r>
        <w:t xml:space="preserve">,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3</m:t>
                </m:r>
              </m:sub>
            </m:sSub>
          </m:e>
        </m:d>
      </m:oMath>
      <w:r>
        <w:t xml:space="preserve">, and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4</m:t>
                </m:r>
              </m:sub>
            </m:sSub>
          </m:e>
        </m:d>
      </m:oMath>
      <w:r>
        <w:t xml:space="preserve">) were calculated with Taylor series expansion using the general formula: </w:t>
      </w:r>
      <m:oMath>
        <m:r>
          <w:rPr>
            <w:rFonts w:ascii="Cambria Math" w:hAnsi="Cambria Math"/>
          </w:rPr>
          <m:t>Var</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λ</m:t>
                </m:r>
              </m:e>
            </m:d>
          </m:e>
        </m:d>
        <m:r>
          <m:rPr>
            <m:sty m:val="p"/>
          </m:rPr>
          <w:rPr>
            <w:rFonts w:ascii="Cambria Math" w:hAnsi="Cambria Math"/>
          </w:rPr>
          <m:t>=</m:t>
        </m:r>
        <m:sSup>
          <m:sSupPr>
            <m:ctrlPr>
              <w:rPr>
                <w:rFonts w:ascii="Cambria Math" w:hAnsi="Cambria Math"/>
              </w:rPr>
            </m:ctrlPr>
          </m:sSupPr>
          <m:e>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E</m:t>
                </m:r>
                <m:d>
                  <m:dPr>
                    <m:ctrlPr>
                      <w:rPr>
                        <w:rFonts w:ascii="Cambria Math" w:hAnsi="Cambria Math"/>
                      </w:rPr>
                    </m:ctrlPr>
                  </m:dPr>
                  <m:e>
                    <m:r>
                      <w:rPr>
                        <w:rFonts w:ascii="Cambria Math" w:hAnsi="Cambria Math"/>
                      </w:rPr>
                      <m:t>λ</m:t>
                    </m:r>
                  </m:e>
                </m:d>
              </m:e>
            </m:d>
          </m:e>
          <m:sup>
            <m:r>
              <w:rPr>
                <w:rFonts w:ascii="Cambria Math" w:hAnsi="Cambria Math"/>
              </w:rPr>
              <m:t>2</m:t>
            </m:r>
          </m:sup>
        </m:sSup>
        <m:r>
          <w:rPr>
            <w:rFonts w:ascii="Cambria Math" w:hAnsi="Cambria Math"/>
          </w:rPr>
          <m:t>Var</m:t>
        </m:r>
        <m:d>
          <m:dPr>
            <m:ctrlPr>
              <w:rPr>
                <w:rFonts w:ascii="Cambria Math" w:hAnsi="Cambria Math"/>
              </w:rPr>
            </m:ctrlPr>
          </m:dPr>
          <m:e>
            <m:r>
              <w:rPr>
                <w:rFonts w:ascii="Cambria Math" w:hAnsi="Cambria Math"/>
              </w:rPr>
              <m:t>λ</m:t>
            </m:r>
          </m:e>
        </m:d>
      </m:oMath>
      <w:r>
        <w:t xml:space="preserve">, in which </w:t>
      </w:r>
      <m:oMath>
        <m:r>
          <w:rPr>
            <w:rFonts w:ascii="Cambria Math" w:hAnsi="Cambria Math"/>
          </w:rPr>
          <m:t>f</m:t>
        </m:r>
        <m:d>
          <m:dPr>
            <m:ctrlPr>
              <w:rPr>
                <w:rFonts w:ascii="Cambria Math" w:hAnsi="Cambria Math"/>
              </w:rPr>
            </m:ctrlPr>
          </m:dPr>
          <m:e>
            <m:r>
              <w:rPr>
                <w:rFonts w:ascii="Cambria Math" w:hAnsi="Cambria Math"/>
              </w:rPr>
              <m:t>λ</m:t>
            </m:r>
          </m:e>
        </m:d>
      </m:oMath>
      <w:r>
        <w:t xml:space="preserve"> is the nth-root function used to annualize the rotation-wise growth rates. For example, the variance of annualized population growth rate in the 2-year rotation was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b>
              <m:sSubPr>
                <m:ctrlPr>
                  <w:rPr>
                    <w:rFonts w:ascii="Cambria Math" w:hAnsi="Cambria Math"/>
                  </w:rPr>
                </m:ctrlPr>
              </m:sSubPr>
              <m:e>
                <m:r>
                  <w:rPr>
                    <w:rFonts w:ascii="Cambria Math" w:hAnsi="Cambria Math"/>
                  </w:rPr>
                  <m:t>λ</m:t>
                </m:r>
              </m:e>
              <m:sub>
                <m:r>
                  <w:rPr>
                    <w:rFonts w:ascii="Cambria Math" w:hAnsi="Cambria Math"/>
                  </w:rPr>
                  <m:t>2r</m:t>
                </m:r>
              </m:sub>
            </m:sSub>
          </m:den>
        </m:f>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2r</m:t>
                </m:r>
              </m:sub>
            </m:sSub>
          </m:e>
        </m:d>
      </m:oMath>
      <w:r>
        <w:t xml:space="preserve">, where </w:t>
      </w:r>
      <m:oMath>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λ</m:t>
                </m:r>
              </m:e>
              <m:sub>
                <m:r>
                  <w:rPr>
                    <w:rFonts w:ascii="Cambria Math" w:hAnsi="Cambria Math"/>
                  </w:rPr>
                  <m:t>2r</m:t>
                </m:r>
              </m:sub>
            </m:sSub>
          </m:e>
        </m:rad>
      </m:oMath>
      <w:r>
        <w:t>.</w:t>
      </w:r>
    </w:p>
    <w:p w14:paraId="57E1FF40" w14:textId="77777777" w:rsidR="00E44531" w:rsidRDefault="006E4053">
      <w:pPr>
        <w:pStyle w:val="Heading3"/>
      </w:pPr>
      <w:bookmarkStart w:id="182" w:name="X38576813a830727caa279e8b8c5885ad7512aa4"/>
      <w:bookmarkEnd w:id="169"/>
      <w:bookmarkEnd w:id="181"/>
      <w:r>
        <w:t>Elasticity of population growth rate on each lower-level parameter</w:t>
      </w:r>
    </w:p>
    <w:p w14:paraId="140A2AB8" w14:textId="77777777" w:rsidR="00E44531" w:rsidRDefault="006E4053">
      <w:pPr>
        <w:pStyle w:val="FirstParagraph"/>
      </w:pPr>
      <w:r>
        <w:t xml:space="preserve">The elasticity of </w:t>
      </w:r>
      <m:oMath>
        <m:r>
          <w:rPr>
            <w:rFonts w:ascii="Cambria Math" w:hAnsi="Cambria Math"/>
          </w:rPr>
          <m:t>λ</m:t>
        </m:r>
      </m:oMath>
      <w:r>
        <w:t xml:space="preserve"> to each element of a sub-annual projection matrix is calculated with</w:t>
      </w:r>
    </w:p>
    <w:p w14:paraId="6515A0F8" w14:textId="77777777" w:rsidR="00E44531" w:rsidRDefault="009B4CF8">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B</m:t>
              </m:r>
              <m:d>
                <m:dPr>
                  <m:ctrlPr>
                    <w:rPr>
                      <w:rFonts w:ascii="Cambria Math" w:hAnsi="Cambria Math"/>
                    </w:rPr>
                  </m:ctrlPr>
                </m:dPr>
                <m:e>
                  <m:r>
                    <w:rPr>
                      <w:rFonts w:ascii="Cambria Math" w:hAnsi="Cambria Math"/>
                    </w:rPr>
                    <m:t>h</m:t>
                  </m:r>
                </m:e>
              </m:d>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ijh</m:t>
                  </m:r>
                </m:sub>
              </m:sSub>
            </m:num>
            <m:den>
              <m:r>
                <w:rPr>
                  <w:rFonts w:ascii="Cambria Math" w:hAnsi="Cambria Math"/>
                </w:rPr>
                <m:t>λ</m:t>
              </m:r>
            </m:den>
          </m:f>
          <m:sSub>
            <m:sSubPr>
              <m:ctrlPr>
                <w:rPr>
                  <w:rFonts w:ascii="Cambria Math" w:hAnsi="Cambria Math"/>
                </w:rPr>
              </m:ctrlPr>
            </m:sSubPr>
            <m:e>
              <m:r>
                <w:rPr>
                  <w:rFonts w:ascii="Cambria Math" w:hAnsi="Cambria Math"/>
                </w:rPr>
                <m:t>S</m:t>
              </m:r>
            </m:e>
            <m:sub>
              <m:r>
                <w:rPr>
                  <w:rFonts w:ascii="Cambria Math" w:hAnsi="Cambria Math"/>
                </w:rPr>
                <m:t>B</m:t>
              </m:r>
              <m:d>
                <m:dPr>
                  <m:ctrlPr>
                    <w:rPr>
                      <w:rFonts w:ascii="Cambria Math" w:hAnsi="Cambria Math"/>
                    </w:rPr>
                  </m:ctrlPr>
                </m:dPr>
                <m:e>
                  <m:r>
                    <w:rPr>
                      <w:rFonts w:ascii="Cambria Math" w:hAnsi="Cambria Math"/>
                    </w:rPr>
                    <m:t>h</m:t>
                  </m:r>
                </m:e>
              </m:d>
            </m:sub>
          </m:sSub>
          <m:r>
            <w:rPr>
              <w:rFonts w:ascii="Cambria Math" w:hAnsi="Cambria Math"/>
            </w:rPr>
            <m:t>   </m:t>
          </m:r>
          <m:d>
            <m:dPr>
              <m:ctrlPr>
                <w:rPr>
                  <w:rFonts w:ascii="Cambria Math" w:hAnsi="Cambria Math"/>
                </w:rPr>
              </m:ctrlPr>
            </m:dPr>
            <m:e>
              <m:r>
                <w:rPr>
                  <w:rFonts w:ascii="Cambria Math" w:hAnsi="Cambria Math"/>
                </w:rPr>
                <m:t>2</m:t>
              </m:r>
            </m:e>
          </m:d>
        </m:oMath>
      </m:oMathPara>
    </w:p>
    <w:p w14:paraId="09CD38EB" w14:textId="77777777" w:rsidR="00E44531" w:rsidRDefault="006E4053">
      <w:pPr>
        <w:pStyle w:val="FirstParagraph"/>
      </w:pPr>
      <w:r>
        <w:t>where,</w:t>
      </w:r>
    </w:p>
    <w:p w14:paraId="210D3549" w14:textId="77777777" w:rsidR="00E44531" w:rsidRDefault="009B4CF8">
      <w:pPr>
        <w:pStyle w:val="BodyText"/>
      </w:pPr>
      <m:oMath>
        <m:sSub>
          <m:sSubPr>
            <m:ctrlPr>
              <w:rPr>
                <w:rFonts w:ascii="Cambria Math" w:hAnsi="Cambria Math"/>
              </w:rPr>
            </m:ctrlPr>
          </m:sSubPr>
          <m:e>
            <m:r>
              <w:rPr>
                <w:rFonts w:ascii="Cambria Math" w:hAnsi="Cambria Math"/>
              </w:rPr>
              <m:t>b</m:t>
            </m:r>
          </m:e>
          <m:sub>
            <m:r>
              <w:rPr>
                <w:rFonts w:ascii="Cambria Math" w:hAnsi="Cambria Math"/>
              </w:rPr>
              <m:t>ijh</m:t>
            </m:r>
          </m:sub>
        </m:sSub>
      </m:oMath>
      <w:r w:rsidR="006E4053">
        <w:t xml:space="preserve"> is the entry at row i column j of matrix </w:t>
      </w:r>
      <m:oMath>
        <m:sSub>
          <m:sSubPr>
            <m:ctrlPr>
              <w:rPr>
                <w:rFonts w:ascii="Cambria Math" w:hAnsi="Cambria Math"/>
              </w:rPr>
            </m:ctrlPr>
          </m:sSubPr>
          <m:e>
            <m:r>
              <w:rPr>
                <w:rFonts w:ascii="Cambria Math" w:hAnsi="Cambria Math"/>
              </w:rPr>
              <m:t>B</m:t>
            </m:r>
          </m:e>
          <m:sub>
            <m:r>
              <w:rPr>
                <w:rFonts w:ascii="Cambria Math" w:hAnsi="Cambria Math"/>
              </w:rPr>
              <m:t>h</m:t>
            </m:r>
          </m:sub>
        </m:sSub>
      </m:oMath>
      <w:r w:rsidR="006E4053">
        <w:t>, and other elements as defined in Equation (2).</w:t>
      </w:r>
    </w:p>
    <w:p w14:paraId="12C207EA" w14:textId="77777777" w:rsidR="00E44531" w:rsidRDefault="006E4053">
      <w:pPr>
        <w:pStyle w:val="Heading1"/>
      </w:pPr>
      <w:bookmarkStart w:id="183" w:name="results-and-discussion"/>
      <w:bookmarkEnd w:id="23"/>
      <w:bookmarkEnd w:id="182"/>
      <w:r>
        <w:t>Results and discussion</w:t>
      </w:r>
    </w:p>
    <w:p w14:paraId="38B6600B" w14:textId="1DF861E0" w:rsidR="00E44531" w:rsidRDefault="006E4053">
      <w:pPr>
        <w:pStyle w:val="FirstParagraph"/>
      </w:pPr>
      <w:r>
        <w:t xml:space="preserve">All the multi-year variables failed the Levene’s test for equal variance so those data </w:t>
      </w:r>
      <w:del w:id="184" w:author="Liebman, Matthew Z [AGRON]" w:date="2022-06-08T15:33:00Z">
        <w:r w:rsidDel="000506DE">
          <w:delText xml:space="preserve">was </w:delText>
        </w:r>
      </w:del>
      <w:ins w:id="185" w:author="Liebman, Matthew Z [AGRON]" w:date="2022-06-08T15:33:00Z">
        <w:r w:rsidR="000506DE">
          <w:t>were</w:t>
        </w:r>
        <w:r w:rsidR="000506DE">
          <w:t xml:space="preserve"> </w:t>
        </w:r>
      </w:ins>
      <w:r>
        <w:t>analyzed by year.</w:t>
      </w:r>
    </w:p>
    <w:p w14:paraId="478F5D23" w14:textId="77777777" w:rsidR="00E44531" w:rsidRDefault="006E4053">
      <w:pPr>
        <w:pStyle w:val="Heading2"/>
      </w:pPr>
      <w:bookmarkStart w:id="186" w:name="X413fbd2b508dfcda083de6efac2e339c70114e8"/>
      <w:r>
        <w:t>Waterhemp sub-annual demographic parameters from empirical measurement</w:t>
      </w:r>
    </w:p>
    <w:p w14:paraId="61F4EB11" w14:textId="77777777" w:rsidR="00E44531" w:rsidRDefault="006E4053">
      <w:pPr>
        <w:pStyle w:val="Heading3"/>
      </w:pPr>
      <w:bookmarkStart w:id="187" w:name="seedling-emergence-pattern-and-timing"/>
      <w:r>
        <w:t>Seedling emergence pattern and timing</w:t>
      </w:r>
    </w:p>
    <w:p w14:paraId="0BEAE5D6" w14:textId="6F448BED" w:rsidR="00E44531" w:rsidRDefault="006E4053">
      <w:pPr>
        <w:pStyle w:val="FirstParagraph"/>
      </w:pPr>
      <w:r>
        <w:t xml:space="preserve">Within the same calendar year, </w:t>
      </w:r>
      <w:ins w:id="188" w:author="Liebman, Matthew Z [AGRON]" w:date="2022-06-08T15:33:00Z">
        <w:r w:rsidR="008E6A8F">
          <w:t xml:space="preserve">cumulative </w:t>
        </w:r>
      </w:ins>
      <w:r>
        <w:t xml:space="preserve">whole-season and cohort-based seedling densities were lower in the warm-season crops than in the cool-season crops (Tables 2 and ??). Seedling emergence was delayed in the cool-season crops as compared to that in the warm-season crops (Tables 2 and 3). Waterhemp emergence was delayed by two weeks to a month in </w:t>
      </w:r>
      <w:ins w:id="189" w:author="Liebman, Matthew Z [AGRON]" w:date="2022-06-08T15:34:00Z">
        <w:r w:rsidR="008E6A8F">
          <w:t xml:space="preserve">the </w:t>
        </w:r>
      </w:ins>
      <w:r>
        <w:t xml:space="preserve">alfalfa crop environment as compared to corn and soybean environments. Waterhemp emergence was nine to sixteen days earlier in oat than </w:t>
      </w:r>
      <w:del w:id="190" w:author="Liebman, Matthew Z [AGRON]" w:date="2022-06-08T15:34:00Z">
        <w:r w:rsidDel="006E078A">
          <w:delText xml:space="preserve">that </w:delText>
        </w:r>
      </w:del>
      <w:r>
        <w:t>in alfalfa.</w:t>
      </w:r>
    </w:p>
    <w:p w14:paraId="4D80037B" w14:textId="77777777" w:rsidR="00E44531" w:rsidRDefault="006E4053">
      <w:pPr>
        <w:pStyle w:val="CaptionedFigure"/>
      </w:pPr>
      <w:r>
        <w:rPr>
          <w:noProof/>
        </w:rPr>
        <w:lastRenderedPageBreak/>
        <w:drawing>
          <wp:inline distT="0" distB="0" distL="0" distR="0" wp14:anchorId="5A82EEDD" wp14:editId="6C1273F7">
            <wp:extent cx="5334000" cy="8534400"/>
            <wp:effectExtent l="0" t="0" r="0" b="0"/>
            <wp:docPr id="49" name="Picture" descr="Figure 2: Effects of crop identity on female waterhemp seedling density by cohort in 2019 (A) and 2020 (B). The upper and lower limits of the error bars show the lower and upper limits of the means. The abbreviations on the x-axis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only the first six cohorts were included in the statistical model because the small sample size of cohorts 7 and beyond were not appreciated by the model., fig.height = 16, fig.width = 12"/>
            <wp:cNvGraphicFramePr/>
            <a:graphic xmlns:a="http://schemas.openxmlformats.org/drawingml/2006/main">
              <a:graphicData uri="http://schemas.openxmlformats.org/drawingml/2006/picture">
                <pic:pic xmlns:pic="http://schemas.openxmlformats.org/drawingml/2006/picture">
                  <pic:nvPicPr>
                    <pic:cNvPr id="50" name="Picture" descr="results_files/figure-docx/seedlings-density-19-20-1.png"/>
                    <pic:cNvPicPr>
                      <a:picLocks noChangeAspect="1" noChangeArrowheads="1"/>
                    </pic:cNvPicPr>
                  </pic:nvPicPr>
                  <pic:blipFill>
                    <a:blip r:embed="rId11"/>
                    <a:stretch>
                      <a:fillRect/>
                    </a:stretch>
                  </pic:blipFill>
                  <pic:spPr bwMode="auto">
                    <a:xfrm>
                      <a:off x="0" y="0"/>
                      <a:ext cx="5334000" cy="8534400"/>
                    </a:xfrm>
                    <a:prstGeom prst="rect">
                      <a:avLst/>
                    </a:prstGeom>
                    <a:noFill/>
                    <a:ln w="9525">
                      <a:noFill/>
                      <a:headEnd/>
                      <a:tailEnd/>
                    </a:ln>
                  </pic:spPr>
                </pic:pic>
              </a:graphicData>
            </a:graphic>
          </wp:inline>
        </w:drawing>
      </w:r>
    </w:p>
    <w:p w14:paraId="43125D20" w14:textId="77777777" w:rsidR="00E44531" w:rsidRDefault="006E4053">
      <w:pPr>
        <w:pStyle w:val="ImageCaption"/>
      </w:pPr>
      <w:r>
        <w:lastRenderedPageBreak/>
        <w:t xml:space="preserve">Figure 2: Effects of crop identity on female waterhemp seedling density by cohort in 2019 (A) and 2020 (B). The upper and lower limits of the error bars show the lower and upper limits of the means. The abbreviations on the x-axis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only the first six cohorts were included in the statistical model because the small sample size of cohorts 7 and beyond were not </w:t>
      </w:r>
      <w:commentRangeStart w:id="191"/>
      <w:r>
        <w:t xml:space="preserve">appreciated </w:t>
      </w:r>
      <w:commentRangeEnd w:id="191"/>
      <w:r w:rsidR="006E078A">
        <w:rPr>
          <w:rStyle w:val="CommentReference"/>
          <w:i w:val="0"/>
        </w:rPr>
        <w:commentReference w:id="191"/>
      </w:r>
      <w:r>
        <w:t xml:space="preserve">by the model., </w:t>
      </w:r>
      <w:commentRangeStart w:id="192"/>
      <w:proofErr w:type="gramStart"/>
      <w:r>
        <w:t>fig.height</w:t>
      </w:r>
      <w:proofErr w:type="gramEnd"/>
      <w:r>
        <w:t xml:space="preserve"> = 16, </w:t>
      </w:r>
      <w:proofErr w:type="spellStart"/>
      <w:r>
        <w:t>fig.width</w:t>
      </w:r>
      <w:proofErr w:type="spellEnd"/>
      <w:r>
        <w:t xml:space="preserve"> = 12</w:t>
      </w:r>
      <w:commentRangeEnd w:id="192"/>
      <w:r w:rsidR="006E078A">
        <w:rPr>
          <w:rStyle w:val="CommentReference"/>
          <w:i w:val="0"/>
        </w:rPr>
        <w:commentReference w:id="192"/>
      </w:r>
    </w:p>
    <w:p w14:paraId="328B6D7E" w14:textId="77777777" w:rsidR="00E44531" w:rsidRDefault="006E4053">
      <w:pPr>
        <w:pStyle w:val="TableCaption"/>
      </w:pPr>
      <w:r>
        <w:t xml:space="preserve">Table 2: </w:t>
      </w:r>
      <w:commentRangeStart w:id="193"/>
      <w:r>
        <w:t>2019 and 2020 seedling emergence initiation in four crop environm</w:t>
      </w:r>
      <w:commentRangeEnd w:id="193"/>
      <w:r w:rsidR="006E078A">
        <w:rPr>
          <w:rStyle w:val="CommentReference"/>
          <w:i w:val="0"/>
        </w:rPr>
        <w:commentReference w:id="193"/>
      </w:r>
      <w:r>
        <w:t>ents</w:t>
      </w:r>
    </w:p>
    <w:tbl>
      <w:tblPr>
        <w:tblStyle w:val="Table"/>
        <w:tblW w:w="0" w:type="auto"/>
        <w:jc w:val="center"/>
        <w:tblLayout w:type="fixed"/>
        <w:tblLook w:val="0420" w:firstRow="1" w:lastRow="0" w:firstColumn="0" w:lastColumn="0" w:noHBand="0" w:noVBand="1"/>
      </w:tblPr>
      <w:tblGrid>
        <w:gridCol w:w="940"/>
        <w:gridCol w:w="1025"/>
        <w:gridCol w:w="2163"/>
        <w:gridCol w:w="566"/>
        <w:gridCol w:w="1025"/>
        <w:gridCol w:w="761"/>
        <w:gridCol w:w="566"/>
      </w:tblGrid>
      <w:tr w:rsidR="00E44531" w14:paraId="59D06F0D"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29F43E96"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754"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A11C2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2019</w:t>
            </w:r>
          </w:p>
        </w:tc>
        <w:tc>
          <w:tcPr>
            <w:tcW w:w="2352"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3668494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2020</w:t>
            </w:r>
          </w:p>
        </w:tc>
      </w:tr>
      <w:tr w:rsidR="00E44531" w14:paraId="6E22FEB0"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2C41376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CF6BFD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2B2E2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commentRangeStart w:id="194"/>
            <w:r>
              <w:rPr>
                <w:rFonts w:ascii="Helvetica"/>
                <w:color w:val="000000"/>
                <w:sz w:val="14"/>
                <w:szCs w:val="14"/>
              </w:rPr>
              <w:t>SE</w:t>
            </w:r>
            <w:commentRangeEnd w:id="194"/>
            <w:r w:rsidR="006E078A">
              <w:rPr>
                <w:rStyle w:val="CommentReference"/>
              </w:rPr>
              <w:commentReference w:id="194"/>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7096F9E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AFD8A9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76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BB152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285A7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r>
      <w:tr w:rsidR="00E44531" w14:paraId="197DCE67" w14:textId="77777777" w:rsidTr="00E44531">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F918B2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oat</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D94B36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173.000</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28A5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0.000000000000006138086</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8733B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B2E18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141.00</w:t>
            </w:r>
          </w:p>
        </w:tc>
        <w:tc>
          <w:tcPr>
            <w:tcW w:w="76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2D54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BF6F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r>
      <w:tr w:rsidR="00E44531" w14:paraId="2201F5B4" w14:textId="77777777" w:rsidTr="00E44531">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63FE2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91971D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180.667</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FFE0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0.000000000000005011726</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30EE4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1887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163.00</w:t>
            </w:r>
          </w:p>
        </w:tc>
        <w:tc>
          <w:tcPr>
            <w:tcW w:w="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DD88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0.050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8D14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r>
      <w:tr w:rsidR="00E44531" w14:paraId="5887EC78" w14:textId="77777777" w:rsidTr="00E44531">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03BC17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7B0D7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158.000</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F558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0.000000000000005011726</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41260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75DFD9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139.25</w:t>
            </w:r>
          </w:p>
        </w:tc>
        <w:tc>
          <w:tcPr>
            <w:tcW w:w="7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76D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0.050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E0B6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r>
      <w:tr w:rsidR="00E44531" w14:paraId="27C31EF6" w14:textId="77777777" w:rsidTr="00E44531">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71879C1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alfalfa</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A7B4EA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189.000</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846C8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0.000000000000008680565</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E4347A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620099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163.00</w:t>
            </w:r>
          </w:p>
        </w:tc>
        <w:tc>
          <w:tcPr>
            <w:tcW w:w="76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1CA36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0.086</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B4523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r>
    </w:tbl>
    <w:p w14:paraId="03879D6F" w14:textId="77777777" w:rsidR="00E44531" w:rsidRDefault="006E4053">
      <w:pPr>
        <w:pStyle w:val="TableCaption"/>
      </w:pPr>
      <w:r>
        <w:t xml:space="preserve">Table 3: </w:t>
      </w:r>
      <w:commentRangeStart w:id="195"/>
      <w:r>
        <w:t>2019 and 2020 seedling emergence timing in four crop environments</w:t>
      </w:r>
      <w:commentRangeEnd w:id="195"/>
      <w:r w:rsidR="00184A76">
        <w:rPr>
          <w:rStyle w:val="CommentReference"/>
          <w:i w:val="0"/>
        </w:rPr>
        <w:commentReference w:id="195"/>
      </w:r>
    </w:p>
    <w:tbl>
      <w:tblPr>
        <w:tblStyle w:val="Table"/>
        <w:tblW w:w="0" w:type="auto"/>
        <w:jc w:val="center"/>
        <w:tblLayout w:type="fixed"/>
        <w:tblLook w:val="0420" w:firstRow="1" w:lastRow="0" w:firstColumn="0" w:lastColumn="0" w:noHBand="0" w:noVBand="1"/>
      </w:tblPr>
      <w:tblGrid>
        <w:gridCol w:w="1453"/>
        <w:gridCol w:w="1025"/>
        <w:gridCol w:w="963"/>
        <w:gridCol w:w="566"/>
        <w:gridCol w:w="882"/>
        <w:gridCol w:w="1025"/>
        <w:gridCol w:w="839"/>
        <w:gridCol w:w="566"/>
        <w:gridCol w:w="882"/>
      </w:tblGrid>
      <w:tr w:rsidR="00E44531" w14:paraId="5F4E8013"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4AF6B8B"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3436"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8BD5A2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2019</w:t>
            </w:r>
          </w:p>
        </w:tc>
        <w:tc>
          <w:tcPr>
            <w:tcW w:w="3312"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338A63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2020</w:t>
            </w:r>
          </w:p>
        </w:tc>
      </w:tr>
      <w:tr w:rsidR="00E44531" w14:paraId="20A38A6E"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19433F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0D9972A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9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CF484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5AC8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B89A3B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5AA57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difference</w:t>
            </w:r>
          </w:p>
        </w:tc>
        <w:tc>
          <w:tcPr>
            <w:tcW w:w="8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8B3F2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231A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37AAE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p</w:t>
            </w:r>
          </w:p>
        </w:tc>
      </w:tr>
      <w:tr w:rsidR="00E44531" w14:paraId="5F56BE9D" w14:textId="77777777" w:rsidTr="00E44531">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025EC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oat - soybean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EFA545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-7.67</w:t>
            </w:r>
          </w:p>
        </w:tc>
        <w:tc>
          <w:tcPr>
            <w:tcW w:w="9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35D2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7.92e-15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8CA0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68B3ED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6F799B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-22.00</w:t>
            </w:r>
          </w:p>
        </w:tc>
        <w:tc>
          <w:tcPr>
            <w:tcW w:w="83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033B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0.0783</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C6BC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EFCD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E44531" w14:paraId="497B3A67" w14:textId="77777777" w:rsidTr="00E44531">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DDB663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oat - corn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4EC923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15.00</w:t>
            </w:r>
          </w:p>
        </w:tc>
        <w:tc>
          <w:tcPr>
            <w:tcW w:w="9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F9B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7.92e-15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66C2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72FD94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1AE6F3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D918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0.0783</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5E91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C4F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E44531" w14:paraId="1CDD756D" w14:textId="77777777" w:rsidTr="00E44531">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77C5DF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oat - alfalfa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2D3FF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-16.00</w:t>
            </w:r>
          </w:p>
        </w:tc>
        <w:tc>
          <w:tcPr>
            <w:tcW w:w="9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CD1C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1.06e-14</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7DB3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70A6D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5BE51B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-22.00</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2976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0.1050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18C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EFD7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E44531" w14:paraId="34F0B986" w14:textId="77777777" w:rsidTr="00E44531">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6EE91D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soybean - corn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95EBF2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22.67</w:t>
            </w:r>
          </w:p>
        </w:tc>
        <w:tc>
          <w:tcPr>
            <w:tcW w:w="9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7019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7.09e-15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41AC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464FF5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A5A24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23.75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F2B3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9203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5ABE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r w:rsidR="00E44531" w14:paraId="6F23556E" w14:textId="77777777" w:rsidTr="00E44531">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0A262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soybean - alfalfa</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A66127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-8.33</w:t>
            </w:r>
          </w:p>
        </w:tc>
        <w:tc>
          <w:tcPr>
            <w:tcW w:w="9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F1B7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1.00e-14</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DCC4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0343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235A8D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BD5A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0.0990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FDDA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6367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1.0000</w:t>
            </w:r>
          </w:p>
        </w:tc>
      </w:tr>
      <w:tr w:rsidR="00E44531" w14:paraId="0AD3CDB9" w14:textId="77777777" w:rsidTr="00E44531">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399148A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corn - alfalfa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59C497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-31.00</w:t>
            </w:r>
          </w:p>
        </w:tc>
        <w:tc>
          <w:tcPr>
            <w:tcW w:w="9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BA3EA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1.00e-14</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036FC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31E311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F1347E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-23.75</w:t>
            </w:r>
          </w:p>
        </w:tc>
        <w:tc>
          <w:tcPr>
            <w:tcW w:w="8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B9D9E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0.0990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1EA73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4D842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 xml:space="preserve"> &lt;.0001</w:t>
            </w:r>
          </w:p>
        </w:tc>
      </w:tr>
    </w:tbl>
    <w:p w14:paraId="7A87E7ED" w14:textId="77777777" w:rsidR="00E44531" w:rsidRDefault="006E4053">
      <w:pPr>
        <w:pStyle w:val="Heading3"/>
      </w:pPr>
      <w:bookmarkStart w:id="196" w:name="soil-seedbank-and-emergence-proportion"/>
      <w:bookmarkEnd w:id="187"/>
      <w:r>
        <w:t>2019 soil seedbank and emergence proportion</w:t>
      </w:r>
    </w:p>
    <w:p w14:paraId="4AD9785E" w14:textId="77777777" w:rsidR="00E44531" w:rsidRDefault="006E4053">
      <w:pPr>
        <w:pStyle w:val="FirstParagraph"/>
      </w:pPr>
      <w:commentRangeStart w:id="197"/>
      <w:r>
        <w:t>In 2019</w:t>
      </w:r>
      <w:commentRangeEnd w:id="197"/>
      <w:r w:rsidR="00184A76">
        <w:rPr>
          <w:rStyle w:val="CommentReference"/>
        </w:rPr>
        <w:commentReference w:id="197"/>
      </w:r>
      <w:r>
        <w:t xml:space="preserve">, the </w:t>
      </w:r>
      <w:proofErr w:type="spellStart"/>
      <w:r>
        <w:t>waterhemp</w:t>
      </w:r>
      <w:proofErr w:type="spellEnd"/>
      <w:r>
        <w:t xml:space="preserve"> soil seedbanks in the cool-season crop environments (O3, O4, and A4) were substantially higher than those of the warm-season crops. The waterhemp soil seedbanks in the soybean environments were the lowest among all the crop environments (Table 4).</w:t>
      </w:r>
    </w:p>
    <w:p w14:paraId="13EB7F00" w14:textId="77777777" w:rsidR="00E44531" w:rsidRDefault="006E4053">
      <w:pPr>
        <w:pStyle w:val="TableCaption"/>
      </w:pPr>
      <w:r>
        <w:lastRenderedPageBreak/>
        <w:t xml:space="preserve">Table 4: </w:t>
      </w:r>
      <w:commentRangeStart w:id="198"/>
      <w:r>
        <w:t>2019 seedbank densities at the top and bottom soil strata</w:t>
      </w:r>
      <w:commentRangeEnd w:id="198"/>
      <w:r w:rsidR="00184A76">
        <w:rPr>
          <w:rStyle w:val="CommentReference"/>
          <w:i w:val="0"/>
        </w:rPr>
        <w:commentReference w:id="198"/>
      </w:r>
    </w:p>
    <w:tbl>
      <w:tblPr>
        <w:tblStyle w:val="Table"/>
        <w:tblW w:w="0" w:type="auto"/>
        <w:jc w:val="center"/>
        <w:tblLayout w:type="fixed"/>
        <w:tblLook w:val="0420" w:firstRow="1" w:lastRow="0" w:firstColumn="0" w:lastColumn="0" w:noHBand="0" w:noVBand="1"/>
      </w:tblPr>
      <w:tblGrid>
        <w:gridCol w:w="932"/>
        <w:gridCol w:w="893"/>
        <w:gridCol w:w="1944"/>
        <w:gridCol w:w="566"/>
        <w:gridCol w:w="1033"/>
        <w:gridCol w:w="956"/>
        <w:gridCol w:w="956"/>
        <w:gridCol w:w="956"/>
      </w:tblGrid>
      <w:tr w:rsidR="00E44531" w14:paraId="7F605963"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C73D61A"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E978A4"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C5F336"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102AF8"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989"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4D497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Top stratum desity</w:t>
            </w:r>
          </w:p>
        </w:tc>
        <w:tc>
          <w:tcPr>
            <w:tcW w:w="1912"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07CD6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Bottom stratum density</w:t>
            </w:r>
          </w:p>
        </w:tc>
      </w:tr>
      <w:tr w:rsidR="00E44531" w14:paraId="513F8E86"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5216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E2E566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B64DE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6D709C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df</w:t>
            </w:r>
          </w:p>
        </w:tc>
        <w:tc>
          <w:tcPr>
            <w:tcW w:w="103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005E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mean</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00FD94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0FF2A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mean</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DDDCE4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SE</w:t>
            </w:r>
          </w:p>
        </w:tc>
      </w:tr>
      <w:tr w:rsidR="00E44531" w14:paraId="7007E830" w14:textId="77777777" w:rsidTr="00E44531">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B99E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AEF2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AD2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303F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CC67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8,231.86</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5CC7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5,655.50</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1F54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5,422.06</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A9A8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1,679.28</w:t>
            </w:r>
          </w:p>
        </w:tc>
      </w:tr>
      <w:tr w:rsidR="00E44531" w14:paraId="7E7DE342"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790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75B5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8B37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983F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798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4,811.59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B122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3,305.97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442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3,938.95</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05F8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1,220.03</w:t>
            </w:r>
          </w:p>
        </w:tc>
      </w:tr>
      <w:tr w:rsidR="00E44531" w14:paraId="405FBA1A"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448A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4C55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EF0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7919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34D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604.65</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06C7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416.04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E89F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1,297.91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0B0E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402.22</w:t>
            </w:r>
          </w:p>
        </w:tc>
      </w:tr>
      <w:tr w:rsidR="00E44531" w14:paraId="74223FC8"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3610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DD40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C21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3A4A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195A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1,451.23</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71DD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997.60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0390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1,612.56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8109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499.65</w:t>
            </w:r>
          </w:p>
        </w:tc>
      </w:tr>
      <w:tr w:rsidR="00E44531" w14:paraId="7C60D194"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5D94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E9D1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C68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629E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06F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1,851.61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204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1,272.63</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8FE6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6,361.60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3E33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1,970.22</w:t>
            </w:r>
          </w:p>
        </w:tc>
      </w:tr>
      <w:tr w:rsidR="00E44531" w14:paraId="603FBA35"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50CB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6466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81A3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365C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5934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1,780.96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F3BE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1,224.10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98FC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8,922.47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D284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2,763.21</w:t>
            </w:r>
          </w:p>
        </w:tc>
      </w:tr>
      <w:tr w:rsidR="00E44531" w14:paraId="45B1BC54"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771D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76F9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FF06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7956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AC03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73.77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DFD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51.36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32AC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1,615.47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D02D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500.55</w:t>
            </w:r>
          </w:p>
        </w:tc>
      </w:tr>
      <w:tr w:rsidR="00E44531" w14:paraId="7F6D7561"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2C96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4EA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A984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184B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F41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303.58</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90CD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209.23</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F483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1,831.55</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215D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567.46</w:t>
            </w:r>
          </w:p>
        </w:tc>
      </w:tr>
      <w:tr w:rsidR="00E44531" w14:paraId="3252C8FB"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D0FF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193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3A86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F50B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7DD7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6,682.30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E10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4,591.04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1C7F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5,921.90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02F4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1,834.06</w:t>
            </w:r>
          </w:p>
        </w:tc>
      </w:tr>
      <w:tr w:rsidR="00E44531" w14:paraId="7A16FF49"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5075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7A3B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0A12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286A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433F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8,513.14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B7F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5,848.72</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B9EE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5,292.15</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B89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1,639.06</w:t>
            </w:r>
          </w:p>
        </w:tc>
      </w:tr>
      <w:tr w:rsidR="00E44531" w14:paraId="13193165"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C7B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41B5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9A0F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1CF3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771D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89.98</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7C89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62.50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6D6C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1,052.11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AFB5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326.10</w:t>
            </w:r>
          </w:p>
        </w:tc>
      </w:tr>
      <w:tr w:rsidR="00E44531" w14:paraId="404EE6AF"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89BA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907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70B9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3AF2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3B0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77.88</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6752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54.19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9D80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1,300.81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48A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403.11</w:t>
            </w:r>
          </w:p>
        </w:tc>
      </w:tr>
      <w:tr w:rsidR="00E44531" w14:paraId="7E502D43"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4A92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43D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D25D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1778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4633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231.80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0278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159.92</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83B8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2,554.02</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FB42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791.18</w:t>
            </w:r>
          </w:p>
        </w:tc>
      </w:tr>
      <w:tr w:rsidR="00E44531" w14:paraId="2C690611"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55A8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FACC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3910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E96D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EDC1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375.59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EAB4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258.70</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DE14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3,717.29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7CE1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1,151.39</w:t>
            </w:r>
          </w:p>
        </w:tc>
      </w:tr>
      <w:tr w:rsidR="00E44531" w14:paraId="6EFEF6A1"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A943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5CEB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8F5B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6304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7481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10,201.07</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4B59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7,008.23</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6BCE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5,209.54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A482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1,613.48</w:t>
            </w:r>
          </w:p>
        </w:tc>
      </w:tr>
      <w:tr w:rsidR="00E44531" w14:paraId="2B210AE3"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8760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3AD0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2976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70F6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7AD9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13,770.16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BC11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9,459.99</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B76F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4,590.44</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05D1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1,421.77</w:t>
            </w:r>
          </w:p>
        </w:tc>
      </w:tr>
      <w:tr w:rsidR="00E44531" w14:paraId="065468F7" w14:textId="77777777" w:rsidTr="00E44531">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B68C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F6A9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9FE7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34D7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F468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5,777.88</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0F49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3,969.76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43F5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2,790.16</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FABF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864.30</w:t>
            </w:r>
          </w:p>
        </w:tc>
      </w:tr>
      <w:tr w:rsidR="00E44531" w14:paraId="1C45464D" w14:textId="77777777" w:rsidTr="00E44531">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B7D7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E19C8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3D0B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DECAD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51</w:t>
            </w:r>
          </w:p>
        </w:tc>
        <w:tc>
          <w:tcPr>
            <w:tcW w:w="103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88C8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8,022.25</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4D3B22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5,511.51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66EC0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3,415.89</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951D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1,058.06</w:t>
            </w:r>
          </w:p>
        </w:tc>
      </w:tr>
    </w:tbl>
    <w:p w14:paraId="28A6BD6F" w14:textId="77777777" w:rsidR="00E44531" w:rsidRDefault="006E4053">
      <w:pPr>
        <w:pStyle w:val="Heading2"/>
      </w:pPr>
      <w:bookmarkStart w:id="199" w:name="waterhemp-population-growth-rates"/>
      <w:bookmarkEnd w:id="186"/>
      <w:bookmarkEnd w:id="196"/>
      <w:r>
        <w:t>Waterhemp population growth rates</w:t>
      </w:r>
    </w:p>
    <w:p w14:paraId="1FBE0D6A" w14:textId="77777777" w:rsidR="00E44531" w:rsidRDefault="006E4053">
      <w:pPr>
        <w:pStyle w:val="Heading3"/>
      </w:pPr>
      <w:bookmarkStart w:id="200" w:name="scenario-1"/>
      <w:r>
        <w:t>Scenario 1</w:t>
      </w:r>
    </w:p>
    <w:p w14:paraId="591556ED" w14:textId="030127A5" w:rsidR="00E44531" w:rsidRDefault="006E4053">
      <w:pPr>
        <w:pStyle w:val="FirstParagraph"/>
      </w:pPr>
      <w:r>
        <w:t xml:space="preserve">Using 2019 fecundity rates that were estimated from individual plant size using eighteen equations from Nguyen and Liebman (2022a), waterhemp population densities were projected to decrease in all rotations, most quickly in the 2-year rotation under low herbicide corn weed management and the 3-year rotation under both corn weed management programs (Figure 3). </w:t>
      </w:r>
      <m:oMath>
        <m:r>
          <w:rPr>
            <w:rFonts w:ascii="Cambria Math" w:hAnsi="Cambria Math"/>
          </w:rPr>
          <m:t>λ</m:t>
        </m:r>
      </m:oMath>
      <w:r>
        <w:t>’s decreased right after the first phase of the 2-year (C2) and 3-year (C3) rotations, but increased in the first phase of the 4-year rotation (C4) by three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low</m:t>
            </m:r>
          </m:e>
        </m:d>
      </m:oMath>
      <w:r>
        <w:t xml:space="preserve"> = 3.24) to fourteen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low</m:t>
            </m:r>
          </m:e>
        </m:d>
      </m:oMath>
      <w:r>
        <w:t xml:space="preserve"> = 14.34) fold. The steady decrease of population density in the soybean, oat, and alfalfa phases (</w:t>
      </w:r>
      <m:oMath>
        <m:r>
          <w:rPr>
            <w:rFonts w:ascii="Cambria Math" w:hAnsi="Cambria Math"/>
          </w:rPr>
          <m:t>λ</m:t>
        </m:r>
      </m:oMath>
      <w:r>
        <w:t xml:space="preserve">’s = 0.5) of the 4-year rotation </w:t>
      </w:r>
      <w:del w:id="201" w:author="Liebman, Matthew Z [AGRON]" w:date="2022-06-08T15:42:00Z">
        <w:r w:rsidDel="00184A76">
          <w:delText xml:space="preserve">were </w:delText>
        </w:r>
      </w:del>
      <w:ins w:id="202" w:author="Liebman, Matthew Z [AGRON]" w:date="2022-06-08T15:42:00Z">
        <w:r w:rsidR="00184A76">
          <w:t>was</w:t>
        </w:r>
        <w:r w:rsidR="00184A76">
          <w:t xml:space="preserve"> </w:t>
        </w:r>
      </w:ins>
      <w:r>
        <w:t xml:space="preserve">sufficient to keep the rotation-wise populations decreasing within a </w:t>
      </w:r>
      <w:proofErr w:type="gramStart"/>
      <w:r>
        <w:t>four year</w:t>
      </w:r>
      <w:proofErr w:type="gramEnd"/>
      <w:r>
        <w:t xml:space="preserve"> cycle even if </w:t>
      </w:r>
      <m:oMath>
        <m:r>
          <w:rPr>
            <w:rFonts w:ascii="Cambria Math" w:hAnsi="Cambria Math"/>
          </w:rPr>
          <m:t>λ</m:t>
        </m:r>
      </m:oMath>
      <w:r>
        <w:t xml:space="preserve"> increased again when the cropping system returned to the corn phase. The majority of the seedbank in the 4-year rotation was in the 2-20 cm stratum, limiting the seed pool density for seedling emergence.</w:t>
      </w:r>
    </w:p>
    <w:p w14:paraId="22B49D83" w14:textId="77777777" w:rsidR="00E44531" w:rsidRDefault="006E4053">
      <w:pPr>
        <w:pStyle w:val="Heading3"/>
      </w:pPr>
      <w:bookmarkStart w:id="203" w:name="scenario-2"/>
      <w:bookmarkEnd w:id="200"/>
      <w:r>
        <w:lastRenderedPageBreak/>
        <w:t>Scenario 2</w:t>
      </w:r>
    </w:p>
    <w:p w14:paraId="060B7526" w14:textId="108F309A" w:rsidR="00E44531" w:rsidRDefault="006E4053">
      <w:pPr>
        <w:pStyle w:val="FirstParagraph"/>
      </w:pPr>
      <w:commentRangeStart w:id="204"/>
      <w:r>
        <w:t>Using 2018 fecundity rates</w:t>
      </w:r>
      <w:commentRangeEnd w:id="204"/>
      <w:r w:rsidR="00865B48">
        <w:rPr>
          <w:rStyle w:val="CommentReference"/>
        </w:rPr>
        <w:commentReference w:id="204"/>
      </w:r>
      <w:r>
        <w:t xml:space="preserve">, </w:t>
      </w:r>
      <w:proofErr w:type="spellStart"/>
      <w:r>
        <w:t>waterhemp</w:t>
      </w:r>
      <w:proofErr w:type="spellEnd"/>
      <w:r>
        <w:t xml:space="preserve">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rPr>
          <m:t>λ</m:t>
        </m:r>
        <m:d>
          <m:dPr>
            <m:ctrlPr>
              <w:rPr>
                <w:rFonts w:ascii="Cambria Math" w:hAnsi="Cambria Math"/>
              </w:rPr>
            </m:ctrlPr>
          </m:dPr>
          <m:e>
            <m:r>
              <w:rPr>
                <w:rFonts w:ascii="Cambria Math" w:hAnsi="Cambria Math"/>
              </w:rPr>
              <m:t>r</m:t>
            </m:r>
          </m:e>
        </m:d>
      </m:oMath>
      <w:r>
        <w:t xml:space="preserve"> were all increasing, the partition of seedbanks differed between rotations. Within the same rotation, a consistent pattern of top:bottom ratios of seed densities was observed between two corn weed management regimes. In the 2-year rotation, a large portion of the seedbanks were </w:t>
      </w:r>
      <w:del w:id="205" w:author="Liebman, Matthew Z [AGRON]" w:date="2022-06-08T15:44:00Z">
        <w:r w:rsidDel="007D482E">
          <w:delText xml:space="preserve">at </w:delText>
        </w:r>
      </w:del>
      <w:ins w:id="206" w:author="Liebman, Matthew Z [AGRON]" w:date="2022-06-08T15:44:00Z">
        <w:r w:rsidR="007D482E">
          <w:t>in</w:t>
        </w:r>
        <w:r w:rsidR="007D482E">
          <w:t xml:space="preserve"> </w:t>
        </w:r>
      </w:ins>
      <w:r>
        <w:t xml:space="preserve">the 0-2 cm soil stratum; in the 3-year rotation, the top and bottom soil strata were </w:t>
      </w:r>
      <w:proofErr w:type="gramStart"/>
      <w:r>
        <w:t>fairly evenly</w:t>
      </w:r>
      <w:proofErr w:type="gramEnd"/>
      <w:r>
        <w:t xml:space="preserve"> populated; and in the 4-year rotation, the majority of the seedbanks were </w:t>
      </w:r>
      <w:del w:id="207" w:author="Liebman, Matthew Z [AGRON]" w:date="2022-06-08T15:44:00Z">
        <w:r w:rsidDel="007D482E">
          <w:delText xml:space="preserve">at </w:delText>
        </w:r>
      </w:del>
      <w:ins w:id="208" w:author="Liebman, Matthew Z [AGRON]" w:date="2022-06-08T15:44:00Z">
        <w:r w:rsidR="007D482E">
          <w:t>in</w:t>
        </w:r>
        <w:r w:rsidR="007D482E">
          <w:t xml:space="preserve"> </w:t>
        </w:r>
      </w:ins>
      <w:r>
        <w:t>the bottom stratum.</w:t>
      </w:r>
    </w:p>
    <w:p w14:paraId="0099DC05" w14:textId="77777777" w:rsidR="00E44531" w:rsidRDefault="006E4053">
      <w:pPr>
        <w:pStyle w:val="BodyText"/>
      </w:pPr>
      <w:r>
        <w:t xml:space="preserve">The oat phase of the 3-year rotation (O3) and the alfalfa phase of the 4-year rotation (A4) offered opportunities for decreasing </w:t>
      </w:r>
      <m:oMath>
        <m:r>
          <w:rPr>
            <w:rFonts w:ascii="Cambria Math" w:hAnsi="Cambria Math"/>
          </w:rPr>
          <m:t>λ</m:t>
        </m:r>
      </m:oMath>
      <w:r>
        <w:t xml:space="preserve">, which was not possible in any other crop phases in the three examined rotations. However, the declines in </w:t>
      </w:r>
      <m:oMath>
        <m:r>
          <w:rPr>
            <w:rFonts w:ascii="Cambria Math" w:hAnsi="Cambria Math"/>
          </w:rPr>
          <m:t>λ</m:t>
        </m:r>
        <m:d>
          <m:dPr>
            <m:ctrlPr>
              <w:rPr>
                <w:rFonts w:ascii="Cambria Math" w:hAnsi="Cambria Math"/>
              </w:rPr>
            </m:ctrlPr>
          </m:dPr>
          <m:e>
            <m:r>
              <w:rPr>
                <w:rFonts w:ascii="Cambria Math" w:hAnsi="Cambria Math"/>
              </w:rPr>
              <m:t>r</m:t>
            </m:r>
          </m:e>
        </m:d>
      </m:oMath>
      <w:r>
        <w:t>’s in O3 (</w:t>
      </w:r>
      <m:oMath>
        <m:r>
          <w:rPr>
            <w:rFonts w:ascii="Cambria Math" w:hAnsi="Cambria Math"/>
          </w:rPr>
          <m:t>λ</m:t>
        </m:r>
        <m:d>
          <m:dPr>
            <m:ctrlPr>
              <w:rPr>
                <w:rFonts w:ascii="Cambria Math" w:hAnsi="Cambria Math"/>
              </w:rPr>
            </m:ctrlPr>
          </m:dPr>
          <m:e>
            <m:r>
              <w:rPr>
                <w:rFonts w:ascii="Cambria Math" w:hAnsi="Cambria Math"/>
              </w:rPr>
              <m:t>O3</m:t>
            </m:r>
            <m:r>
              <m:rPr>
                <m:sty m:val="p"/>
              </m:rPr>
              <w:rPr>
                <w:rFonts w:ascii="Cambria Math" w:hAnsi="Cambria Math"/>
              </w:rPr>
              <m:t>,</m:t>
            </m:r>
            <m:r>
              <w:rPr>
                <w:rFonts w:ascii="Cambria Math" w:hAnsi="Cambria Math"/>
              </w:rPr>
              <m:t>low</m:t>
            </m:r>
          </m:e>
        </m:d>
      </m:oMath>
      <w:r>
        <w:t xml:space="preserve"> = 0.68) and A4 (</w:t>
      </w:r>
      <m:oMath>
        <m:r>
          <w:rPr>
            <w:rFonts w:ascii="Cambria Math" w:hAnsi="Cambria Math"/>
          </w:rPr>
          <m:t>λ</m:t>
        </m:r>
        <m:d>
          <m:dPr>
            <m:ctrlPr>
              <w:rPr>
                <w:rFonts w:ascii="Cambria Math" w:hAnsi="Cambria Math"/>
              </w:rPr>
            </m:ctrlPr>
          </m:dPr>
          <m:e>
            <m:r>
              <w:rPr>
                <w:rFonts w:ascii="Cambria Math" w:hAnsi="Cambria Math"/>
              </w:rPr>
              <m:t>A4</m:t>
            </m:r>
            <m:r>
              <m:rPr>
                <m:sty m:val="p"/>
              </m:rPr>
              <w:rPr>
                <w:rFonts w:ascii="Cambria Math" w:hAnsi="Cambria Math"/>
              </w:rPr>
              <m:t>,</m:t>
            </m:r>
            <m:r>
              <w:rPr>
                <w:rFonts w:ascii="Cambria Math" w:hAnsi="Cambria Math"/>
              </w:rPr>
              <m:t>low</m:t>
            </m:r>
          </m:e>
        </m:d>
      </m:oMath>
      <w:r>
        <w:t xml:space="preserve"> = 0.60) were not strong enough to deplete the replenishment from the corn (</w:t>
      </w:r>
      <m:oMath>
        <m:r>
          <w:rPr>
            <w:rFonts w:ascii="Cambria Math" w:hAnsi="Cambria Math"/>
          </w:rPr>
          <m:t>λ</m:t>
        </m:r>
        <m:d>
          <m:dPr>
            <m:ctrlPr>
              <w:rPr>
                <w:rFonts w:ascii="Cambria Math" w:hAnsi="Cambria Math"/>
              </w:rPr>
            </m:ctrlPr>
          </m:dPr>
          <m:e>
            <m:r>
              <w:rPr>
                <w:rFonts w:ascii="Cambria Math" w:hAnsi="Cambria Math"/>
              </w:rPr>
              <m:t>C3</m:t>
            </m:r>
            <m:r>
              <m:rPr>
                <m:sty m:val="p"/>
              </m:rPr>
              <w:rPr>
                <w:rFonts w:ascii="Cambria Math" w:hAnsi="Cambria Math"/>
              </w:rPr>
              <m:t>,</m:t>
            </m:r>
            <m:r>
              <w:rPr>
                <w:rFonts w:ascii="Cambria Math" w:hAnsi="Cambria Math"/>
              </w:rPr>
              <m:t>low</m:t>
            </m:r>
          </m:e>
        </m:d>
      </m:oMath>
      <w:r>
        <w:t xml:space="preserve"> = 2553 and </w:t>
      </w:r>
      <m:oMath>
        <m:r>
          <w:rPr>
            <w:rFonts w:ascii="Cambria Math" w:hAnsi="Cambria Math"/>
          </w:rPr>
          <m:t>λ</m:t>
        </m:r>
        <m:d>
          <m:dPr>
            <m:ctrlPr>
              <w:rPr>
                <w:rFonts w:ascii="Cambria Math" w:hAnsi="Cambria Math"/>
              </w:rPr>
            </m:ctrlPr>
          </m:dPr>
          <m:e>
            <m:r>
              <w:rPr>
                <w:rFonts w:ascii="Cambria Math" w:hAnsi="Cambria Math"/>
              </w:rPr>
              <m:t>C4</m:t>
            </m:r>
            <m:r>
              <m:rPr>
                <m:sty m:val="p"/>
              </m:rPr>
              <w:rPr>
                <w:rFonts w:ascii="Cambria Math" w:hAnsi="Cambria Math"/>
              </w:rPr>
              <m:t>,</m:t>
            </m:r>
            <m:r>
              <w:rPr>
                <w:rFonts w:ascii="Cambria Math" w:hAnsi="Cambria Math"/>
              </w:rPr>
              <m:t>low</m:t>
            </m:r>
          </m:e>
        </m:d>
      </m:oMath>
      <w:r>
        <w:t xml:space="preserve"> = 35676.54) and soybean phases (</w:t>
      </w:r>
      <m:oMath>
        <m:r>
          <w:rPr>
            <w:rFonts w:ascii="Cambria Math" w:hAnsi="Cambria Math"/>
          </w:rPr>
          <m:t>λ</m:t>
        </m:r>
        <m:d>
          <m:dPr>
            <m:ctrlPr>
              <w:rPr>
                <w:rFonts w:ascii="Cambria Math" w:hAnsi="Cambria Math"/>
              </w:rPr>
            </m:ctrlPr>
          </m:dPr>
          <m:e>
            <m:r>
              <w:rPr>
                <w:rFonts w:ascii="Cambria Math" w:hAnsi="Cambria Math"/>
              </w:rPr>
              <m:t>S3</m:t>
            </m:r>
            <m:r>
              <m:rPr>
                <m:sty m:val="p"/>
              </m:rPr>
              <w:rPr>
                <w:rFonts w:ascii="Cambria Math" w:hAnsi="Cambria Math"/>
              </w:rPr>
              <m:t>,</m:t>
            </m:r>
            <m:r>
              <w:rPr>
                <w:rFonts w:ascii="Cambria Math" w:hAnsi="Cambria Math"/>
              </w:rPr>
              <m:t>low</m:t>
            </m:r>
          </m:e>
        </m:d>
      </m:oMath>
      <w:r>
        <w:t xml:space="preserve"> = 14567.90 and </w:t>
      </w:r>
      <m:oMath>
        <m:r>
          <w:rPr>
            <w:rFonts w:ascii="Cambria Math" w:hAnsi="Cambria Math"/>
          </w:rPr>
          <m:t>λ</m:t>
        </m:r>
        <m:d>
          <m:dPr>
            <m:ctrlPr>
              <w:rPr>
                <w:rFonts w:ascii="Cambria Math" w:hAnsi="Cambria Math"/>
              </w:rPr>
            </m:ctrlPr>
          </m:dPr>
          <m:e>
            <m:r>
              <w:rPr>
                <w:rFonts w:ascii="Cambria Math" w:hAnsi="Cambria Math"/>
              </w:rPr>
              <m:t>S4</m:t>
            </m:r>
            <m:r>
              <m:rPr>
                <m:sty m:val="p"/>
              </m:rPr>
              <w:rPr>
                <w:rFonts w:ascii="Cambria Math" w:hAnsi="Cambria Math"/>
              </w:rPr>
              <m:t>,</m:t>
            </m:r>
            <m:r>
              <w:rPr>
                <w:rFonts w:ascii="Cambria Math" w:hAnsi="Cambria Math"/>
              </w:rPr>
              <m:t>low</m:t>
            </m:r>
          </m:e>
        </m:d>
      </m:oMath>
      <w:r>
        <w:t xml:space="preserve"> = 30.20).</w:t>
      </w:r>
    </w:p>
    <w:p w14:paraId="299A5B8C" w14:textId="77777777" w:rsidR="00E44531" w:rsidRDefault="006E4053">
      <w:pPr>
        <w:pStyle w:val="Heading2"/>
      </w:pPr>
      <w:bookmarkStart w:id="209" w:name="Xf5df142dff9b7c2f56340cdf78ee2c0bbaf8ab2"/>
      <w:bookmarkEnd w:id="199"/>
      <w:bookmarkEnd w:id="203"/>
      <w:r>
        <w:t>Elasticities of popilation growth rates to lower-level demographic parameters</w:t>
      </w:r>
    </w:p>
    <w:p w14:paraId="21B6D863" w14:textId="77777777" w:rsidR="00E44531" w:rsidRDefault="006E4053">
      <w:pPr>
        <w:pStyle w:val="FirstParagraph"/>
      </w:pPr>
      <w:r>
        <w:t xml:space="preserve">All the relative ranking of elasticity of </w:t>
      </w:r>
      <m:oMath>
        <m:r>
          <w:rPr>
            <w:rFonts w:ascii="Cambria Math" w:hAnsi="Cambria Math"/>
          </w:rPr>
          <m:t>λ</m:t>
        </m:r>
      </m:oMath>
      <w:r>
        <w:t xml:space="preserve"> to the lower-level demographic parameters was consistent between corn weed management regimes (Figures 4 and 6). However, the overall population change rate can be reflected by the relative importance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element on the elasticity of </w:t>
      </w:r>
      <m:oMath>
        <m:r>
          <w:rPr>
            <w:rFonts w:ascii="Cambria Math" w:hAnsi="Cambria Math"/>
          </w:rPr>
          <m:t>λ</m:t>
        </m:r>
      </m:oMath>
      <w:r>
        <w:t>.</w:t>
      </w:r>
    </w:p>
    <w:p w14:paraId="7E981ABA" w14:textId="7686625A" w:rsidR="00E44531" w:rsidRDefault="006E4053">
      <w:pPr>
        <w:pStyle w:val="BodyText"/>
      </w:pPr>
      <w:r>
        <w:t xml:space="preserve">Even though all the </w:t>
      </w:r>
      <m:oMath>
        <m:sSub>
          <m:sSubPr>
            <m:ctrlPr>
              <w:rPr>
                <w:rFonts w:ascii="Cambria Math" w:hAnsi="Cambria Math"/>
              </w:rPr>
            </m:ctrlPr>
          </m:sSubPr>
          <m:e>
            <m:r>
              <w:rPr>
                <w:rFonts w:ascii="Cambria Math" w:hAnsi="Cambria Math"/>
              </w:rPr>
              <m:t>B</m:t>
            </m:r>
          </m:e>
          <m:sub>
            <m:r>
              <w:rPr>
                <w:rFonts w:ascii="Cambria Math" w:hAnsi="Cambria Math"/>
              </w:rPr>
              <m:t>h</m:t>
            </m:r>
          </m:sub>
        </m:sSub>
      </m:oMath>
      <w:r>
        <w:t xml:space="preserve"> matrices</w:t>
      </w:r>
      <w:del w:id="210" w:author="Liebman, Matthew Z [AGRON]" w:date="2022-06-08T15:45:00Z">
        <w:r w:rsidDel="00990272">
          <w:delText>, but</w:delText>
        </w:r>
      </w:del>
      <w:ins w:id="211" w:author="Liebman, Matthew Z [AGRON]" w:date="2022-06-08T15:45:00Z">
        <w:r w:rsidR="00990272">
          <w:t xml:space="preserve"> except</w:t>
        </w:r>
      </w:ins>
      <w:r>
        <w:t xml:space="preserve"> </w:t>
      </w:r>
      <m:oMath>
        <m:sSub>
          <m:sSubPr>
            <m:ctrlPr>
              <w:rPr>
                <w:rFonts w:ascii="Cambria Math" w:hAnsi="Cambria Math"/>
              </w:rPr>
            </m:ctrlPr>
          </m:sSubPr>
          <m:e>
            <m:r>
              <w:rPr>
                <w:rFonts w:ascii="Cambria Math" w:hAnsi="Cambria Math"/>
              </w:rPr>
              <m:t>B</m:t>
            </m:r>
          </m:e>
          <m:sub>
            <m:r>
              <w:rPr>
                <w:rFonts w:ascii="Cambria Math" w:hAnsi="Cambria Math"/>
              </w:rPr>
              <m:t>f</m:t>
            </m:r>
          </m:sub>
        </m:sSub>
      </m:oMath>
      <w:del w:id="212" w:author="Liebman, Matthew Z [AGRON]" w:date="2022-06-08T15:45:00Z">
        <w:r w:rsidDel="00990272">
          <w:delText>,</w:delText>
        </w:r>
      </w:del>
      <w:r>
        <w:t xml:space="preserve"> were identical across scenarios, the ranking of each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element contribution to the elasticity of </w:t>
      </w:r>
      <m:oMath>
        <m:r>
          <w:rPr>
            <w:rFonts w:ascii="Cambria Math" w:hAnsi="Cambria Math"/>
          </w:rPr>
          <m:t>λ</m:t>
        </m:r>
      </m:oMath>
      <w:r>
        <w:t xml:space="preserve"> might be slightly different across scenarios. For example, </w:t>
      </w:r>
      <w:del w:id="213" w:author="Liebman, Matthew Z [AGRON]" w:date="2022-06-08T15:45:00Z">
        <w:r w:rsidDel="00990272">
          <w:delText xml:space="preserve">the </w:delText>
        </w:r>
      </w:del>
      <w:r>
        <w:t xml:space="preserve">the </w:t>
      </w:r>
      <m:oMath>
        <m:r>
          <w:rPr>
            <w:rFonts w:ascii="Cambria Math" w:hAnsi="Cambria Math"/>
          </w:rPr>
          <m:t>λ</m:t>
        </m:r>
      </m:oMath>
      <w:r>
        <w:t xml:space="preserve">-decreasing case, the relative ranks of </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22</m:t>
                </m:r>
              </m:e>
              <m:sub>
                <m:r>
                  <w:rPr>
                    <w:rFonts w:ascii="Cambria Math" w:hAnsi="Cambria Math"/>
                  </w:rPr>
                  <m:t>s</m:t>
                </m:r>
              </m:sub>
            </m:sSub>
          </m:sub>
        </m:sSub>
      </m:oMath>
      <w:r>
        <w:t xml:space="preserve"> (the probability that a seed in the 2-20 cm stratum stay</w:t>
      </w:r>
      <w:ins w:id="214" w:author="Liebman, Matthew Z [AGRON]" w:date="2022-06-08T15:45:00Z">
        <w:r w:rsidR="00990272">
          <w:t>ed</w:t>
        </w:r>
      </w:ins>
      <w:r>
        <w:t xml:space="preserve"> </w:t>
      </w:r>
      <w:del w:id="215" w:author="Liebman, Matthew Z [AGRON]" w:date="2022-06-08T15:45:00Z">
        <w:r w:rsidDel="00990272">
          <w:delText xml:space="preserve">at </w:delText>
        </w:r>
      </w:del>
      <w:ins w:id="216" w:author="Liebman, Matthew Z [AGRON]" w:date="2022-06-08T15:45:00Z">
        <w:r w:rsidR="00990272">
          <w:t>in</w:t>
        </w:r>
        <w:r w:rsidR="00990272">
          <w:t xml:space="preserve"> </w:t>
        </w:r>
      </w:ins>
      <w:r>
        <w:t xml:space="preserve">that stratum) was higher that those of other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s</m:t>
                </m:r>
              </m:sub>
            </m:sSub>
          </m:sub>
        </m:sSub>
      </m:oMath>
      <w:r>
        <w:t xml:space="preserve">, whereas </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22</m:t>
                </m:r>
              </m:e>
              <m:sub>
                <m:r>
                  <w:rPr>
                    <w:rFonts w:ascii="Cambria Math" w:hAnsi="Cambria Math"/>
                  </w:rPr>
                  <m:t>s</m:t>
                </m:r>
              </m:sub>
            </m:sSub>
          </m:sub>
        </m:sSub>
      </m:oMath>
      <w:r>
        <w:t xml:space="preserve"> in the population-growing case was the lowest among all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s</m:t>
                </m:r>
              </m:sub>
            </m:sSub>
          </m:sub>
        </m:sSub>
      </m:oMath>
      <w:r>
        <w:t xml:space="preserve">. Similarly, </w:t>
      </w:r>
      <m:oMath>
        <m:sSub>
          <m:sSubPr>
            <m:ctrlPr>
              <w:rPr>
                <w:rFonts w:ascii="Cambria Math" w:hAnsi="Cambria Math"/>
              </w:rPr>
            </m:ctrlPr>
          </m:sSubPr>
          <m:e>
            <m:r>
              <w:rPr>
                <w:rFonts w:ascii="Cambria Math" w:hAnsi="Cambria Math"/>
              </w:rPr>
              <m:t>s</m:t>
            </m:r>
          </m:e>
          <m:sub>
            <m:r>
              <w:rPr>
                <w:rFonts w:ascii="Cambria Math" w:hAnsi="Cambria Math"/>
              </w:rPr>
              <m:t>s2</m:t>
            </m:r>
          </m:sub>
        </m:sSub>
      </m:oMath>
      <w:r>
        <w:t xml:space="preserve"> was more important than </w:t>
      </w:r>
      <m:oMath>
        <m:sSub>
          <m:sSubPr>
            <m:ctrlPr>
              <w:rPr>
                <w:rFonts w:ascii="Cambria Math" w:hAnsi="Cambria Math"/>
              </w:rPr>
            </m:ctrlPr>
          </m:sSubPr>
          <m:e>
            <m:r>
              <w:rPr>
                <w:rFonts w:ascii="Cambria Math" w:hAnsi="Cambria Math"/>
              </w:rPr>
              <m:t>s</m:t>
            </m:r>
          </m:e>
          <m:sub>
            <m:r>
              <w:rPr>
                <w:rFonts w:ascii="Cambria Math" w:hAnsi="Cambria Math"/>
              </w:rPr>
              <m:t>s1</m:t>
            </m:r>
          </m:sub>
        </m:sSub>
      </m:oMath>
      <w:r>
        <w:t xml:space="preserve"> in the elasticity of </w:t>
      </w:r>
      <m:oMath>
        <m:r>
          <w:rPr>
            <w:rFonts w:ascii="Cambria Math" w:hAnsi="Cambria Math"/>
          </w:rPr>
          <m:t>λ</m:t>
        </m:r>
      </m:oMath>
      <w:r>
        <w:t xml:space="preserve"> in the population-shrinking versus population-growing case. Consistent patterns in the importance of </w:t>
      </w:r>
      <m:oMath>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rPr>
                </m:ctrlPr>
              </m:sSubPr>
              <m:e>
                <m:r>
                  <w:rPr>
                    <w:rFonts w:ascii="Cambria Math" w:hAnsi="Cambria Math"/>
                  </w:rPr>
                  <m:t>j</m:t>
                </m:r>
              </m:e>
              <m:sub>
                <m:r>
                  <w:rPr>
                    <w:rFonts w:ascii="Cambria Math" w:hAnsi="Cambria Math"/>
                  </w:rPr>
                  <m:t>f</m:t>
                </m:r>
              </m:sub>
            </m:sSub>
          </m:sub>
        </m:sSub>
      </m:oMath>
      <w:r>
        <w:t xml:space="preserve"> to elasticity of </w:t>
      </w:r>
      <m:oMath>
        <m:r>
          <w:rPr>
            <w:rFonts w:ascii="Cambria Math" w:hAnsi="Cambria Math"/>
          </w:rPr>
          <m:t>λ</m:t>
        </m:r>
      </m:oMath>
      <w:r>
        <w:t xml:space="preserve"> </w:t>
      </w:r>
      <w:del w:id="217" w:author="Liebman, Matthew Z [AGRON]" w:date="2022-06-08T15:46:00Z">
        <w:r w:rsidDel="00990272">
          <w:delText xml:space="preserve">was </w:delText>
        </w:r>
      </w:del>
      <w:ins w:id="218" w:author="Liebman, Matthew Z [AGRON]" w:date="2022-06-08T15:46:00Z">
        <w:r w:rsidR="00990272">
          <w:t>were</w:t>
        </w:r>
        <w:r w:rsidR="00990272">
          <w:t xml:space="preserve"> </w:t>
        </w:r>
      </w:ins>
      <w:r>
        <w:t>observed in the two scenarios.</w:t>
      </w:r>
    </w:p>
    <w:p w14:paraId="2C464214" w14:textId="6AA163CA" w:rsidR="00E44531" w:rsidRDefault="006E4053">
      <w:pPr>
        <w:pStyle w:val="BodyText"/>
      </w:pPr>
      <w:r>
        <w:t xml:space="preserve">Because seed emergence and seedling survival rate contributed minimally to the elasticity of </w:t>
      </w:r>
      <m:oMath>
        <m:r>
          <w:rPr>
            <w:rFonts w:ascii="Cambria Math" w:hAnsi="Cambria Math"/>
          </w:rPr>
          <m:t>λ</m:t>
        </m:r>
      </m:oMath>
      <w:r>
        <w:t xml:space="preserve">, this pattern suggests that even if weed control programs are of </w:t>
      </w:r>
      <w:proofErr w:type="spellStart"/>
      <w:r>
        <w:t>high</w:t>
      </w:r>
      <w:del w:id="219" w:author="Liebman, Matthew Z [AGRON]" w:date="2022-06-08T15:47:00Z">
        <w:r w:rsidDel="00603107">
          <w:delText xml:space="preserve">, or even total </w:delText>
        </w:r>
        <w:commentRangeStart w:id="220"/>
        <w:r w:rsidDel="00603107">
          <w:delText>efficacy</w:delText>
        </w:r>
      </w:del>
      <w:commentRangeEnd w:id="220"/>
      <w:r w:rsidR="00603107">
        <w:rPr>
          <w:rStyle w:val="CommentReference"/>
        </w:rPr>
        <w:commentReference w:id="220"/>
      </w:r>
      <w:del w:id="221" w:author="Liebman, Matthew Z [AGRON]" w:date="2022-06-08T15:47:00Z">
        <w:r w:rsidDel="00603107">
          <w:delText xml:space="preserve">, </w:delText>
        </w:r>
      </w:del>
      <w:r>
        <w:t>very</w:t>
      </w:r>
      <w:proofErr w:type="spellEnd"/>
      <w:r>
        <w:t xml:space="preserve"> few </w:t>
      </w:r>
      <w:del w:id="222" w:author="Liebman, Matthew Z [AGRON]" w:date="2022-06-08T15:46:00Z">
        <w:r w:rsidDel="00603107">
          <w:delText xml:space="preserve">survived </w:delText>
        </w:r>
      </w:del>
      <w:ins w:id="223" w:author="Liebman, Matthew Z [AGRON]" w:date="2022-06-08T15:46:00Z">
        <w:r w:rsidR="00603107">
          <w:t>surviv</w:t>
        </w:r>
        <w:r w:rsidR="00603107">
          <w:t>ing</w:t>
        </w:r>
        <w:r w:rsidR="00603107">
          <w:t xml:space="preserve"> </w:t>
        </w:r>
      </w:ins>
      <w:r>
        <w:t>plants prolifically producing new seeds</w:t>
      </w:r>
      <w:del w:id="224" w:author="Liebman, Matthew Z [AGRON]" w:date="2022-06-08T15:46:00Z">
        <w:r w:rsidDel="00603107">
          <w:delText>,</w:delText>
        </w:r>
      </w:del>
      <w:r>
        <w:t xml:space="preserve"> can sustain the population. The low relative importance of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p</m:t>
                </m:r>
              </m:e>
              <m:sub>
                <m:r>
                  <w:rPr>
                    <w:rFonts w:ascii="Cambria Math" w:hAnsi="Cambria Math"/>
                  </w:rPr>
                  <m:t>k</m:t>
                </m:r>
              </m:sub>
            </m:sSub>
          </m:sub>
        </m:sSub>
      </m:oMath>
      <w:r>
        <w:t xml:space="preserve"> can be attributed to the low emergence rate in weeds, the high weed control efficacy, while the high relative importance of of </w:t>
      </w:r>
      <m:oMath>
        <m:sSub>
          <m:sSubPr>
            <m:ctrlPr>
              <w:rPr>
                <w:rFonts w:ascii="Cambria Math" w:hAnsi="Cambria Math"/>
              </w:rPr>
            </m:ctrlPr>
          </m:sSubPr>
          <m:e>
            <m:r>
              <w:rPr>
                <w:rFonts w:ascii="Cambria Math" w:hAnsi="Cambria Math"/>
              </w:rPr>
              <m:t>f</m:t>
            </m:r>
          </m:e>
          <m:sub>
            <m:r>
              <w:rPr>
                <w:rFonts w:ascii="Cambria Math" w:hAnsi="Cambria Math"/>
              </w:rPr>
              <m:t>k</m:t>
            </m:r>
          </m:sub>
        </m:sSub>
      </m:oMath>
      <w:r>
        <w:t xml:space="preserve"> to elasticity of </w:t>
      </w:r>
      <m:oMath>
        <m:r>
          <w:rPr>
            <w:rFonts w:ascii="Cambria Math" w:hAnsi="Cambria Math"/>
          </w:rPr>
          <m:t>λ</m:t>
        </m:r>
      </m:oMath>
      <w:r>
        <w:t xml:space="preserve"> can be explained by the high individual fecundity.</w:t>
      </w:r>
    </w:p>
    <w:p w14:paraId="1E61B5BC" w14:textId="6A2819E2" w:rsidR="00E44531" w:rsidRDefault="006E4053">
      <w:pPr>
        <w:pStyle w:val="BodyText"/>
      </w:pPr>
      <w:r>
        <w:t xml:space="preserve">In both scenarios, the patterns of contribution to elasticity of </w:t>
      </w:r>
      <m:oMath>
        <m:r>
          <w:rPr>
            <w:rFonts w:ascii="Cambria Math" w:hAnsi="Cambria Math"/>
          </w:rPr>
          <m:t>λ</m:t>
        </m:r>
      </m:oMath>
      <w:r>
        <w:t xml:space="preserve"> in the 3-year rotation </w:t>
      </w:r>
      <w:del w:id="225" w:author="Liebman, Matthew Z [AGRON]" w:date="2022-06-08T15:48:00Z">
        <w:r w:rsidDel="00603107">
          <w:delText xml:space="preserve">was </w:delText>
        </w:r>
      </w:del>
      <w:ins w:id="226" w:author="Liebman, Matthew Z [AGRON]" w:date="2022-06-08T15:48:00Z">
        <w:r w:rsidR="00603107">
          <w:t>were</w:t>
        </w:r>
        <w:r w:rsidR="00603107">
          <w:t xml:space="preserve"> </w:t>
        </w:r>
      </w:ins>
      <w:r>
        <w:t xml:space="preserve">slightly different from the 2-year and 4-year rotations. The contribution of plant survival rate to elasticity of </w:t>
      </w:r>
      <m:oMath>
        <m:r>
          <w:rPr>
            <w:rFonts w:ascii="Cambria Math" w:hAnsi="Cambria Math"/>
          </w:rPr>
          <m:t>λ</m:t>
        </m:r>
      </m:oMath>
      <w:r>
        <w:t xml:space="preserve"> was non-existent in C2, S2, C4, S4, and O4 (absolute zero</w:t>
      </w:r>
      <w:ins w:id="227" w:author="Liebman, Matthew Z [AGRON]" w:date="2022-06-08T15:48:00Z">
        <w:r w:rsidR="00603107">
          <w:t>e</w:t>
        </w:r>
      </w:ins>
      <w:r>
        <w:t xml:space="preserve">s) but minimal in C3, S3, and O4 (very small positive values). The difference in contribution of </w:t>
      </w:r>
      <w:r>
        <w:lastRenderedPageBreak/>
        <w:t>plant survival rate on O3 and O4 might be attributed to the different companion crops to oat (red clover in O3 and alfalfa in O4).</w:t>
      </w:r>
    </w:p>
    <w:p w14:paraId="2585B72E" w14:textId="77777777" w:rsidR="00E44531" w:rsidRDefault="006E4053">
      <w:pPr>
        <w:pStyle w:val="Heading3"/>
      </w:pPr>
      <w:bookmarkStart w:id="228" w:name="scenario-1-1"/>
      <w:r>
        <w:t>Scenario 1</w:t>
      </w:r>
    </w:p>
    <w:p w14:paraId="15D116F0" w14:textId="77777777" w:rsidR="00E44531" w:rsidRDefault="006E4053">
      <w:pPr>
        <w:pStyle w:val="FirstParagraph"/>
      </w:pPr>
      <w:r>
        <w:t xml:space="preserve">The ranking of parameters or individual parameters to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differed by rotation and crop phase. The seed preserving parameters were ranked higher in the corn phase of the 3-year rotation (C3) under both weed management regimes, the soybean phase of the 3-year rotation (S3) that followed corn under low herbicide weed management, the oat phases of the 3-year and 4-year rotations (O3 and O4) regardless of the preceding corn phase’s weed management regime, and the alfalfa phase of the 4-year rotation (A4) regardless of the preceding corn phase’s weed management regime. The seed producing parameters were ranked higher in the other crop environments (crop species in each rotation).</w:t>
      </w:r>
    </w:p>
    <w:p w14:paraId="1169A3A5" w14:textId="77777777" w:rsidR="00E44531" w:rsidRDefault="006E4053">
      <w:pPr>
        <w:pStyle w:val="BodyText"/>
      </w:pPr>
      <w:r>
        <w:t xml:space="preserve">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 to fecundity rate, as a group, were ranked first in the corn phase of the 2-year rotation (C2) (43.13 and 3.15), the soybean phase of the 2-year rotation (S2) (0.75 and 4.18), the soybean phase of the 3-year rotation (S3) that followed corn under low herbicide weed management program (0.91), the corn phase of the 4-year rotation (C4) (305.24 and 323.07), and the alfalfa in the 4-year rotation (A4) (36.78 and 14.49) under both weed management regimes. The rate of pre-planting tillage induced seed movement to the 2-20 cm soil stratum was the first-ranked individual parameter to 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’s in the corn phase of the 3-year rotation (C3) (1.1 and 1.1), the soybean in the 3-year rotation that followed corn under low herbicide weed management (0.89), the oat phase of the 3-year rotation (O3) (0.87 and 0.88), and the oat phase of the 4-year rotation (5.49 and 3.98). The overwinter survival rate of the seeds in the 0-2 cm soil stratum was the first-ranked individual parameter to the elasticity of </w:t>
      </w:r>
      <m:oMath>
        <m:r>
          <w:rPr>
            <w:rFonts w:ascii="Cambria Math" w:hAnsi="Cambria Math"/>
          </w:rPr>
          <m:t>λ</m:t>
        </m:r>
        <m:d>
          <m:dPr>
            <m:ctrlPr>
              <w:rPr>
                <w:rFonts w:ascii="Cambria Math" w:hAnsi="Cambria Math"/>
              </w:rPr>
            </m:ctrlPr>
          </m:dPr>
          <m:e>
            <m:r>
              <w:rPr>
                <w:rFonts w:ascii="Cambria Math" w:hAnsi="Cambria Math"/>
              </w:rPr>
              <m:t>r</m:t>
            </m:r>
          </m:e>
        </m:d>
      </m:oMath>
      <w:r>
        <w:t>’s in the soybean phase of the 4-year rotation (S4) (3.32 and 2.41).</w:t>
      </w:r>
    </w:p>
    <w:p w14:paraId="1CB7BC19" w14:textId="77777777" w:rsidR="00E44531" w:rsidRDefault="006E4053">
      <w:pPr>
        <w:pStyle w:val="BodyText"/>
      </w:pPr>
      <w:r>
        <w:t xml:space="preserve">As </w:t>
      </w:r>
      <m:oMath>
        <m:r>
          <w:rPr>
            <w:rFonts w:ascii="Cambria Math" w:hAnsi="Cambria Math"/>
          </w:rPr>
          <m:t>λ</m:t>
        </m:r>
        <m:d>
          <m:dPr>
            <m:ctrlPr>
              <w:rPr>
                <w:rFonts w:ascii="Cambria Math" w:hAnsi="Cambria Math"/>
              </w:rPr>
            </m:ctrlPr>
          </m:dPr>
          <m:e>
            <m:r>
              <w:rPr>
                <w:rFonts w:ascii="Cambria Math" w:hAnsi="Cambria Math"/>
              </w:rPr>
              <m:t>r</m:t>
            </m:r>
          </m:e>
        </m:d>
      </m:oMath>
      <w:r>
        <w:t xml:space="preserve">s declined in this scenario, with some opportunity of increasing in the C4 phase, focusing on reducing plant fecundity in C4 would sufficiently stabilize </w:t>
      </w:r>
      <m:oMath>
        <m:r>
          <w:rPr>
            <w:rFonts w:ascii="Cambria Math" w:hAnsi="Cambria Math"/>
          </w:rPr>
          <m:t>λ</m:t>
        </m:r>
        <m:d>
          <m:dPr>
            <m:ctrlPr>
              <w:rPr>
                <w:rFonts w:ascii="Cambria Math" w:hAnsi="Cambria Math"/>
              </w:rPr>
            </m:ctrlPr>
          </m:dPr>
          <m:e>
            <m:r>
              <w:rPr>
                <w:rFonts w:ascii="Cambria Math" w:hAnsi="Cambria Math"/>
              </w:rPr>
              <m:t>4</m:t>
            </m:r>
          </m:e>
        </m:d>
      </m:oMath>
      <w:r>
        <w:t>, provided that the weed control efficacy in the subsequent three crop phases remained adequate.</w:t>
      </w:r>
    </w:p>
    <w:p w14:paraId="4FB7C5AD" w14:textId="77777777" w:rsidR="00E44531" w:rsidRDefault="006E4053">
      <w:pPr>
        <w:pStyle w:val="Heading3"/>
      </w:pPr>
      <w:bookmarkStart w:id="229" w:name="scenario-2-1"/>
      <w:bookmarkEnd w:id="228"/>
      <w:r>
        <w:t>Scenario 2</w:t>
      </w:r>
    </w:p>
    <w:p w14:paraId="58275955" w14:textId="77777777" w:rsidR="00E44531" w:rsidRDefault="006E4053">
      <w:pPr>
        <w:pStyle w:val="FirstParagraph"/>
      </w:pPr>
      <w:r>
        <w:t xml:space="preserve">Unlike Scenario 1’s dynamics, the differences in the absolute value of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to the first-ranked and second-ranked groups of parameters were multiple orders of magnitude. The seed producing parameters were ranked higher in all crop environments (crop species in each rotation).</w:t>
      </w:r>
    </w:p>
    <w:p w14:paraId="789B09C3" w14:textId="77777777" w:rsidR="00E44531" w:rsidRDefault="006E4053">
      <w:pPr>
        <w:pStyle w:val="BodyText"/>
      </w:pPr>
      <w:r>
        <w:t xml:space="preserve">The elasticity of </w:t>
      </w:r>
      <m:oMath>
        <m:r>
          <w:rPr>
            <w:rFonts w:ascii="Cambria Math" w:hAnsi="Cambria Math"/>
          </w:rPr>
          <m:t>λ</m:t>
        </m:r>
        <m:d>
          <m:dPr>
            <m:ctrlPr>
              <w:rPr>
                <w:rFonts w:ascii="Cambria Math" w:hAnsi="Cambria Math"/>
              </w:rPr>
            </m:ctrlPr>
          </m:dPr>
          <m:e>
            <m:r>
              <w:rPr>
                <w:rFonts w:ascii="Cambria Math" w:hAnsi="Cambria Math"/>
              </w:rPr>
              <m:t>r</m:t>
            </m:r>
          </m:e>
        </m:d>
      </m:oMath>
      <w:r>
        <w:t xml:space="preserve">’s to fecundity rates, as a group, were ranked first in all crop phases. The elasticity of </w:t>
      </w:r>
      <m:oMath>
        <m:r>
          <w:rPr>
            <w:rFonts w:ascii="Cambria Math" w:hAnsi="Cambria Math"/>
          </w:rPr>
          <m:t>λ</m:t>
        </m:r>
      </m:oMath>
      <w:r>
        <w:t xml:space="preserve">’s to cohort one fecundity were the highest in C2 (4.1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and 2.8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S3 (4.4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and 9.7 x </w:t>
      </w:r>
      <m:oMath>
        <m:sSup>
          <m:sSupPr>
            <m:ctrlPr>
              <w:rPr>
                <w:rFonts w:ascii="Cambria Math" w:hAnsi="Cambria Math"/>
              </w:rPr>
            </m:ctrlPr>
          </m:sSupPr>
          <m:e>
            <m:r>
              <w:rPr>
                <w:rFonts w:ascii="Cambria Math" w:hAnsi="Cambria Math"/>
              </w:rPr>
              <m:t>10</m:t>
            </m:r>
          </m:e>
          <m:sup>
            <m:r>
              <w:rPr>
                <w:rFonts w:ascii="Cambria Math" w:hAnsi="Cambria Math"/>
              </w:rPr>
              <m:t>10</m:t>
            </m:r>
          </m:sup>
        </m:sSup>
      </m:oMath>
      <w:r>
        <w:t xml:space="preserve">), and O4 (8.3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and 6.5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phases. The elasticity of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’s elasticity to cohort two fecundity were the highest in S2 (1.4 x </w:t>
      </w:r>
      <m:oMath>
        <m:sSup>
          <m:sSupPr>
            <m:ctrlPr>
              <w:rPr>
                <w:rFonts w:ascii="Cambria Math" w:hAnsi="Cambria Math"/>
              </w:rPr>
            </m:ctrlPr>
          </m:sSupPr>
          <m:e>
            <m:r>
              <w:rPr>
                <w:rFonts w:ascii="Cambria Math" w:hAnsi="Cambria Math"/>
              </w:rPr>
              <m:t>10</m:t>
            </m:r>
          </m:e>
          <m:sup>
            <m:r>
              <w:rPr>
                <w:rFonts w:ascii="Cambria Math" w:hAnsi="Cambria Math"/>
              </w:rPr>
              <m:t>10</m:t>
            </m:r>
          </m:sup>
        </m:sSup>
      </m:oMath>
      <w:r>
        <w:t xml:space="preserve"> and 8.4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C3 (1 x </w:t>
      </w:r>
      <m:oMath>
        <m:sSup>
          <m:sSupPr>
            <m:ctrlPr>
              <w:rPr>
                <w:rFonts w:ascii="Cambria Math" w:hAnsi="Cambria Math"/>
              </w:rPr>
            </m:ctrlPr>
          </m:sSupPr>
          <m:e>
            <m:r>
              <w:rPr>
                <w:rFonts w:ascii="Cambria Math" w:hAnsi="Cambria Math"/>
              </w:rPr>
              <m:t>10</m:t>
            </m:r>
          </m:e>
          <m:sup>
            <m:r>
              <w:rPr>
                <w:rFonts w:ascii="Cambria Math" w:hAnsi="Cambria Math"/>
              </w:rPr>
              <m:t>10</m:t>
            </m:r>
          </m:sup>
        </m:sSup>
      </m:oMath>
      <w:r>
        <w:t xml:space="preserve"> and 1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O3 (3 x </w:t>
      </w:r>
      <m:oMath>
        <m:sSup>
          <m:sSupPr>
            <m:ctrlPr>
              <w:rPr>
                <w:rFonts w:ascii="Cambria Math" w:hAnsi="Cambria Math"/>
              </w:rPr>
            </m:ctrlPr>
          </m:sSupPr>
          <m:e>
            <m:r>
              <w:rPr>
                <w:rFonts w:ascii="Cambria Math" w:hAnsi="Cambria Math"/>
              </w:rPr>
              <m:t>10</m:t>
            </m:r>
          </m:e>
          <m:sup>
            <m:r>
              <w:rPr>
                <w:rFonts w:ascii="Cambria Math" w:hAnsi="Cambria Math"/>
              </w:rPr>
              <m:t>8</m:t>
            </m:r>
          </m:sup>
        </m:sSup>
      </m:oMath>
      <w:r>
        <w:t xml:space="preserve"> and 2.5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C4 (1.6 x </w:t>
      </w:r>
      <m:oMath>
        <m:sSup>
          <m:sSupPr>
            <m:ctrlPr>
              <w:rPr>
                <w:rFonts w:ascii="Cambria Math" w:hAnsi="Cambria Math"/>
              </w:rPr>
            </m:ctrlPr>
          </m:sSupPr>
          <m:e>
            <m:r>
              <w:rPr>
                <w:rFonts w:ascii="Cambria Math" w:hAnsi="Cambria Math"/>
              </w:rPr>
              <m:t>10</m:t>
            </m:r>
          </m:e>
          <m:sup>
            <m:r>
              <w:rPr>
                <w:rFonts w:ascii="Cambria Math" w:hAnsi="Cambria Math"/>
              </w:rPr>
              <m:t>9</m:t>
            </m:r>
          </m:sup>
        </m:sSup>
      </m:oMath>
      <w:r>
        <w:t xml:space="preserve"> and 1 x </w:t>
      </w:r>
      <m:oMath>
        <m:sSup>
          <m:sSupPr>
            <m:ctrlPr>
              <w:rPr>
                <w:rFonts w:ascii="Cambria Math" w:hAnsi="Cambria Math"/>
              </w:rPr>
            </m:ctrlPr>
          </m:sSupPr>
          <m:e>
            <m:r>
              <w:rPr>
                <w:rFonts w:ascii="Cambria Math" w:hAnsi="Cambria Math"/>
              </w:rPr>
              <m:t>10</m:t>
            </m:r>
          </m:e>
          <m:sup>
            <m:r>
              <w:rPr>
                <w:rFonts w:ascii="Cambria Math" w:hAnsi="Cambria Math"/>
              </w:rPr>
              <m:t>10</m:t>
            </m:r>
          </m:sup>
        </m:sSup>
      </m:oMath>
      <w:r>
        <w:t xml:space="preserve">), S4 (8.4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8.8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A4 (1.1 x </w:t>
      </w:r>
      <m:oMath>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and 3 x </w:t>
      </w:r>
      <m:oMath>
        <m:sSup>
          <m:sSupPr>
            <m:ctrlPr>
              <w:rPr>
                <w:rFonts w:ascii="Cambria Math" w:hAnsi="Cambria Math"/>
              </w:rPr>
            </m:ctrlPr>
          </m:sSupPr>
          <m:e>
            <m:r>
              <w:rPr>
                <w:rFonts w:ascii="Cambria Math" w:hAnsi="Cambria Math"/>
              </w:rPr>
              <m:t>10</m:t>
            </m:r>
          </m:e>
          <m:sup>
            <m:r>
              <w:rPr>
                <w:rFonts w:ascii="Cambria Math" w:hAnsi="Cambria Math"/>
              </w:rPr>
              <m:t>5</m:t>
            </m:r>
          </m:sup>
        </m:sSup>
      </m:oMath>
      <w:r>
        <w:t>) phases.</w:t>
      </w:r>
    </w:p>
    <w:p w14:paraId="6ED26FA7" w14:textId="77777777" w:rsidR="00E44531" w:rsidRDefault="006E4053">
      <w:pPr>
        <w:pStyle w:val="BodyText"/>
      </w:pPr>
      <w:r>
        <w:lastRenderedPageBreak/>
        <w:t xml:space="preserve">The second-ranked group of demographic parameters to </w:t>
      </w:r>
      <m:oMath>
        <m:sSub>
          <m:sSubPr>
            <m:ctrlPr>
              <w:rPr>
                <w:rFonts w:ascii="Cambria Math" w:hAnsi="Cambria Math"/>
              </w:rPr>
            </m:ctrlPr>
          </m:sSubPr>
          <m:e>
            <m:r>
              <w:rPr>
                <w:rFonts w:ascii="Cambria Math" w:hAnsi="Cambria Math"/>
              </w:rPr>
              <m:t>λ</m:t>
            </m:r>
          </m:e>
          <m:sub>
            <m:r>
              <w:rPr>
                <w:rFonts w:ascii="Cambria Math" w:hAnsi="Cambria Math"/>
              </w:rPr>
              <m:t>r</m:t>
            </m:r>
          </m:sub>
        </m:sSub>
      </m:oMath>
      <w:r>
        <w:t xml:space="preserve"> differed by rotation and crop phase. In the 2-year rotation, the second-ranked group of parameters in contribution to the elasticity of </w:t>
      </w:r>
      <m:oMath>
        <m:r>
          <w:rPr>
            <w:rFonts w:ascii="Cambria Math" w:hAnsi="Cambria Math"/>
          </w:rPr>
          <m:t>λ</m:t>
        </m:r>
        <m:d>
          <m:dPr>
            <m:ctrlPr>
              <w:rPr>
                <w:rFonts w:ascii="Cambria Math" w:hAnsi="Cambria Math"/>
              </w:rPr>
            </m:ctrlPr>
          </m:dPr>
          <m:e>
            <m:r>
              <w:rPr>
                <w:rFonts w:ascii="Cambria Math" w:hAnsi="Cambria Math"/>
              </w:rPr>
              <m:t>2</m:t>
            </m:r>
          </m:e>
        </m:d>
      </m:oMath>
      <w:r>
        <w:t xml:space="preserve"> were both pre-planting tillage-induced seed movement and overwinter seed survival. In the 3-year rotation, the second-ranked group of parameters in contribution to elasticity of </w:t>
      </w:r>
      <m:oMath>
        <m:r>
          <w:rPr>
            <w:rFonts w:ascii="Cambria Math" w:hAnsi="Cambria Math"/>
          </w:rPr>
          <m:t>λ</m:t>
        </m:r>
        <m:d>
          <m:dPr>
            <m:ctrlPr>
              <w:rPr>
                <w:rFonts w:ascii="Cambria Math" w:hAnsi="Cambria Math"/>
              </w:rPr>
            </m:ctrlPr>
          </m:dPr>
          <m:e>
            <m:r>
              <w:rPr>
                <w:rFonts w:ascii="Cambria Math" w:hAnsi="Cambria Math"/>
              </w:rPr>
              <m:t>3</m:t>
            </m:r>
          </m:e>
        </m:d>
      </m:oMath>
      <w:r>
        <w:t xml:space="preserve"> was pre-planting tillage-induced seed movement in the warm-season crop phases; and overwinter seed survival in the cool-season crop phase. In the 4-year rotation, the second-ranked group of parameters in contribution to elasticity of </w:t>
      </w:r>
      <m:oMath>
        <m:r>
          <w:rPr>
            <w:rFonts w:ascii="Cambria Math" w:hAnsi="Cambria Math"/>
          </w:rPr>
          <m:t>λ</m:t>
        </m:r>
        <m:d>
          <m:dPr>
            <m:ctrlPr>
              <w:rPr>
                <w:rFonts w:ascii="Cambria Math" w:hAnsi="Cambria Math"/>
              </w:rPr>
            </m:ctrlPr>
          </m:dPr>
          <m:e>
            <m:r>
              <w:rPr>
                <w:rFonts w:ascii="Cambria Math" w:hAnsi="Cambria Math"/>
              </w:rPr>
              <m:t>4</m:t>
            </m:r>
          </m:e>
        </m:d>
      </m:oMath>
      <w:r>
        <w:t xml:space="preserve"> was overwinter seed survival in the cool-season crop phase and pre-planting tillage-induced seed movement in the warm-season crop phases; a reverse trend as compared to the 3-year rotation’s dynamics.</w:t>
      </w:r>
    </w:p>
    <w:p w14:paraId="1A125693" w14:textId="77777777" w:rsidR="00E44531" w:rsidRDefault="006E4053">
      <w:pPr>
        <w:pStyle w:val="CaptionedFigure"/>
      </w:pPr>
      <w:r>
        <w:rPr>
          <w:noProof/>
        </w:rPr>
        <w:lastRenderedPageBreak/>
        <w:drawing>
          <wp:inline distT="0" distB="0" distL="0" distR="0" wp14:anchorId="1AF7C936" wp14:editId="2EEEE779">
            <wp:extent cx="5334000" cy="8001000"/>
            <wp:effectExtent l="0" t="0" r="0" b="0"/>
            <wp:docPr id="59" name="Picture" descr="Figure 3: Scenario 1: Changes of a seed column after twelve model years in three rotations (2-year, 3-year, and 4-year) crossed with two corn weed management programs (conventional and low herbicide). The model started at year 0 with 1000 and 0 seeds per squared meter at the top (0-2 cm) and bottom (2-20 cm) strata, respectively. The red horizontal line shows the number of seeds at the top stratum at the begining of the model clock. The annualized population growth rates are followed by their variances in brackets. The models years are followed by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60" name="Picture" descr="results_files/figure-docx/scenario1-phase-wise-lambda-plot-1.png"/>
                    <pic:cNvPicPr>
                      <a:picLocks noChangeAspect="1" noChangeArrowheads="1"/>
                    </pic:cNvPicPr>
                  </pic:nvPicPr>
                  <pic:blipFill>
                    <a:blip r:embed="rId12"/>
                    <a:stretch>
                      <a:fillRect/>
                    </a:stretch>
                  </pic:blipFill>
                  <pic:spPr bwMode="auto">
                    <a:xfrm>
                      <a:off x="0" y="0"/>
                      <a:ext cx="5334000" cy="8001000"/>
                    </a:xfrm>
                    <a:prstGeom prst="rect">
                      <a:avLst/>
                    </a:prstGeom>
                    <a:noFill/>
                    <a:ln w="9525">
                      <a:noFill/>
                      <a:headEnd/>
                      <a:tailEnd/>
                    </a:ln>
                  </pic:spPr>
                </pic:pic>
              </a:graphicData>
            </a:graphic>
          </wp:inline>
        </w:drawing>
      </w:r>
    </w:p>
    <w:p w14:paraId="4C901773" w14:textId="4FC97768" w:rsidR="00E44531" w:rsidRDefault="006E4053">
      <w:pPr>
        <w:pStyle w:val="ImageCaption"/>
      </w:pPr>
      <w:r>
        <w:lastRenderedPageBreak/>
        <w:t xml:space="preserve">Figure 3: Scenario 1: Changes of a seed column after twelve model years in three rotations (2-year, 3-year, and 4-year) crossed with two corn weed management programs (conventional and low herbicide). The model started at year 0 with 1000 and 0 seeds per squared meter at the top (0-2 cm) and bottom (2-20 cm) strata, respectively. The red horizontal line shows the number of seeds </w:t>
      </w:r>
      <w:del w:id="230" w:author="Liebman, Matthew Z [AGRON]" w:date="2022-06-08T15:50:00Z">
        <w:r w:rsidDel="00D97668">
          <w:delText xml:space="preserve">at </w:delText>
        </w:r>
      </w:del>
      <w:ins w:id="231" w:author="Liebman, Matthew Z [AGRON]" w:date="2022-06-08T15:50:00Z">
        <w:r w:rsidR="00D97668">
          <w:t>in</w:t>
        </w:r>
        <w:r w:rsidR="00D97668">
          <w:t xml:space="preserve"> </w:t>
        </w:r>
      </w:ins>
      <w:r>
        <w:t>the top stratum at the begin</w:t>
      </w:r>
      <w:ins w:id="232" w:author="Liebman, Matthew Z [AGRON]" w:date="2022-06-08T15:50:00Z">
        <w:r w:rsidR="00B814D4">
          <w:t>n</w:t>
        </w:r>
      </w:ins>
      <w:r>
        <w:t>ing of the model clock. The annualized population growth rates are followed by their variances in brackets. The models years are followed by the main crop species names’ abbreviations: C - corn, S - soybean, O - oat, and A - alfalfa.</w:t>
      </w:r>
    </w:p>
    <w:p w14:paraId="4EE06CA5" w14:textId="77777777" w:rsidR="00E44531" w:rsidRDefault="006E4053">
      <w:pPr>
        <w:pStyle w:val="CaptionedFigure"/>
      </w:pPr>
      <w:r>
        <w:rPr>
          <w:noProof/>
        </w:rPr>
        <w:lastRenderedPageBreak/>
        <w:drawing>
          <wp:inline distT="0" distB="0" distL="0" distR="0" wp14:anchorId="1E32D20B" wp14:editId="1EB0B59B">
            <wp:extent cx="5334000" cy="7112000"/>
            <wp:effectExtent l="0" t="0" r="0" b="0"/>
            <wp:docPr id="62" name="Picture" descr="Figure 4: Scenario 1: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
            <wp:cNvGraphicFramePr/>
            <a:graphic xmlns:a="http://schemas.openxmlformats.org/drawingml/2006/main">
              <a:graphicData uri="http://schemas.openxmlformats.org/drawingml/2006/picture">
                <pic:pic xmlns:pic="http://schemas.openxmlformats.org/drawingml/2006/picture">
                  <pic:nvPicPr>
                    <pic:cNvPr id="63" name="Picture" descr="results_files/figure-docx/scenario1-E-B-by-rot-rank-1.png"/>
                    <pic:cNvPicPr>
                      <a:picLocks noChangeAspect="1" noChangeArrowheads="1"/>
                    </pic:cNvPicPr>
                  </pic:nvPicPr>
                  <pic:blipFill>
                    <a:blip r:embed="rId13"/>
                    <a:stretch>
                      <a:fillRect/>
                    </a:stretch>
                  </pic:blipFill>
                  <pic:spPr bwMode="auto">
                    <a:xfrm>
                      <a:off x="0" y="0"/>
                      <a:ext cx="5334000" cy="7112000"/>
                    </a:xfrm>
                    <a:prstGeom prst="rect">
                      <a:avLst/>
                    </a:prstGeom>
                    <a:noFill/>
                    <a:ln w="9525">
                      <a:noFill/>
                      <a:headEnd/>
                      <a:tailEnd/>
                    </a:ln>
                  </pic:spPr>
                </pic:pic>
              </a:graphicData>
            </a:graphic>
          </wp:inline>
        </w:drawing>
      </w:r>
    </w:p>
    <w:p w14:paraId="12B4D5ED" w14:textId="77777777" w:rsidR="00E44531" w:rsidRDefault="006E4053">
      <w:pPr>
        <w:pStyle w:val="ImageCaption"/>
      </w:pPr>
      <w:commentRangeStart w:id="233"/>
      <w:r>
        <w:t>Figure 4:</w:t>
      </w:r>
      <w:commentRangeEnd w:id="233"/>
      <w:r w:rsidR="00B814D4">
        <w:rPr>
          <w:rStyle w:val="CommentReference"/>
          <w:i w:val="0"/>
        </w:rPr>
        <w:commentReference w:id="233"/>
      </w:r>
      <w:r>
        <w:t xml:space="preserve"> Scenario 1: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w:t>
      </w:r>
      <w:r>
        <w:lastRenderedPageBreak/>
        <w:t>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w:t>
      </w:r>
    </w:p>
    <w:p w14:paraId="3E7FB2B9" w14:textId="77777777" w:rsidR="00E44531" w:rsidRDefault="006E4053">
      <w:pPr>
        <w:pStyle w:val="CaptionedFigure"/>
      </w:pPr>
      <w:r>
        <w:rPr>
          <w:noProof/>
        </w:rPr>
        <w:lastRenderedPageBreak/>
        <w:drawing>
          <wp:inline distT="0" distB="0" distL="0" distR="0" wp14:anchorId="7C33CB54" wp14:editId="6A0C556A">
            <wp:extent cx="5334000" cy="8001000"/>
            <wp:effectExtent l="0" t="0" r="0" b="0"/>
            <wp:docPr id="65" name="Picture" descr="Figure 5: Scenario 1: Changes of seed densities in two soil strata after four model years (only four years are illustrated because of scales) in three rotations (2-year, 3-year, and 4-year) crossed with two corn weed management programs (conventional and low herbicide). The model started at year 0 with 1000 and 0 seeds per squared meter at the top (0-2 cm) and bottom (2-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66" name="Picture" descr="results_files/figure-docx/scenario2-phase-wise-lambda-plot-1.png"/>
                    <pic:cNvPicPr>
                      <a:picLocks noChangeAspect="1" noChangeArrowheads="1"/>
                    </pic:cNvPicPr>
                  </pic:nvPicPr>
                  <pic:blipFill>
                    <a:blip r:embed="rId14"/>
                    <a:stretch>
                      <a:fillRect/>
                    </a:stretch>
                  </pic:blipFill>
                  <pic:spPr bwMode="auto">
                    <a:xfrm>
                      <a:off x="0" y="0"/>
                      <a:ext cx="5334000" cy="8001000"/>
                    </a:xfrm>
                    <a:prstGeom prst="rect">
                      <a:avLst/>
                    </a:prstGeom>
                    <a:noFill/>
                    <a:ln w="9525">
                      <a:noFill/>
                      <a:headEnd/>
                      <a:tailEnd/>
                    </a:ln>
                  </pic:spPr>
                </pic:pic>
              </a:graphicData>
            </a:graphic>
          </wp:inline>
        </w:drawing>
      </w:r>
    </w:p>
    <w:p w14:paraId="43F843F1" w14:textId="43AE062B" w:rsidR="00E44531" w:rsidRDefault="006E4053">
      <w:pPr>
        <w:pStyle w:val="ImageCaption"/>
      </w:pPr>
      <w:r>
        <w:lastRenderedPageBreak/>
        <w:t xml:space="preserve">Figure 5: Scenario 1: Changes of seed densities in two soil strata after four model years (only four years are illustrated because of scales) in three rotations (2-year, 3-year, and 4-year) crossed with two corn weed management programs (conventional and low herbicide). The model started at year 0 with 1000 and 0 seeds per </w:t>
      </w:r>
      <w:proofErr w:type="spellStart"/>
      <w:r>
        <w:t>squared</w:t>
      </w:r>
      <w:proofErr w:type="spellEnd"/>
      <w:r>
        <w:t xml:space="preserve"> meter </w:t>
      </w:r>
      <w:del w:id="234" w:author="Liebman, Matthew Z [AGRON]" w:date="2022-06-08T15:53:00Z">
        <w:r w:rsidDel="00B814D4">
          <w:delText xml:space="preserve">at </w:delText>
        </w:r>
      </w:del>
      <w:ins w:id="235" w:author="Liebman, Matthew Z [AGRON]" w:date="2022-06-08T15:53:00Z">
        <w:r w:rsidR="00B814D4">
          <w:t>in</w:t>
        </w:r>
        <w:r w:rsidR="00B814D4">
          <w:t xml:space="preserve"> </w:t>
        </w:r>
      </w:ins>
      <w:r>
        <w:t>the top (0-2 cm) and bottom (2-20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w:t>
      </w:r>
    </w:p>
    <w:p w14:paraId="26533B23" w14:textId="77777777" w:rsidR="00E44531" w:rsidRDefault="006E4053">
      <w:pPr>
        <w:pStyle w:val="CaptionedFigure"/>
      </w:pPr>
      <w:r>
        <w:rPr>
          <w:noProof/>
        </w:rPr>
        <w:lastRenderedPageBreak/>
        <w:drawing>
          <wp:inline distT="0" distB="0" distL="0" distR="0" wp14:anchorId="7635C61B" wp14:editId="07FDEAA8">
            <wp:extent cx="5334000" cy="7112000"/>
            <wp:effectExtent l="0" t="0" r="0" b="0"/>
            <wp:docPr id="68" name="Picture" descr="Figure 6: Scenario 2: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scenario2-E-B-by-rot-rank-1.png"/>
                    <pic:cNvPicPr>
                      <a:picLocks noChangeAspect="1" noChangeArrowheads="1"/>
                    </pic:cNvPicPr>
                  </pic:nvPicPr>
                  <pic:blipFill>
                    <a:blip r:embed="rId15"/>
                    <a:stretch>
                      <a:fillRect/>
                    </a:stretch>
                  </pic:blipFill>
                  <pic:spPr bwMode="auto">
                    <a:xfrm>
                      <a:off x="0" y="0"/>
                      <a:ext cx="5334000" cy="7112000"/>
                    </a:xfrm>
                    <a:prstGeom prst="rect">
                      <a:avLst/>
                    </a:prstGeom>
                    <a:noFill/>
                    <a:ln w="9525">
                      <a:noFill/>
                      <a:headEnd/>
                      <a:tailEnd/>
                    </a:ln>
                  </pic:spPr>
                </pic:pic>
              </a:graphicData>
            </a:graphic>
          </wp:inline>
        </w:drawing>
      </w:r>
    </w:p>
    <w:p w14:paraId="6210653C" w14:textId="77777777" w:rsidR="00E44531" w:rsidRDefault="006E4053">
      <w:pPr>
        <w:pStyle w:val="ImageCaption"/>
      </w:pPr>
      <w:commentRangeStart w:id="236"/>
      <w:r>
        <w:t>Figure 6</w:t>
      </w:r>
      <w:commentRangeEnd w:id="236"/>
      <w:r w:rsidR="00B814D4">
        <w:rPr>
          <w:rStyle w:val="CommentReference"/>
          <w:i w:val="0"/>
        </w:rPr>
        <w:commentReference w:id="236"/>
      </w:r>
      <w:r>
        <w:t xml:space="preserve">: Scenario 2: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w:t>
      </w:r>
      <w:r>
        <w:lastRenderedPageBreak/>
        <w:t>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w:t>
      </w:r>
    </w:p>
    <w:p w14:paraId="2A089F7E" w14:textId="77777777" w:rsidR="00E44531" w:rsidRDefault="006E4053">
      <w:pPr>
        <w:pStyle w:val="Heading2"/>
      </w:pPr>
      <w:bookmarkStart w:id="237" w:name="conclusion"/>
      <w:bookmarkEnd w:id="209"/>
      <w:bookmarkEnd w:id="229"/>
      <w:r>
        <w:t>Conclusion</w:t>
      </w:r>
    </w:p>
    <w:p w14:paraId="27DB5F72" w14:textId="77777777" w:rsidR="00E44531" w:rsidRDefault="006E4053">
      <w:pPr>
        <w:pStyle w:val="FirstParagraph"/>
      </w:pPr>
      <w:r>
        <w:t>Delayed (Table ??) but steady emergence ?? in the cool-season crop environments decreased population fecundity in the oat and alfalfa phases, and thus, accelerated seedbank size reduction in scenario 1 and slowed seedbank size increment in scenario 2.</w:t>
      </w:r>
    </w:p>
    <w:p w14:paraId="25E95482" w14:textId="77777777" w:rsidR="00E44531" w:rsidRDefault="006E4053">
      <w:pPr>
        <w:pStyle w:val="BodyText"/>
      </w:pPr>
      <w:r>
        <w:t xml:space="preserve">The cohort-based female survival rates at the experiment site were not realistically estimated due to small sample size </w:t>
      </w:r>
      <w:commentRangeStart w:id="238"/>
      <w:r>
        <w:t>in a high-efficacy weed management program</w:t>
      </w:r>
      <w:commentRangeEnd w:id="238"/>
      <w:r w:rsidR="00B814D4">
        <w:rPr>
          <w:rStyle w:val="CommentReference"/>
        </w:rPr>
        <w:commentReference w:id="238"/>
      </w:r>
      <w:r>
        <w:t>. Future experiments should focus on assessing cohort-based female survival rates in cool-season crop environments.</w:t>
      </w:r>
    </w:p>
    <w:p w14:paraId="035BCCA2" w14:textId="6BDF2DFD" w:rsidR="00E44531" w:rsidRDefault="006E4053">
      <w:pPr>
        <w:pStyle w:val="BodyText"/>
      </w:pPr>
      <w:r>
        <w:t>The hypothesis that “extending a conventional 2-year rotation of corn and soybean with cool-season crops can accelerate soil seedbank depletion” was supported. The findings here illustrated that employing the “</w:t>
      </w:r>
      <w:commentRangeStart w:id="239"/>
      <w:r>
        <w:t xml:space="preserve">many little hammers” concept could provide effective control of common </w:t>
      </w:r>
      <w:proofErr w:type="spellStart"/>
      <w:r>
        <w:t>waterhemp</w:t>
      </w:r>
      <w:commentRangeEnd w:id="239"/>
      <w:proofErr w:type="spellEnd"/>
      <w:r w:rsidR="00E83366">
        <w:rPr>
          <w:rStyle w:val="CommentReference"/>
        </w:rPr>
        <w:commentReference w:id="239"/>
      </w:r>
      <w:r>
        <w:t xml:space="preserve"> (Liebman and </w:t>
      </w:r>
      <w:proofErr w:type="spellStart"/>
      <w:r>
        <w:t>Gallandt</w:t>
      </w:r>
      <w:proofErr w:type="spellEnd"/>
      <w:r>
        <w:t xml:space="preserve">, 1997). Unlike giant foxtail whose bottle neck point in the life cycle was overwinter seed survival rate (Davis, 2002), waterhemp’s bottle neck point in its life cycle was seedling emergence rate and seedling to maturity </w:t>
      </w:r>
      <w:del w:id="240" w:author="Liebman, Matthew Z [AGRON]" w:date="2022-06-08T15:56:00Z">
        <w:r w:rsidDel="00E83366">
          <w:delText xml:space="preserve">success </w:delText>
        </w:r>
      </w:del>
      <w:ins w:id="241" w:author="Liebman, Matthew Z [AGRON]" w:date="2022-06-08T15:56:00Z">
        <w:r w:rsidR="00E83366">
          <w:t>survival</w:t>
        </w:r>
        <w:r w:rsidR="00E83366">
          <w:t xml:space="preserve"> </w:t>
        </w:r>
      </w:ins>
      <w:r>
        <w:t>rate. However, if the early emerged plants were unaffected by weed control programs, either through herbicide resistance or escape from cultivation, and successfully complete</w:t>
      </w:r>
      <w:ins w:id="242" w:author="Liebman, Matthew Z [AGRON]" w:date="2022-06-08T15:56:00Z">
        <w:r w:rsidR="00E83366">
          <w:t>d</w:t>
        </w:r>
      </w:ins>
      <w:r>
        <w:t xml:space="preserve"> their life cycle, a small number of large, prolific female plants would sufficiently replenish the soil seedbank.</w:t>
      </w:r>
    </w:p>
    <w:p w14:paraId="73C60850" w14:textId="53DE6BBD" w:rsidR="00E44531" w:rsidRDefault="006E4053">
      <w:pPr>
        <w:pStyle w:val="BodyText"/>
      </w:pPr>
      <w:r>
        <w:t xml:space="preserve">Since the elasticity of </w:t>
      </w:r>
      <m:oMath>
        <m:r>
          <w:rPr>
            <w:rFonts w:ascii="Cambria Math" w:hAnsi="Cambria Math"/>
          </w:rPr>
          <m:t>λ</m:t>
        </m:r>
      </m:oMath>
      <w:r>
        <w:t xml:space="preserve"> was the least affected by seedling emergence in both the population-growing and population-shrinking scenarios, it would be helpful to focus on disrupting seed production by reducing individual plant size </w:t>
      </w:r>
      <w:del w:id="243" w:author="Liebman, Matthew Z [AGRON]" w:date="2022-06-08T15:57:00Z">
        <w:r w:rsidDel="00E83366">
          <w:delText xml:space="preserve">with </w:delText>
        </w:r>
      </w:del>
      <w:ins w:id="244" w:author="Liebman, Matthew Z [AGRON]" w:date="2022-06-08T15:57:00Z">
        <w:r w:rsidR="00E83366">
          <w:t>by</w:t>
        </w:r>
        <w:r w:rsidR="00E83366">
          <w:t xml:space="preserve"> </w:t>
        </w:r>
      </w:ins>
      <w:r>
        <w:t xml:space="preserve">delaying emergence or applying multiple stress factors to successfully </w:t>
      </w:r>
      <w:del w:id="245" w:author="Liebman, Matthew Z [AGRON]" w:date="2022-06-08T15:58:00Z">
        <w:r w:rsidDel="00E83366">
          <w:delText xml:space="preserve">establishing </w:delText>
        </w:r>
      </w:del>
      <w:ins w:id="246" w:author="Liebman, Matthew Z [AGRON]" w:date="2022-06-08T15:58:00Z">
        <w:r w:rsidR="00E83366">
          <w:t>establish</w:t>
        </w:r>
        <w:r w:rsidR="00E83366">
          <w:t>ed</w:t>
        </w:r>
        <w:r w:rsidR="00E83366">
          <w:t xml:space="preserve"> </w:t>
        </w:r>
      </w:ins>
      <w:r>
        <w:t>plants, and by limiting seed deposit</w:t>
      </w:r>
      <w:ins w:id="247" w:author="Liebman, Matthew Z [AGRON]" w:date="2022-06-08T15:58:00Z">
        <w:r w:rsidR="00E83366">
          <w:t>ion</w:t>
        </w:r>
      </w:ins>
      <w:r>
        <w:t xml:space="preserve"> to the soil. Under the current 4-year rotation’s crop sequence, oat (O4) and alfalfa (A4) provided valuable opportunities to reduce plant size (Nguyen and Liebman, 2022b, 2022a).</w:t>
      </w:r>
    </w:p>
    <w:p w14:paraId="0F39DE60" w14:textId="5EDD45B7" w:rsidR="00E44531" w:rsidRDefault="006E4053">
      <w:pPr>
        <w:pStyle w:val="BodyText"/>
      </w:pPr>
      <w:r>
        <w:t xml:space="preserve">A reduction in the mass of applied herbicide active ingredients (Nguyen and Liebman, 2022b) was not coincident with population </w:t>
      </w:r>
      <w:del w:id="248" w:author="Liebman, Matthew Z [AGRON]" w:date="2022-06-08T15:58:00Z">
        <w:r w:rsidDel="00E83366">
          <w:delText xml:space="preserve">growing </w:delText>
        </w:r>
      </w:del>
      <w:ins w:id="249" w:author="Liebman, Matthew Z [AGRON]" w:date="2022-06-08T15:58:00Z">
        <w:r w:rsidR="00E83366">
          <w:t>increases</w:t>
        </w:r>
        <w:r w:rsidR="00E83366">
          <w:t xml:space="preserve"> </w:t>
        </w:r>
      </w:ins>
      <w:r>
        <w:t xml:space="preserve">in </w:t>
      </w:r>
      <w:del w:id="250" w:author="Liebman, Matthew Z [AGRON]" w:date="2022-06-08T15:58:00Z">
        <w:r w:rsidDel="00E83366">
          <w:delText xml:space="preserve">the </w:delText>
        </w:r>
      </w:del>
      <w:r>
        <w:t>Scenario 1 (</w:t>
      </w:r>
      <m:oMath>
        <m:r>
          <w:rPr>
            <w:rFonts w:ascii="Cambria Math" w:hAnsi="Cambria Math"/>
          </w:rPr>
          <m:t>λ</m:t>
        </m:r>
        <m:r>
          <m:rPr>
            <m:sty m:val="p"/>
          </m:rPr>
          <w:rPr>
            <w:rFonts w:ascii="Cambria Math" w:hAnsi="Cambria Math"/>
          </w:rPr>
          <m:t>&lt;</m:t>
        </m:r>
        <m:r>
          <w:rPr>
            <w:rFonts w:ascii="Cambria Math" w:hAnsi="Cambria Math"/>
          </w:rPr>
          <m:t>1</m:t>
        </m:r>
      </m:oMath>
      <w:r>
        <w:t xml:space="preserve">) but did coincide with population </w:t>
      </w:r>
      <w:del w:id="251" w:author="Liebman, Matthew Z [AGRON]" w:date="2022-06-08T15:58:00Z">
        <w:r w:rsidDel="00E83366">
          <w:delText xml:space="preserve">growing </w:delText>
        </w:r>
      </w:del>
      <w:ins w:id="252" w:author="Liebman, Matthew Z [AGRON]" w:date="2022-06-08T15:58:00Z">
        <w:r w:rsidR="00E83366">
          <w:t>increases</w:t>
        </w:r>
        <w:r w:rsidR="00E83366">
          <w:t xml:space="preserve"> </w:t>
        </w:r>
      </w:ins>
      <w:r>
        <w:t>in scenario 2 (</w:t>
      </w:r>
      <m:oMath>
        <m:r>
          <w:rPr>
            <w:rFonts w:ascii="Cambria Math" w:hAnsi="Cambria Math"/>
          </w:rPr>
          <m:t>λ</m:t>
        </m:r>
        <m:r>
          <m:rPr>
            <m:sty m:val="p"/>
          </m:rPr>
          <w:rPr>
            <w:rFonts w:ascii="Cambria Math" w:hAnsi="Cambria Math"/>
          </w:rPr>
          <m:t>&gt;</m:t>
        </m:r>
        <m:r>
          <w:rPr>
            <w:rFonts w:ascii="Cambria Math" w:hAnsi="Cambria Math"/>
          </w:rPr>
          <m:t>1</m:t>
        </m:r>
      </m:oMath>
      <w:r>
        <w:t xml:space="preserve">). In consideration of Scenario 2, population-growing, it would be useful to examine how many years of </w:t>
      </w:r>
      <w:commentRangeStart w:id="253"/>
      <w:r>
        <w:t xml:space="preserve">continuous overwinter cover crops </w:t>
      </w:r>
      <w:commentRangeEnd w:id="253"/>
      <w:r w:rsidR="00E83366">
        <w:rPr>
          <w:rStyle w:val="CommentReference"/>
        </w:rPr>
        <w:commentReference w:id="253"/>
      </w:r>
      <w:r>
        <w:t xml:space="preserve">would be necessary and which cool-season crop species </w:t>
      </w:r>
      <w:r>
        <w:lastRenderedPageBreak/>
        <w:t xml:space="preserve">would be most efficient in decreasing waterhemp </w:t>
      </w:r>
      <m:oMath>
        <m:r>
          <w:rPr>
            <w:rFonts w:ascii="Cambria Math" w:hAnsi="Cambria Math"/>
          </w:rPr>
          <m:t>λ</m:t>
        </m:r>
      </m:oMath>
      <w: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p>
    <w:p w14:paraId="3A14BF59" w14:textId="77777777" w:rsidR="00E44531" w:rsidRDefault="006E4053">
      <w:pPr>
        <w:pStyle w:val="Heading2"/>
      </w:pPr>
      <w:bookmarkStart w:id="254" w:name="appendix"/>
      <w:bookmarkEnd w:id="237"/>
      <w:r>
        <w:t>Appendix</w:t>
      </w:r>
    </w:p>
    <w:p w14:paraId="48FD9532" w14:textId="77777777" w:rsidR="00E44531" w:rsidRDefault="006E4053">
      <w:pPr>
        <w:pStyle w:val="Heading3"/>
      </w:pPr>
      <w:bookmarkStart w:id="255" w:name="X825c755cf9ca3349b48d7c6bb175b7116aa069e"/>
      <w:r>
        <w:t>Seed densities at the top and bottom soil strata</w:t>
      </w:r>
    </w:p>
    <w:p w14:paraId="43516D2A" w14:textId="77777777" w:rsidR="00E44531" w:rsidRDefault="006E4053">
      <w:pPr>
        <w:pStyle w:val="SourceCode"/>
      </w:pPr>
      <w:r>
        <w:rPr>
          <w:rStyle w:val="DocumentationTok"/>
        </w:rPr>
        <w:t>## ANOVA of Crop ID x Corn weed management effects on AMATA seedbank density at the 0-2 cm soil stratum</w:t>
      </w:r>
      <w:r>
        <w:br/>
      </w:r>
      <w:r>
        <w:rPr>
          <w:rStyle w:val="NormalTok"/>
        </w:rPr>
        <w:t xml:space="preserve">AMATA_female_top_lm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(AMATA_total_viable_density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 </w:t>
      </w:r>
      <w:r>
        <w:rPr>
          <w:rStyle w:val="SpecialCharTok"/>
        </w:rPr>
        <w:t>*</w:t>
      </w:r>
      <w:r>
        <w:rPr>
          <w:rStyle w:val="NormalTok"/>
        </w:rPr>
        <w:t xml:space="preserve"> Corn_weed_management, </w:t>
      </w:r>
      <w:r>
        <w:br/>
      </w:r>
      <w:r>
        <w:rPr>
          <w:rStyle w:val="NormalTok"/>
        </w:rPr>
        <w:t xml:space="preserve">                   </w:t>
      </w:r>
      <w:r>
        <w:rPr>
          <w:rStyle w:val="AttributeTok"/>
        </w:rPr>
        <w:t>data =</w:t>
      </w:r>
      <w:r>
        <w:rPr>
          <w:rStyle w:val="NormalTok"/>
        </w:rPr>
        <w:t xml:space="preserve"> top_stratum_female)</w:t>
      </w:r>
      <w:r>
        <w:br/>
      </w:r>
      <w:r>
        <w:br/>
      </w:r>
      <w:r>
        <w:br/>
      </w:r>
      <w:r>
        <w:rPr>
          <w:rStyle w:val="DocumentationTok"/>
        </w:rPr>
        <w:t>## ANOVA table of female seedbank density at the 0-2 cm soil stratum</w:t>
      </w:r>
      <w:r>
        <w:br/>
      </w:r>
      <w:r>
        <w:rPr>
          <w:rStyle w:val="NormalTok"/>
        </w:rPr>
        <w:t xml:space="preserve">AMATA_female_top_emm_log </w:t>
      </w:r>
      <w:r>
        <w:rPr>
          <w:rStyle w:val="OtherTok"/>
        </w:rPr>
        <w:t>&lt;-</w:t>
      </w:r>
      <w:r>
        <w:rPr>
          <w:rStyle w:val="NormalTok"/>
        </w:rPr>
        <w:t xml:space="preserve"> </w:t>
      </w:r>
      <w:r>
        <w:rPr>
          <w:rStyle w:val="FunctionTok"/>
        </w:rPr>
        <w:t>emmeans</w:t>
      </w:r>
      <w:r>
        <w:rPr>
          <w:rStyle w:val="NormalTok"/>
        </w:rPr>
        <w:t xml:space="preserve">(AMATA_female_top_lm, </w:t>
      </w:r>
      <w:r>
        <w:br/>
      </w:r>
      <w:r>
        <w:rPr>
          <w:rStyle w:val="NormalTok"/>
        </w:rPr>
        <w:t xml:space="preserve">                                    </w:t>
      </w:r>
      <w:r>
        <w:rPr>
          <w:rStyle w:val="FunctionTok"/>
        </w:rPr>
        <w:t>c</w:t>
      </w:r>
      <w:r>
        <w:rPr>
          <w:rStyle w:val="NormalTok"/>
        </w:rPr>
        <w:t>(</w:t>
      </w:r>
      <w:r>
        <w:rPr>
          <w:rStyle w:val="StringTok"/>
        </w:rPr>
        <w:t>"Crop_ID"</w:t>
      </w:r>
      <w:r>
        <w:rPr>
          <w:rStyle w:val="NormalTok"/>
        </w:rPr>
        <w:t xml:space="preserve"> , </w:t>
      </w:r>
      <w:r>
        <w:rPr>
          <w:rStyle w:val="StringTok"/>
        </w:rPr>
        <w:t>"Corn_weed_management"</w:t>
      </w:r>
      <w:r>
        <w:rPr>
          <w:rStyle w:val="NormalTok"/>
        </w:rPr>
        <w:t>))</w:t>
      </w:r>
      <w:r>
        <w:br/>
      </w:r>
      <w:r>
        <w:br/>
      </w:r>
      <w:r>
        <w:rPr>
          <w:rStyle w:val="FunctionTok"/>
        </w:rPr>
        <w:t>joint_tests</w:t>
      </w:r>
      <w:r>
        <w:rPr>
          <w:rStyle w:val="NormalTok"/>
        </w:rPr>
        <w:t>(AMATA_female_top_emm_log )</w:t>
      </w:r>
    </w:p>
    <w:p w14:paraId="25D5C178" w14:textId="77777777" w:rsidR="00E44531" w:rsidRDefault="006E4053">
      <w:pPr>
        <w:pStyle w:val="SourceCode"/>
      </w:pPr>
      <w:r>
        <w:rPr>
          <w:rStyle w:val="VerbatimChar"/>
        </w:rPr>
        <w:t>##  model term                   df1 df2 F.ratio p.value</w:t>
      </w:r>
      <w:r>
        <w:br/>
      </w:r>
      <w:r>
        <w:rPr>
          <w:rStyle w:val="VerbatimChar"/>
        </w:rPr>
        <w:t>##  Crop_ID                        8  51  14.638  &lt;.0001</w:t>
      </w:r>
      <w:r>
        <w:br/>
      </w:r>
      <w:r>
        <w:rPr>
          <w:rStyle w:val="VerbatimChar"/>
        </w:rPr>
        <w:t>##  Corn_weed_management           1  51   0.998  0.3225</w:t>
      </w:r>
      <w:r>
        <w:br/>
      </w:r>
      <w:r>
        <w:rPr>
          <w:rStyle w:val="VerbatimChar"/>
        </w:rPr>
        <w:t>##  Crop_ID:Corn_weed_management   8  51   0.343  0.9445</w:t>
      </w:r>
    </w:p>
    <w:p w14:paraId="146BF0F0" w14:textId="77777777" w:rsidR="00E44531" w:rsidRDefault="006E4053">
      <w:pPr>
        <w:pStyle w:val="SourceCode"/>
      </w:pPr>
      <w:r>
        <w:rPr>
          <w:rStyle w:val="DocumentationTok"/>
        </w:rPr>
        <w:t>## ANOVA of Crop ID x Corn weed management effects on AMATA seedbank density at the 2-20 cm soil stratum</w:t>
      </w:r>
      <w:r>
        <w:br/>
      </w:r>
      <w:r>
        <w:rPr>
          <w:rStyle w:val="NormalTok"/>
        </w:rPr>
        <w:t xml:space="preserve">AMATA_female_bottom_lm </w:t>
      </w:r>
      <w:r>
        <w:rPr>
          <w:rStyle w:val="OtherTok"/>
        </w:rPr>
        <w:t>&lt;-</w:t>
      </w:r>
      <w:r>
        <w:rPr>
          <w:rStyle w:val="NormalTok"/>
        </w:rPr>
        <w:t xml:space="preserve"> </w:t>
      </w:r>
      <w:r>
        <w:rPr>
          <w:rStyle w:val="FunctionTok"/>
        </w:rPr>
        <w:t>lm</w:t>
      </w:r>
      <w:r>
        <w:rPr>
          <w:rStyle w:val="NormalTok"/>
        </w:rPr>
        <w:t>(</w:t>
      </w:r>
      <w:r>
        <w:rPr>
          <w:rStyle w:val="FunctionTok"/>
        </w:rPr>
        <w:t>log</w:t>
      </w:r>
      <w:r>
        <w:rPr>
          <w:rStyle w:val="NormalTok"/>
        </w:rPr>
        <w:t xml:space="preserve">(AMATA_total_viable_density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 </w:t>
      </w:r>
      <w:r>
        <w:rPr>
          <w:rStyle w:val="SpecialCharTok"/>
        </w:rPr>
        <w:t>*</w:t>
      </w:r>
      <w:r>
        <w:rPr>
          <w:rStyle w:val="NormalTok"/>
        </w:rPr>
        <w:t xml:space="preserve"> Corn_weed_management, </w:t>
      </w:r>
      <w:r>
        <w:br/>
      </w:r>
      <w:r>
        <w:rPr>
          <w:rStyle w:val="NormalTok"/>
        </w:rPr>
        <w:t xml:space="preserve">                   </w:t>
      </w:r>
      <w:r>
        <w:rPr>
          <w:rStyle w:val="AttributeTok"/>
        </w:rPr>
        <w:t>data =</w:t>
      </w:r>
      <w:r>
        <w:rPr>
          <w:rStyle w:val="NormalTok"/>
        </w:rPr>
        <w:t xml:space="preserve"> bottom_stratum_female)</w:t>
      </w:r>
      <w:r>
        <w:br/>
      </w:r>
      <w:r>
        <w:rPr>
          <w:rStyle w:val="NormalTok"/>
        </w:rPr>
        <w:t xml:space="preserve"> </w:t>
      </w:r>
      <w:r>
        <w:br/>
      </w:r>
      <w:r>
        <w:br/>
      </w:r>
      <w:r>
        <w:rPr>
          <w:rStyle w:val="DocumentationTok"/>
        </w:rPr>
        <w:t>## ANOVA table of female seedbank density at the 2-20 cm soil stratum</w:t>
      </w:r>
      <w:r>
        <w:br/>
      </w:r>
      <w:r>
        <w:rPr>
          <w:rStyle w:val="NormalTok"/>
        </w:rPr>
        <w:t xml:space="preserve">AMATA_female_bottom_emm_log </w:t>
      </w:r>
      <w:r>
        <w:rPr>
          <w:rStyle w:val="OtherTok"/>
        </w:rPr>
        <w:t>&lt;-</w:t>
      </w:r>
      <w:r>
        <w:rPr>
          <w:rStyle w:val="NormalTok"/>
        </w:rPr>
        <w:t xml:space="preserve"> </w:t>
      </w:r>
      <w:r>
        <w:rPr>
          <w:rStyle w:val="FunctionTok"/>
        </w:rPr>
        <w:t>emmeans</w:t>
      </w:r>
      <w:r>
        <w:rPr>
          <w:rStyle w:val="NormalTok"/>
        </w:rPr>
        <w:t xml:space="preserve">(AMATA_female_bottom_lm, </w:t>
      </w:r>
      <w:r>
        <w:rPr>
          <w:rStyle w:val="FunctionTok"/>
        </w:rPr>
        <w:t>c</w:t>
      </w:r>
      <w:r>
        <w:rPr>
          <w:rStyle w:val="NormalTok"/>
        </w:rPr>
        <w:t>(</w:t>
      </w:r>
      <w:r>
        <w:rPr>
          <w:rStyle w:val="StringTok"/>
        </w:rPr>
        <w:t>"Crop_ID"</w:t>
      </w:r>
      <w:r>
        <w:rPr>
          <w:rStyle w:val="NormalTok"/>
        </w:rPr>
        <w:t xml:space="preserve"> , </w:t>
      </w:r>
      <w:r>
        <w:rPr>
          <w:rStyle w:val="StringTok"/>
        </w:rPr>
        <w:t>"Corn_weed_management"</w:t>
      </w:r>
      <w:r>
        <w:rPr>
          <w:rStyle w:val="NormalTok"/>
        </w:rPr>
        <w:t>))</w:t>
      </w:r>
      <w:r>
        <w:br/>
      </w:r>
      <w:r>
        <w:br/>
      </w:r>
      <w:r>
        <w:rPr>
          <w:rStyle w:val="FunctionTok"/>
        </w:rPr>
        <w:t>joint_tests</w:t>
      </w:r>
      <w:r>
        <w:rPr>
          <w:rStyle w:val="NormalTok"/>
        </w:rPr>
        <w:t>(AMATA_female_bottom_emm_log)</w:t>
      </w:r>
    </w:p>
    <w:p w14:paraId="0C06E096" w14:textId="77777777" w:rsidR="00E44531" w:rsidRDefault="006E4053">
      <w:pPr>
        <w:pStyle w:val="SourceCode"/>
      </w:pPr>
      <w:r>
        <w:rPr>
          <w:rStyle w:val="VerbatimChar"/>
        </w:rPr>
        <w:t>##  model term                   df1 df2 F.ratio p.value</w:t>
      </w:r>
      <w:r>
        <w:br/>
      </w:r>
      <w:r>
        <w:rPr>
          <w:rStyle w:val="VerbatimChar"/>
        </w:rPr>
        <w:t>##  Crop_ID                        8  51   8.812  &lt;.0001</w:t>
      </w:r>
      <w:r>
        <w:br/>
      </w:r>
      <w:r>
        <w:rPr>
          <w:rStyle w:val="VerbatimChar"/>
        </w:rPr>
        <w:t>##  Corn_weed_management           1  51   0.482  0.4908</w:t>
      </w:r>
      <w:r>
        <w:br/>
      </w:r>
      <w:r>
        <w:rPr>
          <w:rStyle w:val="VerbatimChar"/>
        </w:rPr>
        <w:t>##  Crop_ID:Corn_weed_management   8  51   0.288  0.9669</w:t>
      </w:r>
    </w:p>
    <w:p w14:paraId="7EE29336" w14:textId="77777777" w:rsidR="00E44531" w:rsidRDefault="006E4053">
      <w:pPr>
        <w:pStyle w:val="CaptionedFigure"/>
      </w:pPr>
      <w:r>
        <w:rPr>
          <w:noProof/>
        </w:rPr>
        <w:lastRenderedPageBreak/>
        <w:drawing>
          <wp:inline distT="0" distB="0" distL="0" distR="0" wp14:anchorId="331FD16D" wp14:editId="66B20462">
            <wp:extent cx="5334000" cy="8534400"/>
            <wp:effectExtent l="0" t="0" r="0" b="0"/>
            <wp:docPr id="74"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75" name="Picture" descr="results_files/figure-docx/unnamed-chunk-10-1.png"/>
                    <pic:cNvPicPr>
                      <a:picLocks noChangeAspect="1" noChangeArrowheads="1"/>
                    </pic:cNvPicPr>
                  </pic:nvPicPr>
                  <pic:blipFill>
                    <a:blip r:embed="rId16"/>
                    <a:stretch>
                      <a:fillRect/>
                    </a:stretch>
                  </pic:blipFill>
                  <pic:spPr bwMode="auto">
                    <a:xfrm>
                      <a:off x="0" y="0"/>
                      <a:ext cx="5334000" cy="8534400"/>
                    </a:xfrm>
                    <a:prstGeom prst="rect">
                      <a:avLst/>
                    </a:prstGeom>
                    <a:noFill/>
                    <a:ln w="9525">
                      <a:noFill/>
                      <a:headEnd/>
                      <a:tailEnd/>
                    </a:ln>
                  </pic:spPr>
                </pic:pic>
              </a:graphicData>
            </a:graphic>
          </wp:inline>
        </w:drawing>
      </w:r>
    </w:p>
    <w:p w14:paraId="55366BB6" w14:textId="77777777" w:rsidR="00E44531" w:rsidRDefault="006E4053">
      <w:pPr>
        <w:pStyle w:val="ImageCaption"/>
      </w:pPr>
      <w:r>
        <w:lastRenderedPageBreak/>
        <w:t>Figure 7: Diagnosis plots for the effects of crop identity and crop weed managennt on the seedbank densities at the top (A) and bottom (B) soil strata</w:t>
      </w:r>
    </w:p>
    <w:p w14:paraId="23CF10F1" w14:textId="77777777" w:rsidR="00E44531" w:rsidRDefault="006E4053">
      <w:pPr>
        <w:pStyle w:val="Heading3"/>
      </w:pPr>
      <w:bookmarkStart w:id="256" w:name="Xdc78b3fcbf6883be4bb7a1747584a1c7480e9b4"/>
      <w:bookmarkEnd w:id="255"/>
      <w:r>
        <w:t>Emergence pattern and timing in different crop environments</w:t>
      </w:r>
    </w:p>
    <w:p w14:paraId="59C9AFA3" w14:textId="77777777" w:rsidR="00E44531" w:rsidRDefault="006E4053">
      <w:pPr>
        <w:pStyle w:val="SourceCode"/>
      </w:pPr>
      <w:r>
        <w:rPr>
          <w:rStyle w:val="DocumentationTok"/>
        </w:rPr>
        <w:t>## Did crop identity and corn weed management affect waterhemp's emergence pattern in 2019?</w:t>
      </w:r>
      <w:r>
        <w:br/>
      </w:r>
      <w:r>
        <w:rPr>
          <w:rStyle w:val="NormalTok"/>
        </w:rPr>
        <w:t xml:space="preserve">emerge_cohort_19_gls </w:t>
      </w:r>
      <w:r>
        <w:rPr>
          <w:rStyle w:val="OtherTok"/>
        </w:rPr>
        <w:t>&lt;-</w:t>
      </w:r>
      <w:r>
        <w:rPr>
          <w:rStyle w:val="NormalTok"/>
        </w:rPr>
        <w:t xml:space="preserve"> </w:t>
      </w:r>
      <w:r>
        <w:rPr>
          <w:rStyle w:val="FunctionTok"/>
        </w:rPr>
        <w:t>gls</w:t>
      </w:r>
      <w:r>
        <w:rPr>
          <w:rStyle w:val="NormalTok"/>
        </w:rPr>
        <w:t>(</w:t>
      </w:r>
      <w:r>
        <w:rPr>
          <w:rStyle w:val="FunctionTok"/>
        </w:rPr>
        <w:t>log</w:t>
      </w:r>
      <w:r>
        <w:rPr>
          <w:rStyle w:val="NormalTok"/>
        </w:rPr>
        <w:t>(Density_end_female_eu_cohort</w:t>
      </w:r>
      <w:r>
        <w:rPr>
          <w:rStyle w:val="SpecialCharTok"/>
        </w:rPr>
        <w:t>+</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 xml:space="preserve">Corn_weed_management </w:t>
      </w:r>
      <w:r>
        <w:rPr>
          <w:rStyle w:val="SpecialCharTok"/>
        </w:rPr>
        <w:t>+</w:t>
      </w:r>
      <w:r>
        <w:rPr>
          <w:rStyle w:val="NormalTok"/>
        </w:rPr>
        <w:t xml:space="preserve"> Cohort </w:t>
      </w:r>
      <w:r>
        <w:rPr>
          <w:rStyle w:val="SpecialCharTok"/>
        </w:rPr>
        <w:t>+</w:t>
      </w:r>
      <w:r>
        <w:br/>
      </w:r>
      <w:r>
        <w:rPr>
          <w:rStyle w:val="NormalTok"/>
        </w:rPr>
        <w:t xml:space="preserve">                   Crop_ID</w:t>
      </w:r>
      <w:r>
        <w:rPr>
          <w:rStyle w:val="SpecialCharTok"/>
        </w:rPr>
        <w:t>:</w:t>
      </w:r>
      <w:r>
        <w:rPr>
          <w:rStyle w:val="NormalTok"/>
        </w:rPr>
        <w:t xml:space="preserve">Cohort </w:t>
      </w:r>
      <w:r>
        <w:rPr>
          <w:rStyle w:val="SpecialCharTok"/>
        </w:rPr>
        <w:t>+</w:t>
      </w:r>
      <w:r>
        <w:rPr>
          <w:rStyle w:val="NormalTok"/>
        </w:rPr>
        <w:t xml:space="preserve"> Corn_weed_management</w:t>
      </w:r>
      <w:r>
        <w:rPr>
          <w:rStyle w:val="SpecialCharTok"/>
        </w:rPr>
        <w:t>:</w:t>
      </w:r>
      <w:r>
        <w:rPr>
          <w:rStyle w:val="NormalTok"/>
        </w:rPr>
        <w:t>Cohort,</w:t>
      </w:r>
      <w:r>
        <w:br/>
      </w:r>
      <w:r>
        <w:rPr>
          <w:rStyle w:val="NormalTok"/>
        </w:rPr>
        <w:t xml:space="preserve">                 </w:t>
      </w:r>
      <w:r>
        <w:rPr>
          <w:rStyle w:val="AttributeTok"/>
        </w:rPr>
        <w:t>correlation=</w:t>
      </w:r>
      <w:r>
        <w:rPr>
          <w:rStyle w:val="FunctionTok"/>
        </w:rPr>
        <w:t>corCompSymm</w:t>
      </w:r>
      <w:r>
        <w:rPr>
          <w:rStyle w:val="NormalTok"/>
        </w:rPr>
        <w:t>(</w:t>
      </w:r>
      <w:r>
        <w:rPr>
          <w:rStyle w:val="AttributeTok"/>
        </w:rPr>
        <w:t>form=</w:t>
      </w:r>
      <w:r>
        <w:rPr>
          <w:rStyle w:val="SpecialCharTok"/>
        </w:rPr>
        <w:t>~</w:t>
      </w:r>
      <w:r>
        <w:rPr>
          <w:rStyle w:val="DecValTok"/>
        </w:rPr>
        <w:t>1</w:t>
      </w:r>
      <w:r>
        <w:rPr>
          <w:rStyle w:val="NormalTok"/>
        </w:rPr>
        <w:t xml:space="preserve"> </w:t>
      </w:r>
      <w:r>
        <w:rPr>
          <w:rStyle w:val="SpecialCharTok"/>
        </w:rPr>
        <w:t>|</w:t>
      </w:r>
      <w:r>
        <w:rPr>
          <w:rStyle w:val="NormalTok"/>
        </w:rPr>
        <w:t xml:space="preserve"> bt),</w:t>
      </w:r>
      <w:r>
        <w:br/>
      </w:r>
      <w:r>
        <w:rPr>
          <w:rStyle w:val="NormalTok"/>
        </w:rPr>
        <w:t xml:space="preserve">                 </w:t>
      </w:r>
      <w:r>
        <w:rPr>
          <w:rStyle w:val="AttributeTok"/>
        </w:rPr>
        <w:t>weights=</w:t>
      </w:r>
      <w:r>
        <w:rPr>
          <w:rStyle w:val="FunctionTok"/>
        </w:rPr>
        <w:t>varIdent</w:t>
      </w:r>
      <w:r>
        <w:rPr>
          <w:rStyle w:val="NormalTok"/>
        </w:rPr>
        <w:t>(</w:t>
      </w:r>
      <w:r>
        <w:rPr>
          <w:rStyle w:val="AttributeTok"/>
        </w:rPr>
        <w:t>form=</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Cohort),</w:t>
      </w:r>
      <w:r>
        <w:br/>
      </w:r>
      <w:r>
        <w:rPr>
          <w:rStyle w:val="AttributeTok"/>
        </w:rPr>
        <w:t>data=</w:t>
      </w:r>
      <w:r>
        <w:rPr>
          <w:rStyle w:val="NormalTok"/>
        </w:rPr>
        <w:t>cohort_emergence_female_19)</w:t>
      </w:r>
      <w:r>
        <w:br/>
      </w:r>
      <w:r>
        <w:br/>
      </w:r>
      <w:r>
        <w:rPr>
          <w:rStyle w:val="NormalTok"/>
        </w:rPr>
        <w:t xml:space="preserve"> </w:t>
      </w:r>
      <w:r>
        <w:rPr>
          <w:rStyle w:val="FunctionTok"/>
        </w:rPr>
        <w:t>joint_tests</w:t>
      </w:r>
      <w:r>
        <w:rPr>
          <w:rStyle w:val="NormalTok"/>
        </w:rPr>
        <w:t>(emerge_cohort_19_gls)</w:t>
      </w:r>
    </w:p>
    <w:p w14:paraId="2963E1FF" w14:textId="77777777" w:rsidR="00E44531" w:rsidRDefault="006E4053">
      <w:pPr>
        <w:pStyle w:val="SourceCode"/>
      </w:pPr>
      <w:r>
        <w:rPr>
          <w:rStyle w:val="VerbatimChar"/>
        </w:rPr>
        <w:t>##  model term                   df1   df2 F.ratio p.value</w:t>
      </w:r>
      <w:r>
        <w:br/>
      </w:r>
      <w:r>
        <w:rPr>
          <w:rStyle w:val="VerbatimChar"/>
        </w:rPr>
        <w:t>##  Block                          3 56.93   0.477  0.6998</w:t>
      </w:r>
      <w:r>
        <w:br/>
      </w:r>
      <w:r>
        <w:rPr>
          <w:rStyle w:val="VerbatimChar"/>
        </w:rPr>
        <w:t>##  Crop_ID                        8 56.53 117.230  &lt;.0001</w:t>
      </w:r>
      <w:r>
        <w:br/>
      </w:r>
      <w:r>
        <w:rPr>
          <w:rStyle w:val="VerbatimChar"/>
        </w:rPr>
        <w:t>##  Corn_weed_management           1 56.53   0.602  0.4411</w:t>
      </w:r>
      <w:r>
        <w:br/>
      </w:r>
      <w:r>
        <w:rPr>
          <w:rStyle w:val="VerbatimChar"/>
        </w:rPr>
        <w:t>##  Cohort                         5 69.94  70.175  &lt;.0001</w:t>
      </w:r>
      <w:r>
        <w:br/>
      </w:r>
      <w:r>
        <w:rPr>
          <w:rStyle w:val="VerbatimChar"/>
        </w:rPr>
        <w:t>##  Crop_ID:Corn_weed_management   8 56.93   4.015  0.0008</w:t>
      </w:r>
      <w:r>
        <w:br/>
      </w:r>
      <w:r>
        <w:rPr>
          <w:rStyle w:val="VerbatimChar"/>
        </w:rPr>
        <w:t>##  Crop_ID:Cohort                40 69.94  15.739  &lt;.0001</w:t>
      </w:r>
      <w:r>
        <w:br/>
      </w:r>
      <w:r>
        <w:rPr>
          <w:rStyle w:val="VerbatimChar"/>
        </w:rPr>
        <w:t>##  Corn_weed_management:Cohort    5 69.94   1.206  0.3153</w:t>
      </w:r>
    </w:p>
    <w:p w14:paraId="77E1CF0C" w14:textId="77777777" w:rsidR="00E44531" w:rsidRDefault="006E4053">
      <w:pPr>
        <w:pStyle w:val="SourceCode"/>
      </w:pPr>
      <w:r>
        <w:rPr>
          <w:rStyle w:val="DocumentationTok"/>
        </w:rPr>
        <w:t>## Did crop identity and corn weed management affect waterhemp's emergence pattern in 2020?</w:t>
      </w:r>
      <w:r>
        <w:br/>
      </w:r>
      <w:r>
        <w:rPr>
          <w:rStyle w:val="CommentTok"/>
        </w:rPr>
        <w:t xml:space="preserve"># </w:t>
      </w:r>
      <w:r>
        <w:br/>
      </w:r>
      <w:r>
        <w:rPr>
          <w:rStyle w:val="NormalTok"/>
        </w:rPr>
        <w:t xml:space="preserve">emerge_cohort_20_gls </w:t>
      </w:r>
      <w:r>
        <w:rPr>
          <w:rStyle w:val="OtherTok"/>
        </w:rPr>
        <w:t>&lt;-</w:t>
      </w:r>
      <w:r>
        <w:rPr>
          <w:rStyle w:val="NormalTok"/>
        </w:rPr>
        <w:t xml:space="preserve"> </w:t>
      </w:r>
      <w:r>
        <w:rPr>
          <w:rStyle w:val="FunctionTok"/>
        </w:rPr>
        <w:t>gls</w:t>
      </w:r>
      <w:r>
        <w:rPr>
          <w:rStyle w:val="NormalTok"/>
        </w:rPr>
        <w:t>(</w:t>
      </w:r>
      <w:r>
        <w:rPr>
          <w:rStyle w:val="FunctionTok"/>
        </w:rPr>
        <w:t>log</w:t>
      </w:r>
      <w:r>
        <w:rPr>
          <w:rStyle w:val="NormalTok"/>
        </w:rPr>
        <w:t xml:space="preserve">(cohort_female_Seedling_density </w:t>
      </w:r>
      <w:r>
        <w:rPr>
          <w:rStyle w:val="SpecialCharTok"/>
        </w:rPr>
        <w:t>+</w:t>
      </w:r>
      <w:r>
        <w:rPr>
          <w:rStyle w:val="DecValTok"/>
        </w:rPr>
        <w:t>1</w:t>
      </w:r>
      <w:r>
        <w:rPr>
          <w:rStyle w:val="NormalTok"/>
        </w:rPr>
        <w:t xml:space="preserve">)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 xml:space="preserve">Corn_weed_management </w:t>
      </w:r>
      <w:r>
        <w:rPr>
          <w:rStyle w:val="SpecialCharTok"/>
        </w:rPr>
        <w:t>+</w:t>
      </w:r>
      <w:r>
        <w:rPr>
          <w:rStyle w:val="NormalTok"/>
        </w:rPr>
        <w:t xml:space="preserve"> Cohort </w:t>
      </w:r>
      <w:r>
        <w:rPr>
          <w:rStyle w:val="SpecialCharTok"/>
        </w:rPr>
        <w:t>+</w:t>
      </w:r>
      <w:r>
        <w:br/>
      </w:r>
      <w:r>
        <w:rPr>
          <w:rStyle w:val="NormalTok"/>
        </w:rPr>
        <w:t xml:space="preserve">                   Crop_ID</w:t>
      </w:r>
      <w:r>
        <w:rPr>
          <w:rStyle w:val="SpecialCharTok"/>
        </w:rPr>
        <w:t>:</w:t>
      </w:r>
      <w:r>
        <w:rPr>
          <w:rStyle w:val="NormalTok"/>
        </w:rPr>
        <w:t xml:space="preserve">Cohort </w:t>
      </w:r>
      <w:r>
        <w:rPr>
          <w:rStyle w:val="SpecialCharTok"/>
        </w:rPr>
        <w:t>+</w:t>
      </w:r>
      <w:r>
        <w:rPr>
          <w:rStyle w:val="NormalTok"/>
        </w:rPr>
        <w:t xml:space="preserve"> Corn_weed_management</w:t>
      </w:r>
      <w:r>
        <w:rPr>
          <w:rStyle w:val="SpecialCharTok"/>
        </w:rPr>
        <w:t>:</w:t>
      </w:r>
      <w:r>
        <w:rPr>
          <w:rStyle w:val="NormalTok"/>
        </w:rPr>
        <w:t>Cohort,</w:t>
      </w:r>
      <w:r>
        <w:br/>
      </w:r>
      <w:r>
        <w:rPr>
          <w:rStyle w:val="NormalTok"/>
        </w:rPr>
        <w:t xml:space="preserve">                 </w:t>
      </w:r>
      <w:r>
        <w:rPr>
          <w:rStyle w:val="AttributeTok"/>
        </w:rPr>
        <w:t>correlation=</w:t>
      </w:r>
      <w:r>
        <w:rPr>
          <w:rStyle w:val="FunctionTok"/>
        </w:rPr>
        <w:t>corCompSymm</w:t>
      </w:r>
      <w:r>
        <w:rPr>
          <w:rStyle w:val="NormalTok"/>
        </w:rPr>
        <w:t>(</w:t>
      </w:r>
      <w:r>
        <w:rPr>
          <w:rStyle w:val="AttributeTok"/>
        </w:rPr>
        <w:t>form=</w:t>
      </w:r>
      <w:r>
        <w:rPr>
          <w:rStyle w:val="SpecialCharTok"/>
        </w:rPr>
        <w:t>~</w:t>
      </w:r>
      <w:r>
        <w:rPr>
          <w:rStyle w:val="DecValTok"/>
        </w:rPr>
        <w:t>1</w:t>
      </w:r>
      <w:r>
        <w:rPr>
          <w:rStyle w:val="NormalTok"/>
        </w:rPr>
        <w:t xml:space="preserve"> </w:t>
      </w:r>
      <w:r>
        <w:rPr>
          <w:rStyle w:val="SpecialCharTok"/>
        </w:rPr>
        <w:t>|</w:t>
      </w:r>
      <w:r>
        <w:rPr>
          <w:rStyle w:val="NormalTok"/>
        </w:rPr>
        <w:t xml:space="preserve"> bt),</w:t>
      </w:r>
      <w:r>
        <w:br/>
      </w:r>
      <w:r>
        <w:rPr>
          <w:rStyle w:val="NormalTok"/>
        </w:rPr>
        <w:t xml:space="preserve">                 </w:t>
      </w:r>
      <w:r>
        <w:rPr>
          <w:rStyle w:val="AttributeTok"/>
        </w:rPr>
        <w:t>weights=</w:t>
      </w:r>
      <w:r>
        <w:rPr>
          <w:rStyle w:val="FunctionTok"/>
        </w:rPr>
        <w:t>varIdent</w:t>
      </w:r>
      <w:r>
        <w:rPr>
          <w:rStyle w:val="NormalTok"/>
        </w:rPr>
        <w:t>(</w:t>
      </w:r>
      <w:r>
        <w:rPr>
          <w:rStyle w:val="AttributeTok"/>
        </w:rPr>
        <w:t>form=</w:t>
      </w:r>
      <w:r>
        <w:rPr>
          <w:rStyle w:val="NormalTok"/>
        </w:rPr>
        <w:t xml:space="preserve"> </w:t>
      </w:r>
      <w:r>
        <w:rPr>
          <w:rStyle w:val="SpecialCharTok"/>
        </w:rPr>
        <w:t>~</w:t>
      </w:r>
      <w:r>
        <w:rPr>
          <w:rStyle w:val="DecValTok"/>
        </w:rPr>
        <w:t>1</w:t>
      </w:r>
      <w:r>
        <w:rPr>
          <w:rStyle w:val="NormalTok"/>
        </w:rPr>
        <w:t xml:space="preserve"> </w:t>
      </w:r>
      <w:r>
        <w:rPr>
          <w:rStyle w:val="SpecialCharTok"/>
        </w:rPr>
        <w:t>|</w:t>
      </w:r>
      <w:r>
        <w:rPr>
          <w:rStyle w:val="NormalTok"/>
        </w:rPr>
        <w:t xml:space="preserve"> Cohort),</w:t>
      </w:r>
      <w:r>
        <w:br/>
      </w:r>
      <w:r>
        <w:rPr>
          <w:rStyle w:val="AttributeTok"/>
        </w:rPr>
        <w:t>data=</w:t>
      </w:r>
      <w:r>
        <w:rPr>
          <w:rStyle w:val="NormalTok"/>
        </w:rPr>
        <w:t>cohort_emerge_20_first_six )</w:t>
      </w:r>
      <w:r>
        <w:br/>
      </w:r>
      <w:r>
        <w:br/>
      </w:r>
      <w:r>
        <w:rPr>
          <w:rStyle w:val="NormalTok"/>
        </w:rPr>
        <w:t xml:space="preserve"> </w:t>
      </w:r>
      <w:r>
        <w:rPr>
          <w:rStyle w:val="FunctionTok"/>
        </w:rPr>
        <w:t>joint_tests</w:t>
      </w:r>
      <w:r>
        <w:rPr>
          <w:rStyle w:val="NormalTok"/>
        </w:rPr>
        <w:t>(emerge_cohort_20_gls)</w:t>
      </w:r>
    </w:p>
    <w:p w14:paraId="2CD0F047" w14:textId="77777777" w:rsidR="00E44531" w:rsidRDefault="006E4053">
      <w:pPr>
        <w:pStyle w:val="SourceCode"/>
      </w:pPr>
      <w:r>
        <w:rPr>
          <w:rStyle w:val="VerbatimChar"/>
        </w:rPr>
        <w:t>##  model term                   df1   df2 F.ratio p.value</w:t>
      </w:r>
      <w:r>
        <w:br/>
      </w:r>
      <w:r>
        <w:rPr>
          <w:rStyle w:val="VerbatimChar"/>
        </w:rPr>
        <w:t>##  Block                          3 53.88   2.441  0.0742</w:t>
      </w:r>
      <w:r>
        <w:br/>
      </w:r>
      <w:r>
        <w:rPr>
          <w:rStyle w:val="VerbatimChar"/>
        </w:rPr>
        <w:t>##  Crop_ID                        8 98.25   9.916  &lt;.0001</w:t>
      </w:r>
      <w:r>
        <w:br/>
      </w:r>
      <w:r>
        <w:rPr>
          <w:rStyle w:val="VerbatimChar"/>
        </w:rPr>
        <w:t>##  Corn_weed_management           1 88.66  12.907  0.0005</w:t>
      </w:r>
      <w:r>
        <w:br/>
      </w:r>
      <w:r>
        <w:rPr>
          <w:rStyle w:val="VerbatimChar"/>
        </w:rPr>
        <w:t>##  Cohort                         5 83.86  39.802  &lt;.0001</w:t>
      </w:r>
      <w:r>
        <w:br/>
      </w:r>
      <w:r>
        <w:rPr>
          <w:rStyle w:val="VerbatimChar"/>
        </w:rPr>
        <w:t>##  Crop_ID:Corn_weed_management   8 58.17   6.045  &lt;.0001</w:t>
      </w:r>
      <w:r>
        <w:br/>
      </w:r>
      <w:r>
        <w:rPr>
          <w:rStyle w:val="VerbatimChar"/>
        </w:rPr>
        <w:t>##  Crop_ID:Cohort                40 97.25  11.675  &lt;.0001</w:t>
      </w:r>
      <w:r>
        <w:br/>
      </w:r>
      <w:r>
        <w:rPr>
          <w:rStyle w:val="VerbatimChar"/>
        </w:rPr>
        <w:t>##  Corn_weed_management:Cohort    5 80.71   4.963  0.0005</w:t>
      </w:r>
    </w:p>
    <w:p w14:paraId="669EA371" w14:textId="77777777" w:rsidR="00E44531" w:rsidRDefault="006E4053">
      <w:pPr>
        <w:pStyle w:val="SourceCode"/>
      </w:pPr>
      <w:r>
        <w:rPr>
          <w:rStyle w:val="DocumentationTok"/>
        </w:rPr>
        <w:t>## Did crop identity and corn weed management affect waterhemp's first emergence timing in 2019?</w:t>
      </w:r>
      <w:r>
        <w:br/>
      </w:r>
      <w:r>
        <w:rPr>
          <w:rStyle w:val="NormalTok"/>
        </w:rPr>
        <w:t xml:space="preserve">Julian_cohort1_19_lm </w:t>
      </w:r>
      <w:r>
        <w:rPr>
          <w:rStyle w:val="OtherTok"/>
        </w:rPr>
        <w:t>&lt;-</w:t>
      </w:r>
      <w:r>
        <w:rPr>
          <w:rStyle w:val="NormalTok"/>
        </w:rPr>
        <w:t xml:space="preserve"> </w:t>
      </w:r>
      <w:r>
        <w:rPr>
          <w:rStyle w:val="FunctionTok"/>
        </w:rPr>
        <w:t>lm</w:t>
      </w:r>
      <w:r>
        <w:rPr>
          <w:rStyle w:val="NormalTok"/>
        </w:rPr>
        <w:t xml:space="preserve">(Julian_day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Corn_weed_management,</w:t>
      </w:r>
      <w:r>
        <w:br/>
      </w:r>
      <w:r>
        <w:rPr>
          <w:rStyle w:val="AttributeTok"/>
        </w:rPr>
        <w:t>data =</w:t>
      </w:r>
      <w:r>
        <w:rPr>
          <w:rStyle w:val="NormalTok"/>
        </w:rPr>
        <w:t xml:space="preserve"> cohort1_2019_eu ) </w:t>
      </w:r>
      <w:r>
        <w:br/>
      </w:r>
      <w:r>
        <w:lastRenderedPageBreak/>
        <w:br/>
      </w:r>
      <w:r>
        <w:rPr>
          <w:rStyle w:val="FunctionTok"/>
        </w:rPr>
        <w:t>joint_tests</w:t>
      </w:r>
      <w:r>
        <w:rPr>
          <w:rStyle w:val="NormalTok"/>
        </w:rPr>
        <w:t>(Julian_cohort1_19_lm)</w:t>
      </w:r>
    </w:p>
    <w:p w14:paraId="6EF1031C" w14:textId="77777777" w:rsidR="00E44531" w:rsidRDefault="006E4053">
      <w:pPr>
        <w:pStyle w:val="SourceCode"/>
      </w:pPr>
      <w:r>
        <w:rPr>
          <w:rStyle w:val="VerbatimChar"/>
        </w:rPr>
        <w:t>##  model term                   df1 df2                             F.ratio</w:t>
      </w:r>
      <w:r>
        <w:br/>
      </w:r>
      <w:r>
        <w:rPr>
          <w:rStyle w:val="VerbatimChar"/>
        </w:rPr>
        <w:t>##  Block                          3  51                               2.000</w:t>
      </w:r>
      <w:r>
        <w:br/>
      </w:r>
      <w:r>
        <w:rPr>
          <w:rStyle w:val="VerbatimChar"/>
        </w:rPr>
        <w:t>##  Crop_ID                        8  51 3851911191786461636489811853312.000</w:t>
      </w:r>
      <w:r>
        <w:br/>
      </w:r>
      <w:r>
        <w:rPr>
          <w:rStyle w:val="VerbatimChar"/>
        </w:rPr>
        <w:t>##  Corn_weed_management           1  51                               0.000</w:t>
      </w:r>
      <w:r>
        <w:br/>
      </w:r>
      <w:r>
        <w:rPr>
          <w:rStyle w:val="VerbatimChar"/>
        </w:rPr>
        <w:t>##  Crop_ID:Corn_weed_management   8  51                               1.000</w:t>
      </w:r>
      <w:r>
        <w:br/>
      </w:r>
      <w:r>
        <w:rPr>
          <w:rStyle w:val="VerbatimChar"/>
        </w:rPr>
        <w:t>##  p.value</w:t>
      </w:r>
      <w:r>
        <w:br/>
      </w:r>
      <w:r>
        <w:rPr>
          <w:rStyle w:val="VerbatimChar"/>
        </w:rPr>
        <w:t>##   0.2023</w:t>
      </w:r>
      <w:r>
        <w:br/>
      </w:r>
      <w:r>
        <w:rPr>
          <w:rStyle w:val="VerbatimChar"/>
        </w:rPr>
        <w:t>##   &lt;.0001</w:t>
      </w:r>
      <w:r>
        <w:br/>
      </w:r>
      <w:r>
        <w:rPr>
          <w:rStyle w:val="VerbatimChar"/>
        </w:rPr>
        <w:t>##   0.6656</w:t>
      </w:r>
      <w:r>
        <w:br/>
      </w:r>
      <w:r>
        <w:rPr>
          <w:rStyle w:val="VerbatimChar"/>
        </w:rPr>
        <w:t>##   0.3385</w:t>
      </w:r>
    </w:p>
    <w:p w14:paraId="2F1139F1" w14:textId="77777777" w:rsidR="00E44531" w:rsidRDefault="006E4053">
      <w:pPr>
        <w:pStyle w:val="SourceCode"/>
      </w:pPr>
      <w:r>
        <w:rPr>
          <w:rStyle w:val="DocumentationTok"/>
        </w:rPr>
        <w:t>## Did crop identity and corn weed management affect waterhemp's first emergence timing in 2020?</w:t>
      </w:r>
      <w:r>
        <w:br/>
      </w:r>
      <w:r>
        <w:rPr>
          <w:rStyle w:val="NormalTok"/>
        </w:rPr>
        <w:t xml:space="preserve">Julian_cohort1_20_lm </w:t>
      </w:r>
      <w:r>
        <w:rPr>
          <w:rStyle w:val="OtherTok"/>
        </w:rPr>
        <w:t>&lt;-</w:t>
      </w:r>
      <w:r>
        <w:rPr>
          <w:rStyle w:val="NormalTok"/>
        </w:rPr>
        <w:t xml:space="preserve"> </w:t>
      </w:r>
      <w:r>
        <w:rPr>
          <w:rStyle w:val="FunctionTok"/>
        </w:rPr>
        <w:t>lm</w:t>
      </w:r>
      <w:r>
        <w:rPr>
          <w:rStyle w:val="NormalTok"/>
        </w:rPr>
        <w:t xml:space="preserve">(Julian_day </w:t>
      </w:r>
      <w:r>
        <w:rPr>
          <w:rStyle w:val="SpecialCharTok"/>
        </w:rPr>
        <w:t>~</w:t>
      </w:r>
      <w:r>
        <w:rPr>
          <w:rStyle w:val="NormalTok"/>
        </w:rPr>
        <w:t xml:space="preserve"> Block </w:t>
      </w:r>
      <w:r>
        <w:rPr>
          <w:rStyle w:val="SpecialCharTok"/>
        </w:rPr>
        <w:t>+</w:t>
      </w:r>
      <w:r>
        <w:rPr>
          <w:rStyle w:val="NormalTok"/>
        </w:rPr>
        <w:t xml:space="preserve"> </w:t>
      </w:r>
      <w:r>
        <w:br/>
      </w:r>
      <w:r>
        <w:rPr>
          <w:rStyle w:val="NormalTok"/>
        </w:rPr>
        <w:t xml:space="preserve">                         Crop_ID</w:t>
      </w:r>
      <w:r>
        <w:rPr>
          <w:rStyle w:val="SpecialCharTok"/>
        </w:rPr>
        <w:t>*</w:t>
      </w:r>
      <w:r>
        <w:rPr>
          <w:rStyle w:val="NormalTok"/>
        </w:rPr>
        <w:t>Corn_weed_management,</w:t>
      </w:r>
      <w:r>
        <w:br/>
      </w:r>
      <w:r>
        <w:rPr>
          <w:rStyle w:val="NormalTok"/>
        </w:rPr>
        <w:t xml:space="preserve">                         </w:t>
      </w:r>
      <w:r>
        <w:rPr>
          <w:rStyle w:val="AttributeTok"/>
        </w:rPr>
        <w:t>data=</w:t>
      </w:r>
      <w:r>
        <w:rPr>
          <w:rStyle w:val="NormalTok"/>
        </w:rPr>
        <w:t>cohort1_2020)</w:t>
      </w:r>
      <w:r>
        <w:br/>
      </w:r>
      <w:r>
        <w:br/>
      </w:r>
      <w:r>
        <w:rPr>
          <w:rStyle w:val="FunctionTok"/>
        </w:rPr>
        <w:t>joint_tests</w:t>
      </w:r>
      <w:r>
        <w:rPr>
          <w:rStyle w:val="NormalTok"/>
        </w:rPr>
        <w:t>(Julian_cohort1_20_lm )</w:t>
      </w:r>
    </w:p>
    <w:p w14:paraId="42E89443" w14:textId="77777777" w:rsidR="00E44531" w:rsidRDefault="006E4053">
      <w:pPr>
        <w:pStyle w:val="SourceCode"/>
      </w:pPr>
      <w:r>
        <w:rPr>
          <w:rStyle w:val="VerbatimChar"/>
        </w:rPr>
        <w:t>##  model term                   df1 df2   F.ratio p.value</w:t>
      </w:r>
      <w:r>
        <w:br/>
      </w:r>
      <w:r>
        <w:rPr>
          <w:rStyle w:val="VerbatimChar"/>
        </w:rPr>
        <w:t>##  Block                          3  51     8.500  0.0001</w:t>
      </w:r>
      <w:r>
        <w:br/>
      </w:r>
      <w:r>
        <w:rPr>
          <w:rStyle w:val="VerbatimChar"/>
        </w:rPr>
        <w:t>##  Crop_ID                        8  51 20133.903  &lt;.0001</w:t>
      </w:r>
      <w:r>
        <w:br/>
      </w:r>
      <w:r>
        <w:rPr>
          <w:rStyle w:val="VerbatimChar"/>
        </w:rPr>
        <w:t>##  Corn_weed_management           1  51     0.000  1.0000</w:t>
      </w:r>
      <w:r>
        <w:br/>
      </w:r>
      <w:r>
        <w:rPr>
          <w:rStyle w:val="VerbatimChar"/>
        </w:rPr>
        <w:t>##  Crop_ID:Corn_weed_management   8  51     0.000  1.0000</w:t>
      </w:r>
    </w:p>
    <w:p w14:paraId="6F8CB3A4" w14:textId="77777777" w:rsidR="00E44531" w:rsidRDefault="006E4053">
      <w:pPr>
        <w:pStyle w:val="CaptionedFigure"/>
      </w:pPr>
      <w:r>
        <w:rPr>
          <w:noProof/>
        </w:rPr>
        <w:lastRenderedPageBreak/>
        <w:drawing>
          <wp:inline distT="0" distB="0" distL="0" distR="0" wp14:anchorId="565F0FDF" wp14:editId="17F0C9E9">
            <wp:extent cx="5334000" cy="8534400"/>
            <wp:effectExtent l="0" t="0" r="0" b="0"/>
            <wp:docPr id="78" name="Picture" descr="Figure 8: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79" name="Picture" descr="results_files/figure-docx/unnamed-chunk-15-1.png"/>
                    <pic:cNvPicPr>
                      <a:picLocks noChangeAspect="1" noChangeArrowheads="1"/>
                    </pic:cNvPicPr>
                  </pic:nvPicPr>
                  <pic:blipFill>
                    <a:blip r:embed="rId17"/>
                    <a:stretch>
                      <a:fillRect/>
                    </a:stretch>
                  </pic:blipFill>
                  <pic:spPr bwMode="auto">
                    <a:xfrm>
                      <a:off x="0" y="0"/>
                      <a:ext cx="5334000" cy="8534400"/>
                    </a:xfrm>
                    <a:prstGeom prst="rect">
                      <a:avLst/>
                    </a:prstGeom>
                    <a:noFill/>
                    <a:ln w="9525">
                      <a:noFill/>
                      <a:headEnd/>
                      <a:tailEnd/>
                    </a:ln>
                  </pic:spPr>
                </pic:pic>
              </a:graphicData>
            </a:graphic>
          </wp:inline>
        </w:drawing>
      </w:r>
    </w:p>
    <w:p w14:paraId="03D48A9A" w14:textId="77777777" w:rsidR="00E44531" w:rsidRDefault="006E4053">
      <w:pPr>
        <w:pStyle w:val="ImageCaption"/>
      </w:pPr>
      <w:r>
        <w:lastRenderedPageBreak/>
        <w:t>Figure 8: Diagnosis plots for the effects of crop identity and corn weed management on the seedbank densities at the top (A) and bottom (B) soil strata</w:t>
      </w:r>
    </w:p>
    <w:p w14:paraId="0BD5D857" w14:textId="77777777" w:rsidR="00E44531" w:rsidRDefault="006E4053">
      <w:pPr>
        <w:pStyle w:val="CaptionedFigure"/>
      </w:pPr>
      <w:r>
        <w:rPr>
          <w:noProof/>
        </w:rPr>
        <w:lastRenderedPageBreak/>
        <w:drawing>
          <wp:inline distT="0" distB="0" distL="0" distR="0" wp14:anchorId="0B7EB8B4" wp14:editId="178088B1">
            <wp:extent cx="5334000" cy="8534400"/>
            <wp:effectExtent l="0" t="0" r="0" b="0"/>
            <wp:docPr id="81" name="Picture" descr="Figure 9: Diagnosis plot for the effects of crop identity, corn weed management, and cohort on seedling densities in 2019"/>
            <wp:cNvGraphicFramePr/>
            <a:graphic xmlns:a="http://schemas.openxmlformats.org/drawingml/2006/main">
              <a:graphicData uri="http://schemas.openxmlformats.org/drawingml/2006/picture">
                <pic:pic xmlns:pic="http://schemas.openxmlformats.org/drawingml/2006/picture">
                  <pic:nvPicPr>
                    <pic:cNvPr id="82" name="Picture" descr="results_files/figure-docx/emerge-pattern-19-1.png"/>
                    <pic:cNvPicPr>
                      <a:picLocks noChangeAspect="1" noChangeArrowheads="1"/>
                    </pic:cNvPicPr>
                  </pic:nvPicPr>
                  <pic:blipFill>
                    <a:blip r:embed="rId18"/>
                    <a:stretch>
                      <a:fillRect/>
                    </a:stretch>
                  </pic:blipFill>
                  <pic:spPr bwMode="auto">
                    <a:xfrm>
                      <a:off x="0" y="0"/>
                      <a:ext cx="5334000" cy="8534400"/>
                    </a:xfrm>
                    <a:prstGeom prst="rect">
                      <a:avLst/>
                    </a:prstGeom>
                    <a:noFill/>
                    <a:ln w="9525">
                      <a:noFill/>
                      <a:headEnd/>
                      <a:tailEnd/>
                    </a:ln>
                  </pic:spPr>
                </pic:pic>
              </a:graphicData>
            </a:graphic>
          </wp:inline>
        </w:drawing>
      </w:r>
    </w:p>
    <w:p w14:paraId="25D94365" w14:textId="77777777" w:rsidR="00E44531" w:rsidRDefault="006E4053">
      <w:pPr>
        <w:pStyle w:val="ImageCaption"/>
      </w:pPr>
      <w:r>
        <w:lastRenderedPageBreak/>
        <w:t>Figure 9: Diagnosis plot for the effects of crop identity, corn weed management, and cohort on seedling densities in 2019</w:t>
      </w:r>
    </w:p>
    <w:p w14:paraId="1AFB3F9A" w14:textId="77777777" w:rsidR="00E44531" w:rsidRDefault="006E4053">
      <w:pPr>
        <w:pStyle w:val="CaptionedFigure"/>
      </w:pPr>
      <w:r>
        <w:rPr>
          <w:noProof/>
        </w:rPr>
        <w:lastRenderedPageBreak/>
        <w:drawing>
          <wp:inline distT="0" distB="0" distL="0" distR="0" wp14:anchorId="3908A3BA" wp14:editId="1B7DDD9B">
            <wp:extent cx="5334000" cy="8534400"/>
            <wp:effectExtent l="0" t="0" r="0" b="0"/>
            <wp:docPr id="84" name="Picture" descr="Figure 10: Diagnosis plot for the effects of crop identity, corn weed management, and cohort on seedling densities in 2020"/>
            <wp:cNvGraphicFramePr/>
            <a:graphic xmlns:a="http://schemas.openxmlformats.org/drawingml/2006/main">
              <a:graphicData uri="http://schemas.openxmlformats.org/drawingml/2006/picture">
                <pic:pic xmlns:pic="http://schemas.openxmlformats.org/drawingml/2006/picture">
                  <pic:nvPicPr>
                    <pic:cNvPr id="85" name="Picture" descr="results_files/figure-docx/emerge-pattern-20-1.png"/>
                    <pic:cNvPicPr>
                      <a:picLocks noChangeAspect="1" noChangeArrowheads="1"/>
                    </pic:cNvPicPr>
                  </pic:nvPicPr>
                  <pic:blipFill>
                    <a:blip r:embed="rId19"/>
                    <a:stretch>
                      <a:fillRect/>
                    </a:stretch>
                  </pic:blipFill>
                  <pic:spPr bwMode="auto">
                    <a:xfrm>
                      <a:off x="0" y="0"/>
                      <a:ext cx="5334000" cy="8534400"/>
                    </a:xfrm>
                    <a:prstGeom prst="rect">
                      <a:avLst/>
                    </a:prstGeom>
                    <a:noFill/>
                    <a:ln w="9525">
                      <a:noFill/>
                      <a:headEnd/>
                      <a:tailEnd/>
                    </a:ln>
                  </pic:spPr>
                </pic:pic>
              </a:graphicData>
            </a:graphic>
          </wp:inline>
        </w:drawing>
      </w:r>
    </w:p>
    <w:p w14:paraId="33C3BC7B" w14:textId="77777777" w:rsidR="00E44531" w:rsidRDefault="006E4053">
      <w:pPr>
        <w:pStyle w:val="ImageCaption"/>
      </w:pPr>
      <w:r>
        <w:lastRenderedPageBreak/>
        <w:t>Figure 10: Diagnosis plot for the effects of crop identity, corn weed management, and cohort on seedling densities in 2020</w:t>
      </w:r>
    </w:p>
    <w:p w14:paraId="772283BC" w14:textId="77777777" w:rsidR="00E44531" w:rsidRDefault="006E4053">
      <w:pPr>
        <w:pStyle w:val="Heading3"/>
      </w:pPr>
      <w:bookmarkStart w:id="257" w:name="female-survival-rate-by-cohort"/>
      <w:bookmarkEnd w:id="256"/>
      <w:commentRangeStart w:id="258"/>
      <w:r>
        <w:t>2019 female survival rate by cohort</w:t>
      </w:r>
      <w:commentRangeEnd w:id="258"/>
      <w:r w:rsidR="00E83366">
        <w:rPr>
          <w:rStyle w:val="CommentReference"/>
          <w:rFonts w:asciiTheme="minorHAnsi" w:eastAsiaTheme="minorHAnsi" w:hAnsiTheme="minorHAnsi" w:cstheme="minorBidi"/>
          <w:b w:val="0"/>
          <w:bCs w:val="0"/>
          <w:color w:val="auto"/>
        </w:rPr>
        <w:commentReference w:id="258"/>
      </w:r>
    </w:p>
    <w:p w14:paraId="0224C753" w14:textId="77777777" w:rsidR="00E44531" w:rsidRDefault="006E4053">
      <w:pPr>
        <w:pStyle w:val="TableCaption"/>
      </w:pPr>
      <w:r>
        <w:t xml:space="preserve">Table 5: </w:t>
      </w:r>
      <w:commentRangeStart w:id="259"/>
      <w:r>
        <w:t>2019 seedbank densities at the top and bottom soil strata</w:t>
      </w:r>
      <w:commentRangeEnd w:id="259"/>
      <w:r w:rsidR="00E83366">
        <w:rPr>
          <w:rStyle w:val="CommentReference"/>
          <w:i w:val="0"/>
        </w:rPr>
        <w:commentReference w:id="259"/>
      </w:r>
    </w:p>
    <w:tbl>
      <w:tblPr>
        <w:tblStyle w:val="Table"/>
        <w:tblW w:w="0" w:type="auto"/>
        <w:jc w:val="center"/>
        <w:tblLayout w:type="fixed"/>
        <w:tblLook w:val="0420" w:firstRow="1" w:lastRow="0" w:firstColumn="0" w:lastColumn="0" w:noHBand="0" w:noVBand="1"/>
      </w:tblPr>
      <w:tblGrid>
        <w:gridCol w:w="893"/>
        <w:gridCol w:w="1944"/>
        <w:gridCol w:w="683"/>
        <w:gridCol w:w="683"/>
        <w:gridCol w:w="683"/>
        <w:gridCol w:w="683"/>
        <w:gridCol w:w="683"/>
        <w:gridCol w:w="683"/>
      </w:tblGrid>
      <w:tr w:rsidR="00E44531" w14:paraId="37166AB8"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FF70BA"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94648A" w14:textId="77777777" w:rsidR="00E44531" w:rsidRDefault="00E44531">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4098"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E1F2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Cohort</w:t>
            </w:r>
          </w:p>
        </w:tc>
      </w:tr>
      <w:tr w:rsidR="00E44531" w14:paraId="4A1FB5BA" w14:textId="77777777" w:rsidTr="00E44531">
        <w:trPr>
          <w:cnfStyle w:val="100000000000" w:firstRow="1" w:lastRow="0" w:firstColumn="0" w:lastColumn="0" w:oddVBand="0" w:evenVBand="0" w:oddHBand="0" w:evenHBand="0" w:firstRowFirstColumn="0" w:firstRowLastColumn="0" w:lastRowFirstColumn="0" w:lastRowLastColumn="0"/>
          <w:cantSplit/>
          <w:tblHeader/>
          <w:jc w:val="center"/>
        </w:trPr>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08F1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351BA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Corn weed management</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73F0A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E3F59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2</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22B5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3</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554FE3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4</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A8A57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5</w:t>
            </w:r>
          </w:p>
        </w:tc>
        <w:tc>
          <w:tcPr>
            <w:tcW w:w="6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E1D11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6</w:t>
            </w:r>
          </w:p>
        </w:tc>
      </w:tr>
      <w:tr w:rsidR="00E44531" w14:paraId="32F2704C" w14:textId="77777777" w:rsidTr="00E44531">
        <w:trPr>
          <w:cantSplit/>
          <w:jc w:val="center"/>
        </w:trPr>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B6DE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3D56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F1A9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0.17</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B55C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0.10</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6FEC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0.19</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9BED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0.46</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AF2B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0.50</w:t>
            </w:r>
          </w:p>
        </w:tc>
        <w:tc>
          <w:tcPr>
            <w:tcW w:w="68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DD0D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0.50</w:t>
            </w:r>
          </w:p>
        </w:tc>
      </w:tr>
      <w:tr w:rsidR="00E44531" w14:paraId="2E12B2EB"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AEE8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C64A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DADA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B19B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0.15</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35C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BE52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0.43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32AA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99C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788D53F2"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6BC7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9B61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B706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4671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42D0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15F6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5F32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DAE8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6AA88F0B"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A622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33F2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B0A6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94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6303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3825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B584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7A45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5125D47B"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4995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BCAF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50B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0.15</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5B2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0.25</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D74F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C2D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0.53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9FE7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4809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0.67</w:t>
            </w:r>
          </w:p>
        </w:tc>
      </w:tr>
      <w:tr w:rsidR="00E44531" w14:paraId="6F357050"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5524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2D86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469A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689F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8395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C088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F378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1D06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1.00</w:t>
            </w:r>
          </w:p>
        </w:tc>
      </w:tr>
      <w:tr w:rsidR="00E44531" w14:paraId="563BDF75"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2916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08B8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6CBE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87C5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6C3E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6A53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D64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4F3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3E99C4D8"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860D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83A6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5458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92A2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2F96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6B9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649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A1E5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1A8863F1"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6DE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141A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0999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1A56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0.08</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32EF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0.01</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CBB2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0.39</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58F3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3A04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71D936DD"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EC51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C6B4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BA3B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443B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07E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A665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4D24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3A9E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2FC454BC"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AE7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4514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E7A7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0.38</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CFC2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0.26</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129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0.42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B613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0.50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DA3A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BC5E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127BB579"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389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C145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4A4F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A933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F8BB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09FC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FB35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02D6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25ABBFFE"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D94A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BF51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6AFA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D5EFA"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17755"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BE1E7"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6359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66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3903C780"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1459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8BBA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360B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11F2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5AFA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07D3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1C31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5FDB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3AD80803"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947C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4563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B840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0.15</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4951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0.10</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CB0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0.28</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580B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717B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0.33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676C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0.22</w:t>
            </w:r>
          </w:p>
        </w:tc>
      </w:tr>
      <w:tr w:rsidR="00E44531" w14:paraId="5765AD56"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832C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003E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1D2E9"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51E5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0.04</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AE16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0.09</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508E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0.13</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438E6"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0.29</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7B05C"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0.08</w:t>
            </w:r>
          </w:p>
        </w:tc>
      </w:tr>
      <w:tr w:rsidR="00E44531" w14:paraId="152999DD" w14:textId="77777777" w:rsidTr="00E44531">
        <w:trPr>
          <w:cantSplit/>
          <w:jc w:val="center"/>
        </w:trPr>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7960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2956F"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conventional</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B7A8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921AE"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DDB5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0.17</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55FBD"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0.02</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6D783"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w:t>
            </w:r>
          </w:p>
        </w:tc>
        <w:tc>
          <w:tcPr>
            <w:tcW w:w="6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68E3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r w:rsidR="00E44531" w14:paraId="05AAA9BE" w14:textId="77777777" w:rsidTr="00E44531">
        <w:trPr>
          <w:cantSplit/>
          <w:jc w:val="center"/>
        </w:trPr>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005F4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53A572"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low</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FED610"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0.08</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6700E1"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0.06</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995BC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0.10</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62C94B"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0.14</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D12094"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0.25</w:t>
            </w:r>
          </w:p>
        </w:tc>
        <w:tc>
          <w:tcPr>
            <w:tcW w:w="6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DBC1E8" w14:textId="77777777" w:rsidR="00E44531" w:rsidRDefault="006E4053">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14"/>
                <w:szCs w:val="14"/>
              </w:rPr>
              <w:t>0.00</w:t>
            </w:r>
          </w:p>
        </w:tc>
      </w:tr>
    </w:tbl>
    <w:p w14:paraId="7F3E83EF" w14:textId="77777777" w:rsidR="00E44531" w:rsidRDefault="006E4053">
      <w:pPr>
        <w:pStyle w:val="Heading1"/>
      </w:pPr>
      <w:bookmarkStart w:id="260" w:name="references"/>
      <w:bookmarkEnd w:id="183"/>
      <w:bookmarkEnd w:id="254"/>
      <w:bookmarkEnd w:id="257"/>
      <w:r>
        <w:t>References</w:t>
      </w:r>
    </w:p>
    <w:p w14:paraId="1C586495" w14:textId="77777777" w:rsidR="00E44531" w:rsidRDefault="006E4053">
      <w:pPr>
        <w:pStyle w:val="Bibliography"/>
      </w:pPr>
      <w:bookmarkStart w:id="261" w:name="ref-borzaComparingEstimatesSeed2007"/>
      <w:bookmarkStart w:id="262" w:name="refs"/>
      <w:r>
        <w:t xml:space="preserve">Borza, J. K., Westerman, P. R., and Liebman, M. (2007). Comparing estimates of seed viability in three foxtail (setaria) species using the imbibed seed crush test with and without additional tetrazolium testing. </w:t>
      </w:r>
      <w:r>
        <w:rPr>
          <w:i/>
          <w:iCs/>
        </w:rPr>
        <w:t>Weed Technology</w:t>
      </w:r>
      <w:r>
        <w:t xml:space="preserve">, </w:t>
      </w:r>
      <w:r>
        <w:rPr>
          <w:i/>
          <w:iCs/>
        </w:rPr>
        <w:t>21</w:t>
      </w:r>
      <w:r>
        <w:t xml:space="preserve">(2), 518–522. </w:t>
      </w:r>
      <w:hyperlink r:id="rId20">
        <w:r>
          <w:rPr>
            <w:rStyle w:val="Hyperlink"/>
          </w:rPr>
          <w:t>https://doi.org/d8wnfq</w:t>
        </w:r>
      </w:hyperlink>
    </w:p>
    <w:p w14:paraId="06176C3E" w14:textId="77777777" w:rsidR="00E44531" w:rsidRDefault="006E4053">
      <w:pPr>
        <w:pStyle w:val="Bibliography"/>
      </w:pPr>
      <w:bookmarkStart w:id="263" w:name="ref-buhlerEmergencePersistenceSeed2001"/>
      <w:bookmarkEnd w:id="261"/>
      <w:r>
        <w:t xml:space="preserve">Buhler, D. D., and Hartzler, R. G. (2001). Emergence and persistence of seed of velvetleaf, common waterhemp, woolly cupgrass, and giant foxtail. </w:t>
      </w:r>
      <w:r>
        <w:rPr>
          <w:i/>
          <w:iCs/>
        </w:rPr>
        <w:t>Weed Science</w:t>
      </w:r>
      <w:r>
        <w:t xml:space="preserve">, </w:t>
      </w:r>
      <w:r>
        <w:rPr>
          <w:i/>
          <w:iCs/>
        </w:rPr>
        <w:t>49</w:t>
      </w:r>
      <w:r>
        <w:t xml:space="preserve">(2), 230–235. </w:t>
      </w:r>
      <w:hyperlink r:id="rId21">
        <w:r>
          <w:rPr>
            <w:rStyle w:val="Hyperlink"/>
          </w:rPr>
          <w:t>https://doi.org/dmnt6f</w:t>
        </w:r>
      </w:hyperlink>
    </w:p>
    <w:p w14:paraId="4BA03E45" w14:textId="77777777" w:rsidR="00E44531" w:rsidRDefault="006E4053">
      <w:pPr>
        <w:pStyle w:val="Bibliography"/>
      </w:pPr>
      <w:bookmarkStart w:id="264" w:name="ref-burnsideSeedLongevity411996"/>
      <w:bookmarkEnd w:id="263"/>
      <w:r>
        <w:lastRenderedPageBreak/>
        <w:t xml:space="preserve">Burnside, O. C., Wilson, R. G., Weisberg, S., and Hubbard, K. G. (1996). Seed longevity of 41 weed species buried 17 years in eastern and western Nebraska. </w:t>
      </w:r>
      <w:r>
        <w:rPr>
          <w:i/>
          <w:iCs/>
        </w:rPr>
        <w:t>Weed Science</w:t>
      </w:r>
      <w:r>
        <w:t xml:space="preserve">, </w:t>
      </w:r>
      <w:r>
        <w:rPr>
          <w:i/>
          <w:iCs/>
        </w:rPr>
        <w:t>44</w:t>
      </w:r>
      <w:r>
        <w:t>(1), 74–86.</w:t>
      </w:r>
    </w:p>
    <w:p w14:paraId="5D81BC4C" w14:textId="77777777" w:rsidR="00E44531" w:rsidRDefault="006E4053">
      <w:pPr>
        <w:pStyle w:val="Bibliography"/>
      </w:pPr>
      <w:bookmarkStart w:id="265" w:name="ref-caswellMatrixPopulationModels2001"/>
      <w:bookmarkEnd w:id="264"/>
      <w:r>
        <w:t xml:space="preserve">Caswell, H. (2001). </w:t>
      </w:r>
      <w:r>
        <w:rPr>
          <w:i/>
          <w:iCs/>
        </w:rPr>
        <w:t>Matrix population models: Construction, analysis, and interpretation</w:t>
      </w:r>
      <w:r>
        <w:t xml:space="preserve"> (Second). Sunderland, Mass. : Sinauer Associates.</w:t>
      </w:r>
    </w:p>
    <w:p w14:paraId="5521AAA4" w14:textId="77777777" w:rsidR="00E44531" w:rsidRDefault="006E4053">
      <w:pPr>
        <w:pStyle w:val="Bibliography"/>
      </w:pPr>
      <w:bookmarkStart w:id="266" w:name="X1cd7fb867fec9a602f0a66c089839139a21c116"/>
      <w:bookmarkEnd w:id="265"/>
      <w:r>
        <w:t xml:space="preserve">Caswell, H., and Trevisan, M. C. (1994). Sensitivity analysis of periodic matrix models. </w:t>
      </w:r>
      <w:r>
        <w:rPr>
          <w:i/>
          <w:iCs/>
        </w:rPr>
        <w:t>Ecology</w:t>
      </w:r>
      <w:r>
        <w:t xml:space="preserve">, </w:t>
      </w:r>
      <w:r>
        <w:rPr>
          <w:i/>
          <w:iCs/>
        </w:rPr>
        <w:t>75</w:t>
      </w:r>
      <w:r>
        <w:t xml:space="preserve">(5), 1299–1303. </w:t>
      </w:r>
      <w:hyperlink r:id="rId22">
        <w:r>
          <w:rPr>
            <w:rStyle w:val="Hyperlink"/>
          </w:rPr>
          <w:t>https://doi.org/cbjqq5</w:t>
        </w:r>
      </w:hyperlink>
    </w:p>
    <w:p w14:paraId="079C3929" w14:textId="77777777" w:rsidR="00E44531" w:rsidRDefault="006E4053">
      <w:pPr>
        <w:pStyle w:val="Bibliography"/>
      </w:pPr>
      <w:bookmarkStart w:id="267" w:name="ref-costeaBiologyInvasiveAlien2005"/>
      <w:bookmarkEnd w:id="266"/>
      <w:r>
        <w:t xml:space="preserve">Costea, M., Weaver, S. E., and Tardif, F. J. (2005). The biology of invasive alien plants in Canada. 3. </w:t>
      </w:r>
      <w:r>
        <w:rPr>
          <w:i/>
          <w:iCs/>
        </w:rPr>
        <w:t>Amaranthus tuberculatus</w:t>
      </w:r>
      <w:r>
        <w:t xml:space="preserve">  (Moq.) Sauer var. </w:t>
      </w:r>
      <w:r>
        <w:rPr>
          <w:i/>
          <w:iCs/>
        </w:rPr>
        <w:t>rudis</w:t>
      </w:r>
      <w:r>
        <w:t xml:space="preserve"> (Sauer) Costea &amp; Tardif. </w:t>
      </w:r>
      <w:r>
        <w:rPr>
          <w:i/>
          <w:iCs/>
        </w:rPr>
        <w:t>Can. J. Plant Sci.</w:t>
      </w:r>
      <w:r>
        <w:t xml:space="preserve">, </w:t>
      </w:r>
      <w:r>
        <w:rPr>
          <w:i/>
          <w:iCs/>
        </w:rPr>
        <w:t>85</w:t>
      </w:r>
      <w:r>
        <w:t xml:space="preserve">(2), 507–522. </w:t>
      </w:r>
      <w:hyperlink r:id="rId23">
        <w:r>
          <w:rPr>
            <w:rStyle w:val="Hyperlink"/>
          </w:rPr>
          <w:t>https://doi.org/b75t54</w:t>
        </w:r>
      </w:hyperlink>
    </w:p>
    <w:p w14:paraId="0F499CBC" w14:textId="77777777" w:rsidR="00E44531" w:rsidRDefault="006E4053">
      <w:pPr>
        <w:pStyle w:val="Bibliography"/>
      </w:pPr>
      <w:bookmarkStart w:id="268" w:name="ref-cousensDynamicsWeedPopulations1995"/>
      <w:bookmarkEnd w:id="267"/>
      <w:r>
        <w:t xml:space="preserve">Cousens, R., and Mortimer, M. (1995). </w:t>
      </w:r>
      <w:r>
        <w:rPr>
          <w:i/>
          <w:iCs/>
        </w:rPr>
        <w:t>Dynamics of weed populations</w:t>
      </w:r>
      <w:r>
        <w:t xml:space="preserve">. Cambridge University Press. </w:t>
      </w:r>
      <w:hyperlink r:id="rId24">
        <w:r>
          <w:rPr>
            <w:rStyle w:val="Hyperlink"/>
          </w:rPr>
          <w:t>https://doi.org/10.1017/CBO9780511608629</w:t>
        </w:r>
      </w:hyperlink>
    </w:p>
    <w:p w14:paraId="160E8CAD" w14:textId="77777777" w:rsidR="00E44531" w:rsidRDefault="006E4053">
      <w:pPr>
        <w:pStyle w:val="Bibliography"/>
      </w:pPr>
      <w:bookmarkStart w:id="269" w:name="ref-cousensModelEffectsCultivation1990"/>
      <w:bookmarkEnd w:id="268"/>
      <w:r>
        <w:t xml:space="preserve">Cousens, R., and Moss, S. R. (1990). A model of the effects of cultivation on the vertical distribution of weed seeds within the soil. </w:t>
      </w:r>
      <w:r>
        <w:rPr>
          <w:i/>
          <w:iCs/>
        </w:rPr>
        <w:t>Weed Research</w:t>
      </w:r>
      <w:r>
        <w:t xml:space="preserve">, </w:t>
      </w:r>
      <w:r>
        <w:rPr>
          <w:i/>
          <w:iCs/>
        </w:rPr>
        <w:t>30</w:t>
      </w:r>
      <w:r>
        <w:t xml:space="preserve">(1), 61–70. </w:t>
      </w:r>
      <w:hyperlink r:id="rId25">
        <w:r>
          <w:rPr>
            <w:rStyle w:val="Hyperlink"/>
          </w:rPr>
          <w:t>https://doi.org/d824tt</w:t>
        </w:r>
      </w:hyperlink>
    </w:p>
    <w:p w14:paraId="47377B0D" w14:textId="77777777" w:rsidR="00E44531" w:rsidRDefault="006E4053">
      <w:pPr>
        <w:pStyle w:val="Bibliography"/>
      </w:pPr>
      <w:bookmarkStart w:id="270" w:name="ref-davisWeedSeedPools2008"/>
      <w:bookmarkEnd w:id="269"/>
      <w:r>
        <w:t xml:space="preserve">Davis, A. S. (2008). Weed seed pools concurrent with corn and soybean harvest in Illinois. </w:t>
      </w:r>
      <w:r>
        <w:rPr>
          <w:i/>
          <w:iCs/>
        </w:rPr>
        <w:t>Weed Science</w:t>
      </w:r>
      <w:r>
        <w:t xml:space="preserve">, </w:t>
      </w:r>
      <w:r>
        <w:rPr>
          <w:i/>
          <w:iCs/>
        </w:rPr>
        <w:t>56</w:t>
      </w:r>
      <w:r>
        <w:t xml:space="preserve">(4), 503–508. </w:t>
      </w:r>
      <w:hyperlink r:id="rId26">
        <w:r>
          <w:rPr>
            <w:rStyle w:val="Hyperlink"/>
          </w:rPr>
          <w:t>https://doi.org/bmncpf</w:t>
        </w:r>
      </w:hyperlink>
    </w:p>
    <w:p w14:paraId="36787006" w14:textId="77777777" w:rsidR="00E44531" w:rsidRDefault="006E4053">
      <w:pPr>
        <w:pStyle w:val="Bibliography"/>
      </w:pPr>
      <w:bookmarkStart w:id="271" w:name="ref-davisCroppingSystemEffects2002"/>
      <w:bookmarkEnd w:id="270"/>
      <w:r>
        <w:t xml:space="preserve">Davis, A. S. (2002). </w:t>
      </w:r>
      <w:r>
        <w:rPr>
          <w:i/>
          <w:iCs/>
        </w:rPr>
        <w:t>Cropping system effects on giant foxtail demography</w:t>
      </w:r>
      <w:r>
        <w:t xml:space="preserve"> [Doctor of {{Philosophy}}, Iowa State University, Digital Repository]. </w:t>
      </w:r>
      <w:hyperlink r:id="rId27">
        <w:r>
          <w:rPr>
            <w:rStyle w:val="Hyperlink"/>
          </w:rPr>
          <w:t>https://doi.org/10.31274/rtd-180814-161</w:t>
        </w:r>
      </w:hyperlink>
    </w:p>
    <w:p w14:paraId="456E68E7" w14:textId="77777777" w:rsidR="00E44531" w:rsidRDefault="006E4053">
      <w:pPr>
        <w:pStyle w:val="Bibliography"/>
      </w:pPr>
      <w:bookmarkStart w:id="272" w:name="Xc8e6bf8227d4849548aebee73db74b69ed93d74"/>
      <w:bookmarkEnd w:id="271"/>
      <w:r>
        <w:t xml:space="preserve">Davis, A. S., Cardina, J., Forcella, F., Johnson, G. A., Kegode, G., Lindquist, J. L., Luschei, E. C., Renner, K. A., Sprague, C. L., and Williams, M. M. (2005). Environmental factors affecting seed persistence of annual weeds across the U.S. Corn Belt. </w:t>
      </w:r>
      <w:r>
        <w:rPr>
          <w:i/>
          <w:iCs/>
        </w:rPr>
        <w:t>Weed Science</w:t>
      </w:r>
      <w:r>
        <w:t xml:space="preserve">, </w:t>
      </w:r>
      <w:r>
        <w:rPr>
          <w:i/>
          <w:iCs/>
        </w:rPr>
        <w:t>53</w:t>
      </w:r>
      <w:r>
        <w:t xml:space="preserve">(6), 860–868. </w:t>
      </w:r>
      <w:hyperlink r:id="rId28">
        <w:r>
          <w:rPr>
            <w:rStyle w:val="Hyperlink"/>
          </w:rPr>
          <w:t>https://doi.org/dmvcdf</w:t>
        </w:r>
      </w:hyperlink>
    </w:p>
    <w:p w14:paraId="37BB2DC6" w14:textId="77777777" w:rsidR="00E44531" w:rsidRDefault="006E4053">
      <w:pPr>
        <w:pStyle w:val="Bibliography"/>
      </w:pPr>
      <w:bookmarkStart w:id="273" w:name="ref-davisCroppingSystemEffects2003"/>
      <w:bookmarkEnd w:id="272"/>
      <w:r>
        <w:t>Davis, A. S., and Liebman, M. (2003). Cropping system effects on giant foxtail (</w:t>
      </w:r>
      <w:r>
        <w:rPr>
          <w:i/>
          <w:iCs/>
        </w:rPr>
        <w:t>Setaria faberi</w:t>
      </w:r>
      <w:r>
        <w:t xml:space="preserve">) demography: I. Green manure and tillage timing. </w:t>
      </w:r>
      <w:r>
        <w:rPr>
          <w:i/>
          <w:iCs/>
        </w:rPr>
        <w:t>Weed Science</w:t>
      </w:r>
      <w:r>
        <w:t xml:space="preserve">, </w:t>
      </w:r>
      <w:r>
        <w:rPr>
          <w:i/>
          <w:iCs/>
        </w:rPr>
        <w:t>51</w:t>
      </w:r>
      <w:r>
        <w:t xml:space="preserve">(6), 919–929. </w:t>
      </w:r>
      <w:hyperlink r:id="rId29">
        <w:r>
          <w:rPr>
            <w:rStyle w:val="Hyperlink"/>
          </w:rPr>
          <w:t>https://doi.org/bxq7q8</w:t>
        </w:r>
      </w:hyperlink>
    </w:p>
    <w:p w14:paraId="22D7E630" w14:textId="77777777" w:rsidR="00E44531" w:rsidRDefault="006E4053">
      <w:pPr>
        <w:pStyle w:val="Bibliography"/>
      </w:pPr>
      <w:bookmarkStart w:id="274" w:name="ref-davisInfluenceSeedDepth2007"/>
      <w:bookmarkEnd w:id="273"/>
      <w:r>
        <w:t xml:space="preserve">Davis, A. S., and Renner, K. A. (2007). Influence of seed depth and pathogens on fatal germination of velvetleaf (Abutilon theophrasti) and giant foxtail (Setaria faberi). </w:t>
      </w:r>
      <w:r>
        <w:rPr>
          <w:i/>
          <w:iCs/>
        </w:rPr>
        <w:t>Weed Sci.</w:t>
      </w:r>
      <w:r>
        <w:t xml:space="preserve">, </w:t>
      </w:r>
      <w:r>
        <w:rPr>
          <w:i/>
          <w:iCs/>
        </w:rPr>
        <w:t>55</w:t>
      </w:r>
      <w:r>
        <w:t xml:space="preserve">(1), 30–35. </w:t>
      </w:r>
      <w:hyperlink r:id="rId30">
        <w:r>
          <w:rPr>
            <w:rStyle w:val="Hyperlink"/>
          </w:rPr>
          <w:t>https://doi.org/cdzbdn</w:t>
        </w:r>
      </w:hyperlink>
    </w:p>
    <w:p w14:paraId="4FA6906F" w14:textId="77777777" w:rsidR="00E44531" w:rsidRDefault="006E4053">
      <w:pPr>
        <w:pStyle w:val="Bibliography"/>
      </w:pPr>
      <w:bookmarkStart w:id="275" w:name="ref-hartzlerEffectCommonWaterhemp2004"/>
      <w:bookmarkEnd w:id="274"/>
      <w:r>
        <w:t>Hartzler, R. G., Battles, B. A., and Nordby, D. (2004). Effect of common waterhemp (</w:t>
      </w:r>
      <w:r>
        <w:rPr>
          <w:i/>
          <w:iCs/>
        </w:rPr>
        <w:t>Amaranthus rudis</w:t>
      </w:r>
      <w:r>
        <w:t xml:space="preserve">) emergence date on growth and fecundity in soybean. </w:t>
      </w:r>
      <w:r>
        <w:rPr>
          <w:i/>
          <w:iCs/>
        </w:rPr>
        <w:t>Weed Science</w:t>
      </w:r>
      <w:r>
        <w:t xml:space="preserve">, </w:t>
      </w:r>
      <w:r>
        <w:rPr>
          <w:i/>
          <w:iCs/>
        </w:rPr>
        <w:t>52</w:t>
      </w:r>
      <w:r>
        <w:t xml:space="preserve">(2), 242–245. </w:t>
      </w:r>
      <w:hyperlink r:id="rId31">
        <w:r>
          <w:rPr>
            <w:rStyle w:val="Hyperlink"/>
          </w:rPr>
          <w:t>https://doi.org/cmhpxk</w:t>
        </w:r>
      </w:hyperlink>
    </w:p>
    <w:p w14:paraId="43FFD9BA" w14:textId="77777777" w:rsidR="00E44531" w:rsidRDefault="006E4053">
      <w:pPr>
        <w:pStyle w:val="Bibliography"/>
      </w:pPr>
      <w:bookmarkStart w:id="276" w:name="X7441e3eafbdf51db39ed9bae69f4918976635f6"/>
      <w:bookmarkEnd w:id="275"/>
      <w:r>
        <w:t xml:space="preserve">Johnson, W. G., Davis, V. M., Kruger, G. R., and Weller, S. C. (2009). Influence of glyphosate-resistant cropping systems on weed species shifts and glyphosate-resistant weed populations. </w:t>
      </w:r>
      <w:r>
        <w:rPr>
          <w:i/>
          <w:iCs/>
        </w:rPr>
        <w:t>European Journal of Agronomy</w:t>
      </w:r>
      <w:r>
        <w:t xml:space="preserve">, </w:t>
      </w:r>
      <w:r>
        <w:rPr>
          <w:i/>
          <w:iCs/>
        </w:rPr>
        <w:t>31</w:t>
      </w:r>
      <w:r>
        <w:t xml:space="preserve">(3), 162–172. </w:t>
      </w:r>
      <w:hyperlink r:id="rId32">
        <w:r>
          <w:rPr>
            <w:rStyle w:val="Hyperlink"/>
          </w:rPr>
          <w:t>https://doi.org/dxmb34</w:t>
        </w:r>
      </w:hyperlink>
    </w:p>
    <w:p w14:paraId="49508185" w14:textId="77777777" w:rsidR="00E44531" w:rsidRDefault="006E4053">
      <w:pPr>
        <w:pStyle w:val="Bibliography"/>
      </w:pPr>
      <w:bookmarkStart w:id="277" w:name="ref-korresSeedbankPersistencePalmer2018"/>
      <w:bookmarkEnd w:id="276"/>
      <w:r>
        <w:lastRenderedPageBreak/>
        <w:t>Korres, N. E., Norsworthy, J. K., Young, B. G., Reynolds, D. B., Johnson, W. G., Conley, S. P., Smeda, R. J., Mueller, T. C., Spaunhorst, D. J., Gage, K. L., Loux, M., Kruger, G. R., and Bagavathiannan, M. V. (2018). Seedbank persistence of Palmer amaranth (Amaranthus palmeri) and waterhemp (</w:t>
      </w:r>
      <w:r>
        <w:rPr>
          <w:i/>
          <w:iCs/>
        </w:rPr>
        <w:t>Amaranthus</w:t>
      </w:r>
      <w:r>
        <w:t xml:space="preserve"> </w:t>
      </w:r>
      <w:r>
        <w:rPr>
          <w:i/>
          <w:iCs/>
        </w:rPr>
        <w:t>Tuberculatus</w:t>
      </w:r>
      <w:r>
        <w:t xml:space="preserve">)across diverse geographical regions in the United States. </w:t>
      </w:r>
      <w:r>
        <w:rPr>
          <w:i/>
          <w:iCs/>
        </w:rPr>
        <w:t>Weed Science</w:t>
      </w:r>
      <w:r>
        <w:t xml:space="preserve">, </w:t>
      </w:r>
      <w:r>
        <w:rPr>
          <w:i/>
          <w:iCs/>
        </w:rPr>
        <w:t>66</w:t>
      </w:r>
      <w:r>
        <w:t xml:space="preserve">(4), 446–456. </w:t>
      </w:r>
      <w:hyperlink r:id="rId33">
        <w:r>
          <w:rPr>
            <w:rStyle w:val="Hyperlink"/>
          </w:rPr>
          <w:t>https://doi.org/gd2hgf</w:t>
        </w:r>
      </w:hyperlink>
    </w:p>
    <w:p w14:paraId="3085BA10" w14:textId="77777777" w:rsidR="00E44531" w:rsidRDefault="006E4053">
      <w:pPr>
        <w:pStyle w:val="Bibliography"/>
      </w:pPr>
      <w:bookmarkStart w:id="278" w:name="ref-leslieUseMatricesCertain1945"/>
      <w:bookmarkEnd w:id="277"/>
      <w:r>
        <w:t xml:space="preserve">Leslie, P. H. (1945). On the use of matrices in certain population mathematics. </w:t>
      </w:r>
      <w:r>
        <w:rPr>
          <w:i/>
          <w:iCs/>
        </w:rPr>
        <w:t>Biometrika</w:t>
      </w:r>
      <w:r>
        <w:t xml:space="preserve">, </w:t>
      </w:r>
      <w:r>
        <w:rPr>
          <w:i/>
          <w:iCs/>
        </w:rPr>
        <w:t>33</w:t>
      </w:r>
      <w:r>
        <w:t xml:space="preserve">(3), 183–212. </w:t>
      </w:r>
      <w:hyperlink r:id="rId34">
        <w:r>
          <w:rPr>
            <w:rStyle w:val="Hyperlink"/>
          </w:rPr>
          <w:t>https://doi.org/bskdps</w:t>
        </w:r>
      </w:hyperlink>
    </w:p>
    <w:p w14:paraId="153FBD20" w14:textId="77777777" w:rsidR="00E44531" w:rsidRDefault="006E4053">
      <w:pPr>
        <w:pStyle w:val="Bibliography"/>
      </w:pPr>
      <w:bookmarkStart w:id="279" w:name="ref-liebmanManyLittleHammers1997"/>
      <w:bookmarkEnd w:id="278"/>
      <w:r>
        <w:t xml:space="preserve">Liebman, M., and Gallandt, E. R. (1997). Many little hammers: Ecological management of crop-weed interactions. In L. E. Jackson (Ed.), </w:t>
      </w:r>
      <w:r>
        <w:rPr>
          <w:i/>
          <w:iCs/>
        </w:rPr>
        <w:t>Ecology in Agriculture</w:t>
      </w:r>
      <w:r>
        <w:t xml:space="preserve"> (pp. 291–343). Academic Press. </w:t>
      </w:r>
      <w:hyperlink r:id="rId35">
        <w:r>
          <w:rPr>
            <w:rStyle w:val="Hyperlink"/>
          </w:rPr>
          <w:t>https://doi.org/10.1016/B978-012378260-1/50010-5</w:t>
        </w:r>
      </w:hyperlink>
    </w:p>
    <w:p w14:paraId="494728C6" w14:textId="77777777" w:rsidR="00E44531" w:rsidRDefault="006E4053">
      <w:pPr>
        <w:pStyle w:val="Bibliography"/>
      </w:pPr>
      <w:bookmarkStart w:id="280" w:name="ref-liuPollenBiologyDispersal2012"/>
      <w:bookmarkEnd w:id="279"/>
      <w:r>
        <w:t>Liu, J., Davis, A. S., and Tranel, P. J. (2012). Pollen biology and dispersal dynamics in waterhemp (</w:t>
      </w:r>
      <w:r>
        <w:rPr>
          <w:i/>
          <w:iCs/>
        </w:rPr>
        <w:t>Amaranthus</w:t>
      </w:r>
      <w:r>
        <w:t xml:space="preserve"> </w:t>
      </w:r>
      <w:r>
        <w:rPr>
          <w:i/>
          <w:iCs/>
        </w:rPr>
        <w:t>Tuberculatus</w:t>
      </w:r>
      <w:r>
        <w:t xml:space="preserve">). </w:t>
      </w:r>
      <w:r>
        <w:rPr>
          <w:i/>
          <w:iCs/>
        </w:rPr>
        <w:t>Weed Science</w:t>
      </w:r>
      <w:r>
        <w:t xml:space="preserve">, </w:t>
      </w:r>
      <w:r>
        <w:rPr>
          <w:i/>
          <w:iCs/>
        </w:rPr>
        <w:t>60</w:t>
      </w:r>
      <w:r>
        <w:t xml:space="preserve">(3), 416–422. </w:t>
      </w:r>
      <w:hyperlink r:id="rId36">
        <w:r>
          <w:rPr>
            <w:rStyle w:val="Hyperlink"/>
          </w:rPr>
          <w:t>https://doi.org/f35xbv</w:t>
        </w:r>
      </w:hyperlink>
    </w:p>
    <w:p w14:paraId="49F41DF4" w14:textId="77777777" w:rsidR="00E44531" w:rsidRDefault="006E4053">
      <w:pPr>
        <w:pStyle w:val="Bibliography"/>
      </w:pPr>
      <w:bookmarkStart w:id="281" w:name="X496882e430c223ae1bb8ffdf3f8f3a1f5691e52"/>
      <w:bookmarkEnd w:id="280"/>
      <w:r>
        <w:t>Montgomery, J. S., Giacomini, D. A., Weigel, D., and Tranel, P. J. (2021). Male-specific Y-chromosomal regions in waterhemp (</w:t>
      </w:r>
      <w:r>
        <w:rPr>
          <w:i/>
          <w:iCs/>
        </w:rPr>
        <w:t>Amaranthus</w:t>
      </w:r>
      <w:r>
        <w:t xml:space="preserve"> </w:t>
      </w:r>
      <w:r>
        <w:rPr>
          <w:i/>
          <w:iCs/>
        </w:rPr>
        <w:t>Tuberculatus</w:t>
      </w:r>
      <w:r>
        <w:t>) and Palmer amaranth (</w:t>
      </w:r>
      <w:r>
        <w:rPr>
          <w:i/>
          <w:iCs/>
        </w:rPr>
        <w:t>Amaranthus</w:t>
      </w:r>
      <w:r>
        <w:t xml:space="preserve"> </w:t>
      </w:r>
      <w:r>
        <w:rPr>
          <w:i/>
          <w:iCs/>
        </w:rPr>
        <w:t>Palmeri</w:t>
      </w:r>
      <w:r>
        <w:t xml:space="preserve">). </w:t>
      </w:r>
      <w:r>
        <w:rPr>
          <w:i/>
          <w:iCs/>
        </w:rPr>
        <w:t>New Phytol</w:t>
      </w:r>
      <w:r>
        <w:t xml:space="preserve">, </w:t>
      </w:r>
      <w:r>
        <w:rPr>
          <w:i/>
          <w:iCs/>
        </w:rPr>
        <w:t>229</w:t>
      </w:r>
      <w:r>
        <w:t xml:space="preserve">(6), 3522–3533. </w:t>
      </w:r>
      <w:hyperlink r:id="rId37">
        <w:r>
          <w:rPr>
            <w:rStyle w:val="Hyperlink"/>
          </w:rPr>
          <w:t>https://doi.org/gjpz5c</w:t>
        </w:r>
      </w:hyperlink>
    </w:p>
    <w:p w14:paraId="352DF44E" w14:textId="77777777" w:rsidR="00E44531" w:rsidRDefault="006E4053">
      <w:pPr>
        <w:pStyle w:val="Bibliography"/>
      </w:pPr>
      <w:bookmarkStart w:id="282" w:name="X7723847c6d02b7eb8860381177e74df7d23e698"/>
      <w:bookmarkEnd w:id="281"/>
      <w:r>
        <w:t>Montgomery, J. S., Sadeque, A., Giacomini, D. A., Brown, P. J., and Tranel, P. J. (2019). Sex-specific markers for waterhemp (</w:t>
      </w:r>
      <w:r>
        <w:rPr>
          <w:i/>
          <w:iCs/>
        </w:rPr>
        <w:t>Amaranthus</w:t>
      </w:r>
      <w:r>
        <w:t xml:space="preserve"> </w:t>
      </w:r>
      <w:r>
        <w:rPr>
          <w:i/>
          <w:iCs/>
        </w:rPr>
        <w:t>Tuberculatus</w:t>
      </w:r>
      <w:r>
        <w:t>) and Palmer amaranth (</w:t>
      </w:r>
      <w:r>
        <w:rPr>
          <w:i/>
          <w:iCs/>
        </w:rPr>
        <w:t>Amaranthus</w:t>
      </w:r>
      <w:r>
        <w:t xml:space="preserve"> </w:t>
      </w:r>
      <w:r>
        <w:rPr>
          <w:i/>
          <w:iCs/>
        </w:rPr>
        <w:t>Palmeri</w:t>
      </w:r>
      <w:r>
        <w:t xml:space="preserve">). </w:t>
      </w:r>
      <w:r>
        <w:rPr>
          <w:i/>
          <w:iCs/>
        </w:rPr>
        <w:t>Weed Science</w:t>
      </w:r>
      <w:r>
        <w:t xml:space="preserve">, </w:t>
      </w:r>
      <w:r>
        <w:rPr>
          <w:i/>
          <w:iCs/>
        </w:rPr>
        <w:t>67</w:t>
      </w:r>
      <w:r>
        <w:t xml:space="preserve">(4), 412–418. </w:t>
      </w:r>
      <w:hyperlink r:id="rId38">
        <w:r>
          <w:rPr>
            <w:rStyle w:val="Hyperlink"/>
          </w:rPr>
          <w:t>https://doi.org/gf5pdq</w:t>
        </w:r>
      </w:hyperlink>
    </w:p>
    <w:p w14:paraId="3F0225EF" w14:textId="77777777" w:rsidR="00E44531" w:rsidRDefault="006E4053">
      <w:pPr>
        <w:pStyle w:val="Bibliography"/>
      </w:pPr>
      <w:bookmarkStart w:id="283" w:name="ref-nguyenImpactCroppingSystem2022"/>
      <w:bookmarkEnd w:id="282"/>
      <w:r>
        <w:t>Nguyen, H. T. X., and Liebman, M. (2022a). Impact of cropping system diversification on vegetative and reproductive characteristics of waterhemp (</w:t>
      </w:r>
      <w:r>
        <w:rPr>
          <w:i/>
          <w:iCs/>
        </w:rPr>
        <w:t>A. tuberculatus</w:t>
      </w:r>
      <w:r>
        <w:t xml:space="preserve">). </w:t>
      </w:r>
      <w:r>
        <w:rPr>
          <w:i/>
          <w:iCs/>
        </w:rPr>
        <w:t>Frontiers in Agronomy</w:t>
      </w:r>
      <w:r>
        <w:t xml:space="preserve">, </w:t>
      </w:r>
      <w:r>
        <w:rPr>
          <w:i/>
          <w:iCs/>
        </w:rPr>
        <w:t>4</w:t>
      </w:r>
      <w:r>
        <w:t xml:space="preserve">. </w:t>
      </w:r>
      <w:hyperlink r:id="rId39">
        <w:r>
          <w:rPr>
            <w:rStyle w:val="Hyperlink"/>
          </w:rPr>
          <w:t>https://doi.org/gpsrmj</w:t>
        </w:r>
      </w:hyperlink>
    </w:p>
    <w:p w14:paraId="5076143F" w14:textId="77777777" w:rsidR="00E44531" w:rsidRDefault="006E4053">
      <w:pPr>
        <w:pStyle w:val="Bibliography"/>
      </w:pPr>
      <w:bookmarkStart w:id="284" w:name="ref-nguyenWeedCommunityComposition2022"/>
      <w:bookmarkEnd w:id="283"/>
      <w:r>
        <w:t xml:space="preserve">Nguyen, H. T. X., and Liebman, M. (2022b). Weed community composition in simple and more diverse cropping systems. </w:t>
      </w:r>
      <w:r>
        <w:rPr>
          <w:i/>
          <w:iCs/>
        </w:rPr>
        <w:t>Front. Agron.</w:t>
      </w:r>
      <w:r>
        <w:t xml:space="preserve"> </w:t>
      </w:r>
      <w:hyperlink r:id="rId40">
        <w:r>
          <w:rPr>
            <w:rStyle w:val="Hyperlink"/>
          </w:rPr>
          <w:t>https://doi.org/gpsrmk</w:t>
        </w:r>
      </w:hyperlink>
    </w:p>
    <w:p w14:paraId="5CF3873B" w14:textId="77777777" w:rsidR="00E44531" w:rsidRDefault="006E4053">
      <w:pPr>
        <w:pStyle w:val="Bibliography"/>
      </w:pPr>
      <w:bookmarkStart w:id="285" w:name="ref-nordbyInfluenceCornCommon2004"/>
      <w:bookmarkEnd w:id="284"/>
      <w:r>
        <w:t>Nordby, D. E., and Hartzler, R. G. (2004). Influence of corn on common waterhemp (</w:t>
      </w:r>
      <w:r>
        <w:rPr>
          <w:i/>
          <w:iCs/>
        </w:rPr>
        <w:t>Amaranthus rudis</w:t>
      </w:r>
      <w:r>
        <w:t xml:space="preserve">) growth and fecundity. </w:t>
      </w:r>
      <w:r>
        <w:rPr>
          <w:i/>
          <w:iCs/>
        </w:rPr>
        <w:t>Weed Science</w:t>
      </w:r>
      <w:r>
        <w:t xml:space="preserve">, </w:t>
      </w:r>
      <w:r>
        <w:rPr>
          <w:i/>
          <w:iCs/>
        </w:rPr>
        <w:t>52</w:t>
      </w:r>
      <w:r>
        <w:t xml:space="preserve">(2), 255–259. </w:t>
      </w:r>
      <w:hyperlink r:id="rId41">
        <w:r>
          <w:rPr>
            <w:rStyle w:val="Hyperlink"/>
          </w:rPr>
          <w:t>https://doi.org/10.1614/WS-03-060R</w:t>
        </w:r>
      </w:hyperlink>
    </w:p>
    <w:p w14:paraId="0597D42E" w14:textId="77777777" w:rsidR="00E44531" w:rsidRDefault="006E4053">
      <w:pPr>
        <w:pStyle w:val="Bibliography"/>
      </w:pPr>
      <w:bookmarkStart w:id="286" w:name="ref-princeBenchmarkStudyIV2012"/>
      <w:bookmarkEnd w:id="285"/>
      <w:r>
        <w:t xml:space="preserve">Prince, J. M., Shaw, D. R., Givens, W. A., Owen, M. D. K., Weller, S. C., Young, B. G., Wilson, R. G., and Jordan, D. L. (2012). Benchmark study: IV. Survey of grower practices for managing glyphosate-resistant weed populations. </w:t>
      </w:r>
      <w:r>
        <w:rPr>
          <w:i/>
          <w:iCs/>
        </w:rPr>
        <w:t>Weed Technology</w:t>
      </w:r>
      <w:r>
        <w:t xml:space="preserve">, </w:t>
      </w:r>
      <w:r>
        <w:rPr>
          <w:i/>
          <w:iCs/>
        </w:rPr>
        <w:t>26</w:t>
      </w:r>
      <w:r>
        <w:t xml:space="preserve">(3), 543–548. </w:t>
      </w:r>
      <w:hyperlink r:id="rId42">
        <w:r>
          <w:rPr>
            <w:rStyle w:val="Hyperlink"/>
          </w:rPr>
          <w:t>https://doi.org/f37vn9</w:t>
        </w:r>
      </w:hyperlink>
    </w:p>
    <w:p w14:paraId="2CB391D9" w14:textId="77777777" w:rsidR="00E44531" w:rsidRDefault="006E4053">
      <w:pPr>
        <w:pStyle w:val="Bibliography"/>
      </w:pPr>
      <w:bookmarkStart w:id="287" w:name="X2f09e2554680219c64dcb0fd3d04414c138691b"/>
      <w:bookmarkEnd w:id="286"/>
      <w:r>
        <w:t xml:space="preserve">R Development Core Team. (2022). </w:t>
      </w:r>
      <w:r>
        <w:rPr>
          <w:i/>
          <w:iCs/>
        </w:rPr>
        <w:t>R: A language and environment for statistical computing</w:t>
      </w:r>
      <w:r>
        <w:t>. R Foundation for Statistical Computing.</w:t>
      </w:r>
    </w:p>
    <w:p w14:paraId="7FEF00F4" w14:textId="77777777" w:rsidR="00E44531" w:rsidRDefault="006E4053">
      <w:pPr>
        <w:pStyle w:val="Bibliography"/>
      </w:pPr>
      <w:bookmarkStart w:id="288" w:name="Xfccd3252c873b31fa4c42ed0514a224f6f1d493"/>
      <w:bookmarkEnd w:id="287"/>
      <w:r>
        <w:t xml:space="preserve">Sosnoskie, L. M., Webster, T. M., and Culpepper, A. S. (2013). Glyphosate resistance does not affect Palmer amaranth (Amaranthus palmeri) seedbank longevity. </w:t>
      </w:r>
      <w:r>
        <w:rPr>
          <w:i/>
          <w:iCs/>
        </w:rPr>
        <w:t>Weed Science</w:t>
      </w:r>
      <w:r>
        <w:t xml:space="preserve">, </w:t>
      </w:r>
      <w:r>
        <w:rPr>
          <w:i/>
          <w:iCs/>
        </w:rPr>
        <w:t>61</w:t>
      </w:r>
      <w:r>
        <w:t xml:space="preserve">(2), 283–288. </w:t>
      </w:r>
      <w:hyperlink r:id="rId43">
        <w:r>
          <w:rPr>
            <w:rStyle w:val="Hyperlink"/>
          </w:rPr>
          <w:t>https://doi.org/f4vgfs</w:t>
        </w:r>
      </w:hyperlink>
    </w:p>
    <w:p w14:paraId="0F0489A7" w14:textId="77777777" w:rsidR="00E44531" w:rsidRDefault="006E4053">
      <w:pPr>
        <w:pStyle w:val="Bibliography"/>
      </w:pPr>
      <w:bookmarkStart w:id="289" w:name="ref-spokasSeedChaserVerticalSoil2007"/>
      <w:bookmarkEnd w:id="288"/>
      <w:r>
        <w:lastRenderedPageBreak/>
        <w:t xml:space="preserve">Spokas, K., Forcella, F., Archer, D., and Reicosky, D. (2007). SeedChaser: Vertical soil tillage distribution model. </w:t>
      </w:r>
      <w:r>
        <w:rPr>
          <w:i/>
          <w:iCs/>
        </w:rPr>
        <w:t>Computers and Electronics in Agriculture</w:t>
      </w:r>
      <w:r>
        <w:t xml:space="preserve">, </w:t>
      </w:r>
      <w:r>
        <w:rPr>
          <w:i/>
          <w:iCs/>
        </w:rPr>
        <w:t>57</w:t>
      </w:r>
      <w:r>
        <w:t xml:space="preserve">(1), 62–73. </w:t>
      </w:r>
      <w:hyperlink r:id="rId44">
        <w:r>
          <w:rPr>
            <w:rStyle w:val="Hyperlink"/>
          </w:rPr>
          <w:t>https://doi.org/dzh845</w:t>
        </w:r>
      </w:hyperlink>
    </w:p>
    <w:p w14:paraId="3C218CA2" w14:textId="77777777" w:rsidR="00E44531" w:rsidRDefault="006E4053">
      <w:pPr>
        <w:pStyle w:val="Bibliography"/>
      </w:pPr>
      <w:bookmarkStart w:id="290" w:name="ref-steckelTillageCroppingSystem2007"/>
      <w:bookmarkEnd w:id="289"/>
      <w:r>
        <w:t xml:space="preserve">Steckel, L. E., Sprague, C. L., Stoller, E. W., Wax, L. M., and Simmons, F. W. (2007). Tillage, cropping system, and soil depth effects on common waterhemp (Amaranthus rudis) seed-bank persistence. </w:t>
      </w:r>
      <w:r>
        <w:rPr>
          <w:i/>
          <w:iCs/>
        </w:rPr>
        <w:t>Weed Science</w:t>
      </w:r>
      <w:r>
        <w:t xml:space="preserve">, </w:t>
      </w:r>
      <w:r>
        <w:rPr>
          <w:i/>
          <w:iCs/>
        </w:rPr>
        <w:t>55</w:t>
      </w:r>
      <w:r>
        <w:t xml:space="preserve">(3), 235–239. </w:t>
      </w:r>
      <w:hyperlink r:id="rId45">
        <w:r>
          <w:rPr>
            <w:rStyle w:val="Hyperlink"/>
          </w:rPr>
          <w:t>https://doi.org/bhs6vt</w:t>
        </w:r>
      </w:hyperlink>
    </w:p>
    <w:p w14:paraId="6E1CE8D5" w14:textId="77777777" w:rsidR="00E44531" w:rsidRDefault="006E4053">
      <w:pPr>
        <w:pStyle w:val="Bibliography"/>
      </w:pPr>
      <w:bookmarkStart w:id="291" w:name="ref-stubbenPopbioConstructionAnalyse2020"/>
      <w:bookmarkEnd w:id="290"/>
      <w:r>
        <w:t xml:space="preserve">Stubben, C., Milligan, B., and Nantel, P. (2020). </w:t>
      </w:r>
      <w:r>
        <w:rPr>
          <w:i/>
          <w:iCs/>
        </w:rPr>
        <w:t>Popbio: Construction and analyse and of matrix models</w:t>
      </w:r>
      <w:r>
        <w:t>.</w:t>
      </w:r>
    </w:p>
    <w:p w14:paraId="661D263E" w14:textId="77777777" w:rsidR="00E44531" w:rsidRDefault="006E4053">
      <w:pPr>
        <w:pStyle w:val="Bibliography"/>
      </w:pPr>
      <w:bookmarkStart w:id="292" w:name="X89ff8b2de900915a8aaa392ac5b55d5814d2a68"/>
      <w:bookmarkEnd w:id="291"/>
      <w:r>
        <w:t xml:space="preserve">Tranel, P. J. (2021). Herbicide resistance in </w:t>
      </w:r>
      <w:r>
        <w:rPr>
          <w:i/>
          <w:iCs/>
        </w:rPr>
        <w:t>Amaranthus tuberculatus</w:t>
      </w:r>
      <w:r>
        <w:t xml:space="preserve">. </w:t>
      </w:r>
      <w:r>
        <w:rPr>
          <w:i/>
          <w:iCs/>
        </w:rPr>
        <w:t>Pest Manag Sci</w:t>
      </w:r>
      <w:r>
        <w:t xml:space="preserve">, </w:t>
      </w:r>
      <w:r>
        <w:rPr>
          <w:i/>
          <w:iCs/>
        </w:rPr>
        <w:t>77</w:t>
      </w:r>
      <w:r>
        <w:t xml:space="preserve">(1), 43–54. </w:t>
      </w:r>
      <w:hyperlink r:id="rId46">
        <w:r>
          <w:rPr>
            <w:rStyle w:val="Hyperlink"/>
          </w:rPr>
          <w:t>https://doi.org/gjpz5w</w:t>
        </w:r>
      </w:hyperlink>
    </w:p>
    <w:p w14:paraId="075103E6" w14:textId="77777777" w:rsidR="00E44531" w:rsidRDefault="006E4053">
      <w:pPr>
        <w:pStyle w:val="Bibliography"/>
      </w:pPr>
      <w:bookmarkStart w:id="293" w:name="ref-ullrichWeedPopulationDynamics2000"/>
      <w:bookmarkEnd w:id="292"/>
      <w:r>
        <w:t xml:space="preserve">Ullrich, S. (2000). </w:t>
      </w:r>
      <w:r>
        <w:rPr>
          <w:i/>
          <w:iCs/>
        </w:rPr>
        <w:t>Weed population dynamics in potato cropping systems as affected by rotation crop, cultivation, and primary tillage</w:t>
      </w:r>
      <w:r>
        <w:t xml:space="preserve"> [PhD thesis]. The University of Maine.</w:t>
      </w:r>
    </w:p>
    <w:p w14:paraId="4A0F4D32" w14:textId="77777777" w:rsidR="00E44531" w:rsidRDefault="006E4053">
      <w:pPr>
        <w:pStyle w:val="Bibliography"/>
      </w:pPr>
      <w:bookmarkStart w:id="294" w:name="ref-werlePredictingEmergence232014"/>
      <w:bookmarkEnd w:id="293"/>
      <w:r>
        <w:t xml:space="preserve">Werle, R., Sandell, L. D., Buhler, D. D., Hartzler, R. G., and Lindquist, J. L. (2014). Predicting emergence of 23 summer annual weed species. </w:t>
      </w:r>
      <w:r>
        <w:rPr>
          <w:i/>
          <w:iCs/>
        </w:rPr>
        <w:t>Weed Science</w:t>
      </w:r>
      <w:r>
        <w:t xml:space="preserve">, </w:t>
      </w:r>
      <w:r>
        <w:rPr>
          <w:i/>
          <w:iCs/>
        </w:rPr>
        <w:t>62</w:t>
      </w:r>
      <w:r>
        <w:t xml:space="preserve">(2), 267–279. </w:t>
      </w:r>
      <w:hyperlink r:id="rId47">
        <w:r>
          <w:rPr>
            <w:rStyle w:val="Hyperlink"/>
          </w:rPr>
          <w:t>https://doi.org/f5z7zc</w:t>
        </w:r>
      </w:hyperlink>
    </w:p>
    <w:p w14:paraId="48114B4F" w14:textId="77777777" w:rsidR="00E44531" w:rsidRDefault="006E4053">
      <w:pPr>
        <w:pStyle w:val="Bibliography"/>
      </w:pPr>
      <w:bookmarkStart w:id="295" w:name="ref-yenishEffectsTillageVertical1992"/>
      <w:bookmarkEnd w:id="294"/>
      <w:r>
        <w:t xml:space="preserve">Yenish, J. P., Doll, J. D., and Buhler, D. D. (1992). Effects of tillage on vertical distribution and viability of weed seed in soil. </w:t>
      </w:r>
      <w:r>
        <w:rPr>
          <w:i/>
          <w:iCs/>
        </w:rPr>
        <w:t>Weed Science</w:t>
      </w:r>
      <w:r>
        <w:t xml:space="preserve">, </w:t>
      </w:r>
      <w:r>
        <w:rPr>
          <w:i/>
          <w:iCs/>
        </w:rPr>
        <w:t>40</w:t>
      </w:r>
      <w:r>
        <w:t>(3), 429–433.</w:t>
      </w:r>
      <w:bookmarkEnd w:id="260"/>
      <w:bookmarkEnd w:id="262"/>
      <w:bookmarkEnd w:id="295"/>
    </w:p>
    <w:sectPr w:rsidR="00E4453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7" w:author="Liebman, Matthew Z [AGRON]" w:date="2022-06-08T15:06:00Z" w:initials="LMZ[">
    <w:p w14:paraId="0E339758" w14:textId="77777777" w:rsidR="000A43A6" w:rsidRDefault="000A43A6" w:rsidP="005F059A">
      <w:r>
        <w:rPr>
          <w:rStyle w:val="CommentReference"/>
        </w:rPr>
        <w:annotationRef/>
      </w:r>
      <w:r>
        <w:rPr>
          <w:sz w:val="20"/>
          <w:szCs w:val="20"/>
        </w:rPr>
        <w:t>Check Mohler and Galford (2008)</w:t>
      </w:r>
    </w:p>
  </w:comment>
  <w:comment w:id="98" w:author="Liebman, Matthew Z [AGRON]" w:date="2022-06-08T15:07:00Z" w:initials="LMZ[">
    <w:p w14:paraId="25E0182B" w14:textId="77777777" w:rsidR="000A43A6" w:rsidRDefault="000A43A6" w:rsidP="003B0DC7">
      <w:r>
        <w:rPr>
          <w:rStyle w:val="CommentReference"/>
        </w:rPr>
        <w:annotationRef/>
      </w:r>
      <w:r>
        <w:rPr>
          <w:sz w:val="20"/>
          <w:szCs w:val="20"/>
        </w:rPr>
        <w:t>See previous suggestion.</w:t>
      </w:r>
    </w:p>
  </w:comment>
  <w:comment w:id="120" w:author="Liebman, Matthew Z [AGRON]" w:date="2022-06-08T15:15:00Z" w:initials="LMZ[">
    <w:p w14:paraId="7C6EF4B1" w14:textId="77777777" w:rsidR="009E412C" w:rsidRDefault="00884C0B" w:rsidP="006D3CED">
      <w:r>
        <w:rPr>
          <w:rStyle w:val="CommentReference"/>
        </w:rPr>
        <w:annotationRef/>
      </w:r>
      <w:r w:rsidR="009E412C">
        <w:rPr>
          <w:sz w:val="20"/>
          <w:szCs w:val="20"/>
        </w:rPr>
        <w:t>You need to further explain the possible consequences of these two different approaches. It’s not clear from what you’ve written why these two different scenarios were pursued and why they were thought to be interesting and worthy of study.</w:t>
      </w:r>
    </w:p>
    <w:p w14:paraId="47AE19A5" w14:textId="77777777" w:rsidR="009E412C" w:rsidRDefault="009E412C" w:rsidP="006D3CED"/>
    <w:p w14:paraId="39330FAE" w14:textId="77777777" w:rsidR="009E412C" w:rsidRDefault="009E412C" w:rsidP="006D3CED">
      <w:r>
        <w:rPr>
          <w:sz w:val="20"/>
          <w:szCs w:val="20"/>
        </w:rPr>
        <w:t>Also, you should indicate explicitly how many cohorts were used.</w:t>
      </w:r>
    </w:p>
  </w:comment>
  <w:comment w:id="132" w:author="Liebman, Matthew Z [AGRON]" w:date="2022-06-08T15:21:00Z" w:initials="LMZ[">
    <w:p w14:paraId="5EAAF7AB" w14:textId="77777777" w:rsidR="00132D46" w:rsidRDefault="00132D46" w:rsidP="005948D1">
      <w:r>
        <w:rPr>
          <w:rStyle w:val="CommentReference"/>
        </w:rPr>
        <w:annotationRef/>
      </w:r>
      <w:r>
        <w:rPr>
          <w:sz w:val="20"/>
          <w:szCs w:val="20"/>
        </w:rPr>
        <w:t>Check this sentence.</w:t>
      </w:r>
    </w:p>
  </w:comment>
  <w:comment w:id="143" w:author="Liebman, Matthew Z [AGRON]" w:date="2022-06-08T15:24:00Z" w:initials="LMZ[">
    <w:p w14:paraId="016B1C49" w14:textId="77777777" w:rsidR="00937036" w:rsidRDefault="00937036" w:rsidP="00926366">
      <w:r>
        <w:rPr>
          <w:rStyle w:val="CommentReference"/>
        </w:rPr>
        <w:annotationRef/>
      </w:r>
      <w:r>
        <w:rPr>
          <w:sz w:val="20"/>
          <w:szCs w:val="20"/>
        </w:rPr>
        <w:t>Is that correct?</w:t>
      </w:r>
    </w:p>
  </w:comment>
  <w:comment w:id="191" w:author="Liebman, Matthew Z [AGRON]" w:date="2022-06-08T15:36:00Z" w:initials="LMZ[">
    <w:p w14:paraId="25ABD6AC" w14:textId="77777777" w:rsidR="006E078A" w:rsidRDefault="006E078A" w:rsidP="00B33253">
      <w:r>
        <w:rPr>
          <w:rStyle w:val="CommentReference"/>
        </w:rPr>
        <w:annotationRef/>
      </w:r>
      <w:r>
        <w:rPr>
          <w:sz w:val="20"/>
          <w:szCs w:val="20"/>
        </w:rPr>
        <w:t>Wrong word.</w:t>
      </w:r>
    </w:p>
  </w:comment>
  <w:comment w:id="192" w:author="Liebman, Matthew Z [AGRON]" w:date="2022-06-08T15:36:00Z" w:initials="LMZ[">
    <w:p w14:paraId="3FA6A2DC" w14:textId="4C57570E" w:rsidR="006E078A" w:rsidRDefault="006E078A" w:rsidP="00A033DF">
      <w:r>
        <w:rPr>
          <w:rStyle w:val="CommentReference"/>
        </w:rPr>
        <w:annotationRef/>
      </w:r>
      <w:r>
        <w:rPr>
          <w:sz w:val="20"/>
          <w:szCs w:val="20"/>
        </w:rPr>
        <w:t>?????</w:t>
      </w:r>
    </w:p>
  </w:comment>
  <w:comment w:id="193" w:author="Liebman, Matthew Z [AGRON]" w:date="2022-06-08T15:37:00Z" w:initials="LMZ[">
    <w:p w14:paraId="05E4C695" w14:textId="77777777" w:rsidR="006E078A" w:rsidRDefault="006E078A" w:rsidP="00DB6555">
      <w:r>
        <w:rPr>
          <w:rStyle w:val="CommentReference"/>
        </w:rPr>
        <w:annotationRef/>
      </w:r>
      <w:r>
        <w:rPr>
          <w:sz w:val="20"/>
          <w:szCs w:val="20"/>
        </w:rPr>
        <w:t>It’s not clear what the units are in this table.</w:t>
      </w:r>
    </w:p>
    <w:p w14:paraId="34A2F71B" w14:textId="77777777" w:rsidR="006E078A" w:rsidRDefault="006E078A" w:rsidP="00DB6555"/>
    <w:p w14:paraId="50DBED9F" w14:textId="77777777" w:rsidR="006E078A" w:rsidRDefault="006E078A" w:rsidP="00DB6555">
      <w:r>
        <w:rPr>
          <w:sz w:val="20"/>
          <w:szCs w:val="20"/>
        </w:rPr>
        <w:t>Differences are reported between what and what?</w:t>
      </w:r>
    </w:p>
  </w:comment>
  <w:comment w:id="194" w:author="Liebman, Matthew Z [AGRON]" w:date="2022-06-08T15:37:00Z" w:initials="LMZ[">
    <w:p w14:paraId="56F75A31" w14:textId="5C401863" w:rsidR="006E078A" w:rsidRDefault="006E078A" w:rsidP="00A07353">
      <w:r>
        <w:rPr>
          <w:rStyle w:val="CommentReference"/>
        </w:rPr>
        <w:annotationRef/>
      </w:r>
      <w:r>
        <w:rPr>
          <w:sz w:val="20"/>
          <w:szCs w:val="20"/>
        </w:rPr>
        <w:t>Use scientific notation to cut down on the number of zeroes presented.</w:t>
      </w:r>
    </w:p>
  </w:comment>
  <w:comment w:id="195" w:author="Liebman, Matthew Z [AGRON]" w:date="2022-06-08T15:39:00Z" w:initials="LMZ[">
    <w:p w14:paraId="59AF9E88" w14:textId="77777777" w:rsidR="00184A76" w:rsidRDefault="00184A76" w:rsidP="00A04DD2">
      <w:r>
        <w:rPr>
          <w:rStyle w:val="CommentReference"/>
        </w:rPr>
        <w:annotationRef/>
      </w:r>
      <w:r>
        <w:rPr>
          <w:sz w:val="20"/>
          <w:szCs w:val="20"/>
        </w:rPr>
        <w:t>What are the units for this table?</w:t>
      </w:r>
    </w:p>
  </w:comment>
  <w:comment w:id="197" w:author="Liebman, Matthew Z [AGRON]" w:date="2022-06-08T15:40:00Z" w:initials="LMZ[">
    <w:p w14:paraId="39B596B8" w14:textId="77777777" w:rsidR="00184A76" w:rsidRDefault="00184A76" w:rsidP="006C1C18">
      <w:r>
        <w:rPr>
          <w:rStyle w:val="CommentReference"/>
        </w:rPr>
        <w:annotationRef/>
      </w:r>
      <w:r>
        <w:rPr>
          <w:sz w:val="20"/>
          <w:szCs w:val="20"/>
        </w:rPr>
        <w:t>Specify when during the crop and weed cycles the seedbank densities were determined.</w:t>
      </w:r>
    </w:p>
  </w:comment>
  <w:comment w:id="198" w:author="Liebman, Matthew Z [AGRON]" w:date="2022-06-08T15:41:00Z" w:initials="LMZ[">
    <w:p w14:paraId="3CAFBE39" w14:textId="77777777" w:rsidR="00184A76" w:rsidRDefault="00184A76" w:rsidP="006B7F87">
      <w:r>
        <w:rPr>
          <w:rStyle w:val="CommentReference"/>
        </w:rPr>
        <w:annotationRef/>
      </w:r>
      <w:r>
        <w:rPr>
          <w:sz w:val="20"/>
          <w:szCs w:val="20"/>
        </w:rPr>
        <w:t>What are the units? Is 2-decimal-place precision needed?</w:t>
      </w:r>
    </w:p>
  </w:comment>
  <w:comment w:id="204" w:author="Liebman, Matthew Z [AGRON]" w:date="2022-06-08T15:43:00Z" w:initials="LMZ[">
    <w:p w14:paraId="18273567" w14:textId="77777777" w:rsidR="00865B48" w:rsidRDefault="00865B48" w:rsidP="00EF6E74">
      <w:r>
        <w:rPr>
          <w:rStyle w:val="CommentReference"/>
        </w:rPr>
        <w:annotationRef/>
      </w:r>
      <w:r>
        <w:rPr>
          <w:sz w:val="20"/>
          <w:szCs w:val="20"/>
        </w:rPr>
        <w:t>It’s not clear why 2019 data were used for scenario 1 whereas 2018 data were used for scenario 2.</w:t>
      </w:r>
    </w:p>
  </w:comment>
  <w:comment w:id="220" w:author="Liebman, Matthew Z [AGRON]" w:date="2022-06-08T15:47:00Z" w:initials="LMZ[">
    <w:p w14:paraId="3E807173" w14:textId="77777777" w:rsidR="00603107" w:rsidRDefault="00603107" w:rsidP="00270913">
      <w:r>
        <w:rPr>
          <w:rStyle w:val="CommentReference"/>
        </w:rPr>
        <w:annotationRef/>
      </w:r>
      <w:r>
        <w:rPr>
          <w:sz w:val="20"/>
          <w:szCs w:val="20"/>
        </w:rPr>
        <w:t>If the weed control efficacy were 100% there would be NO plants to produce new seeds.</w:t>
      </w:r>
    </w:p>
  </w:comment>
  <w:comment w:id="233" w:author="Liebman, Matthew Z [AGRON]" w:date="2022-06-08T15:53:00Z" w:initials="LMZ[">
    <w:p w14:paraId="059773AC" w14:textId="77777777" w:rsidR="00B814D4" w:rsidRDefault="00B814D4" w:rsidP="00020787">
      <w:r>
        <w:rPr>
          <w:rStyle w:val="CommentReference"/>
        </w:rPr>
        <w:annotationRef/>
      </w:r>
      <w:r>
        <w:rPr>
          <w:sz w:val="20"/>
          <w:szCs w:val="20"/>
        </w:rPr>
        <w:t>This figure is essentially impossible to read. I don’t know what the best way to present this information would be, but I don’t think the figure works to communicate all the information.</w:t>
      </w:r>
    </w:p>
  </w:comment>
  <w:comment w:id="236" w:author="Liebman, Matthew Z [AGRON]" w:date="2022-06-08T15:54:00Z" w:initials="LMZ[">
    <w:p w14:paraId="75C5CFF8" w14:textId="77777777" w:rsidR="00B814D4" w:rsidRDefault="00B814D4" w:rsidP="00073A68">
      <w:r>
        <w:rPr>
          <w:rStyle w:val="CommentReference"/>
        </w:rPr>
        <w:annotationRef/>
      </w:r>
      <w:r>
        <w:rPr>
          <w:sz w:val="20"/>
          <w:szCs w:val="20"/>
        </w:rPr>
        <w:t>Same comment as above.</w:t>
      </w:r>
    </w:p>
  </w:comment>
  <w:comment w:id="238" w:author="Liebman, Matthew Z [AGRON]" w:date="2022-06-08T15:55:00Z" w:initials="LMZ[">
    <w:p w14:paraId="6494C07A" w14:textId="77777777" w:rsidR="00B814D4" w:rsidRDefault="00B814D4" w:rsidP="000D3E2F">
      <w:r>
        <w:rPr>
          <w:rStyle w:val="CommentReference"/>
        </w:rPr>
        <w:annotationRef/>
      </w:r>
      <w:r>
        <w:rPr>
          <w:sz w:val="20"/>
          <w:szCs w:val="20"/>
        </w:rPr>
        <w:t>Which year? Both years? Where are the data given?</w:t>
      </w:r>
    </w:p>
  </w:comment>
  <w:comment w:id="239" w:author="Liebman, Matthew Z [AGRON]" w:date="2022-06-08T15:57:00Z" w:initials="LMZ[">
    <w:p w14:paraId="75BDDA4F" w14:textId="77777777" w:rsidR="00E83366" w:rsidRDefault="00E83366" w:rsidP="0078740F">
      <w:r>
        <w:rPr>
          <w:rStyle w:val="CommentReference"/>
        </w:rPr>
        <w:annotationRef/>
      </w:r>
      <w:r>
        <w:rPr>
          <w:sz w:val="20"/>
          <w:szCs w:val="20"/>
        </w:rPr>
        <w:t>The relationship between the MLH concept and the practices used in the present study is not sufficiently clear.</w:t>
      </w:r>
    </w:p>
  </w:comment>
  <w:comment w:id="253" w:author="Liebman, Matthew Z [AGRON]" w:date="2022-06-08T16:00:00Z" w:initials="LMZ[">
    <w:p w14:paraId="5D1C6069" w14:textId="77777777" w:rsidR="00E83366" w:rsidRDefault="00E83366" w:rsidP="00ED7F02">
      <w:r>
        <w:rPr>
          <w:rStyle w:val="CommentReference"/>
        </w:rPr>
        <w:annotationRef/>
      </w:r>
      <w:r>
        <w:rPr>
          <w:sz w:val="20"/>
          <w:szCs w:val="20"/>
        </w:rPr>
        <w:t>Why are you invoking cover crops here? This study didn’t provide any information about them. If you want to argue that overwinter cover crops delay water hemp emergence, you need reference citations.</w:t>
      </w:r>
    </w:p>
  </w:comment>
  <w:comment w:id="258" w:author="Liebman, Matthew Z [AGRON]" w:date="2022-06-08T16:01:00Z" w:initials="LMZ[">
    <w:p w14:paraId="3403EA91" w14:textId="77777777" w:rsidR="00E83366" w:rsidRDefault="00E83366" w:rsidP="002F4381">
      <w:r>
        <w:rPr>
          <w:rStyle w:val="CommentReference"/>
        </w:rPr>
        <w:annotationRef/>
      </w:r>
      <w:r>
        <w:rPr>
          <w:sz w:val="20"/>
          <w:szCs w:val="20"/>
        </w:rPr>
        <w:t>??????</w:t>
      </w:r>
    </w:p>
  </w:comment>
  <w:comment w:id="259" w:author="Liebman, Matthew Z [AGRON]" w:date="2022-06-08T16:01:00Z" w:initials="LMZ[">
    <w:p w14:paraId="074966DA" w14:textId="77777777" w:rsidR="00E83366" w:rsidRDefault="00E83366" w:rsidP="00FA067D">
      <w:r>
        <w:rPr>
          <w:rStyle w:val="CommentReference"/>
        </w:rPr>
        <w:annotationRef/>
      </w:r>
      <w:r>
        <w:rPr>
          <w:sz w:val="20"/>
          <w:szCs w:val="20"/>
        </w:rPr>
        <w:t>What are the units for this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339758" w15:done="0"/>
  <w15:commentEx w15:paraId="25E0182B" w15:done="0"/>
  <w15:commentEx w15:paraId="39330FAE" w15:done="0"/>
  <w15:commentEx w15:paraId="5EAAF7AB" w15:done="0"/>
  <w15:commentEx w15:paraId="016B1C49" w15:done="0"/>
  <w15:commentEx w15:paraId="25ABD6AC" w15:done="0"/>
  <w15:commentEx w15:paraId="3FA6A2DC" w15:done="0"/>
  <w15:commentEx w15:paraId="50DBED9F" w15:done="0"/>
  <w15:commentEx w15:paraId="56F75A31" w15:done="0"/>
  <w15:commentEx w15:paraId="59AF9E88" w15:done="0"/>
  <w15:commentEx w15:paraId="39B596B8" w15:done="0"/>
  <w15:commentEx w15:paraId="3CAFBE39" w15:done="0"/>
  <w15:commentEx w15:paraId="18273567" w15:done="0"/>
  <w15:commentEx w15:paraId="3E807173" w15:done="0"/>
  <w15:commentEx w15:paraId="059773AC" w15:done="0"/>
  <w15:commentEx w15:paraId="75C5CFF8" w15:done="0"/>
  <w15:commentEx w15:paraId="6494C07A" w15:done="0"/>
  <w15:commentEx w15:paraId="75BDDA4F" w15:done="0"/>
  <w15:commentEx w15:paraId="5D1C6069" w15:done="0"/>
  <w15:commentEx w15:paraId="3403EA91" w15:done="0"/>
  <w15:commentEx w15:paraId="074966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98A" w16cex:dateUtc="2022-06-08T20:06:00Z"/>
  <w16cex:commentExtensible w16cex:durableId="264B39A0" w16cex:dateUtc="2022-06-08T20:07:00Z"/>
  <w16cex:commentExtensible w16cex:durableId="264B3B7C" w16cex:dateUtc="2022-06-08T20:15:00Z"/>
  <w16cex:commentExtensible w16cex:durableId="264B3D08" w16cex:dateUtc="2022-06-08T20:21:00Z"/>
  <w16cex:commentExtensible w16cex:durableId="264B3DBC" w16cex:dateUtc="2022-06-08T20:24:00Z"/>
  <w16cex:commentExtensible w16cex:durableId="264B4080" w16cex:dateUtc="2022-06-08T20:36:00Z"/>
  <w16cex:commentExtensible w16cex:durableId="264B406D" w16cex:dateUtc="2022-06-08T20:36:00Z"/>
  <w16cex:commentExtensible w16cex:durableId="264B40C7" w16cex:dateUtc="2022-06-08T20:37:00Z"/>
  <w16cex:commentExtensible w16cex:durableId="264B40A2" w16cex:dateUtc="2022-06-08T20:37:00Z"/>
  <w16cex:commentExtensible w16cex:durableId="264B4126" w16cex:dateUtc="2022-06-08T20:39:00Z"/>
  <w16cex:commentExtensible w16cex:durableId="264B417E" w16cex:dateUtc="2022-06-08T20:40:00Z"/>
  <w16cex:commentExtensible w16cex:durableId="264B41A9" w16cex:dateUtc="2022-06-08T20:41:00Z"/>
  <w16cex:commentExtensible w16cex:durableId="264B423C" w16cex:dateUtc="2022-06-08T20:43:00Z"/>
  <w16cex:commentExtensible w16cex:durableId="264B4326" w16cex:dateUtc="2022-06-08T20:47:00Z"/>
  <w16cex:commentExtensible w16cex:durableId="264B445E" w16cex:dateUtc="2022-06-08T20:53:00Z"/>
  <w16cex:commentExtensible w16cex:durableId="264B449F" w16cex:dateUtc="2022-06-08T20:54:00Z"/>
  <w16cex:commentExtensible w16cex:durableId="264B44D8" w16cex:dateUtc="2022-06-08T20:55:00Z"/>
  <w16cex:commentExtensible w16cex:durableId="264B4570" w16cex:dateUtc="2022-06-08T20:57:00Z"/>
  <w16cex:commentExtensible w16cex:durableId="264B4605" w16cex:dateUtc="2022-06-08T21:00:00Z"/>
  <w16cex:commentExtensible w16cex:durableId="264B4641" w16cex:dateUtc="2022-06-08T21:01:00Z"/>
  <w16cex:commentExtensible w16cex:durableId="264B4656" w16cex:dateUtc="2022-06-08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339758" w16cid:durableId="264B398A"/>
  <w16cid:commentId w16cid:paraId="25E0182B" w16cid:durableId="264B39A0"/>
  <w16cid:commentId w16cid:paraId="39330FAE" w16cid:durableId="264B3B7C"/>
  <w16cid:commentId w16cid:paraId="5EAAF7AB" w16cid:durableId="264B3D08"/>
  <w16cid:commentId w16cid:paraId="016B1C49" w16cid:durableId="264B3DBC"/>
  <w16cid:commentId w16cid:paraId="25ABD6AC" w16cid:durableId="264B4080"/>
  <w16cid:commentId w16cid:paraId="3FA6A2DC" w16cid:durableId="264B406D"/>
  <w16cid:commentId w16cid:paraId="50DBED9F" w16cid:durableId="264B40C7"/>
  <w16cid:commentId w16cid:paraId="56F75A31" w16cid:durableId="264B40A2"/>
  <w16cid:commentId w16cid:paraId="59AF9E88" w16cid:durableId="264B4126"/>
  <w16cid:commentId w16cid:paraId="39B596B8" w16cid:durableId="264B417E"/>
  <w16cid:commentId w16cid:paraId="3CAFBE39" w16cid:durableId="264B41A9"/>
  <w16cid:commentId w16cid:paraId="18273567" w16cid:durableId="264B423C"/>
  <w16cid:commentId w16cid:paraId="3E807173" w16cid:durableId="264B4326"/>
  <w16cid:commentId w16cid:paraId="059773AC" w16cid:durableId="264B445E"/>
  <w16cid:commentId w16cid:paraId="75C5CFF8" w16cid:durableId="264B449F"/>
  <w16cid:commentId w16cid:paraId="6494C07A" w16cid:durableId="264B44D8"/>
  <w16cid:commentId w16cid:paraId="75BDDA4F" w16cid:durableId="264B4570"/>
  <w16cid:commentId w16cid:paraId="5D1C6069" w16cid:durableId="264B4605"/>
  <w16cid:commentId w16cid:paraId="3403EA91" w16cid:durableId="264B4641"/>
  <w16cid:commentId w16cid:paraId="074966DA" w16cid:durableId="264B4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FFF1F" w14:textId="77777777" w:rsidR="009B4CF8" w:rsidRDefault="009B4CF8">
      <w:pPr>
        <w:spacing w:after="0"/>
      </w:pPr>
      <w:r>
        <w:separator/>
      </w:r>
    </w:p>
  </w:endnote>
  <w:endnote w:type="continuationSeparator" w:id="0">
    <w:p w14:paraId="006AECBE" w14:textId="77777777" w:rsidR="009B4CF8" w:rsidRDefault="009B4C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726E8" w14:textId="77777777" w:rsidR="009B4CF8" w:rsidRDefault="009B4CF8">
      <w:r>
        <w:separator/>
      </w:r>
    </w:p>
  </w:footnote>
  <w:footnote w:type="continuationSeparator" w:id="0">
    <w:p w14:paraId="7751FC72" w14:textId="77777777" w:rsidR="009B4CF8" w:rsidRDefault="009B4C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8E420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339303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4531"/>
    <w:rsid w:val="000506DE"/>
    <w:rsid w:val="000A43A6"/>
    <w:rsid w:val="00132D46"/>
    <w:rsid w:val="00184A76"/>
    <w:rsid w:val="00185120"/>
    <w:rsid w:val="001B04F0"/>
    <w:rsid w:val="001B42D9"/>
    <w:rsid w:val="00296B25"/>
    <w:rsid w:val="002C4B96"/>
    <w:rsid w:val="00304C69"/>
    <w:rsid w:val="00307D70"/>
    <w:rsid w:val="00310820"/>
    <w:rsid w:val="003C034A"/>
    <w:rsid w:val="004D7841"/>
    <w:rsid w:val="00603107"/>
    <w:rsid w:val="006044FB"/>
    <w:rsid w:val="006E078A"/>
    <w:rsid w:val="006E4053"/>
    <w:rsid w:val="006F0BD0"/>
    <w:rsid w:val="007A729D"/>
    <w:rsid w:val="007C224F"/>
    <w:rsid w:val="007D482E"/>
    <w:rsid w:val="008659FB"/>
    <w:rsid w:val="00865B48"/>
    <w:rsid w:val="00884C0B"/>
    <w:rsid w:val="008E6A8F"/>
    <w:rsid w:val="008F1045"/>
    <w:rsid w:val="00937036"/>
    <w:rsid w:val="00990272"/>
    <w:rsid w:val="009B4CF8"/>
    <w:rsid w:val="009E412C"/>
    <w:rsid w:val="00B814D4"/>
    <w:rsid w:val="00B93A37"/>
    <w:rsid w:val="00BF3621"/>
    <w:rsid w:val="00CB32B3"/>
    <w:rsid w:val="00D52CB6"/>
    <w:rsid w:val="00D75CCC"/>
    <w:rsid w:val="00D97668"/>
    <w:rsid w:val="00E120E8"/>
    <w:rsid w:val="00E178A6"/>
    <w:rsid w:val="00E44531"/>
    <w:rsid w:val="00E5533A"/>
    <w:rsid w:val="00E83366"/>
    <w:rsid w:val="00EA32F9"/>
    <w:rsid w:val="00F065DB"/>
    <w:rsid w:val="00F27439"/>
    <w:rsid w:val="00F61B39"/>
    <w:rsid w:val="00F839B9"/>
    <w:rsid w:val="00FA0D0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4452E4"/>
  <w15:docId w15:val="{46D97545-BFF7-5B4F-9155-226F2421F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75CCC"/>
    <w:pPr>
      <w:spacing w:after="0"/>
    </w:pPr>
  </w:style>
  <w:style w:type="character" w:styleId="CommentReference">
    <w:name w:val="annotation reference"/>
    <w:basedOn w:val="DefaultParagraphFont"/>
    <w:semiHidden/>
    <w:unhideWhenUsed/>
    <w:rsid w:val="000A43A6"/>
    <w:rPr>
      <w:sz w:val="16"/>
      <w:szCs w:val="16"/>
    </w:rPr>
  </w:style>
  <w:style w:type="paragraph" w:styleId="CommentText">
    <w:name w:val="annotation text"/>
    <w:basedOn w:val="Normal"/>
    <w:link w:val="CommentTextChar"/>
    <w:semiHidden/>
    <w:unhideWhenUsed/>
    <w:rsid w:val="000A43A6"/>
    <w:rPr>
      <w:sz w:val="20"/>
      <w:szCs w:val="20"/>
    </w:rPr>
  </w:style>
  <w:style w:type="character" w:customStyle="1" w:styleId="CommentTextChar">
    <w:name w:val="Comment Text Char"/>
    <w:basedOn w:val="DefaultParagraphFont"/>
    <w:link w:val="CommentText"/>
    <w:semiHidden/>
    <w:rsid w:val="000A43A6"/>
    <w:rPr>
      <w:sz w:val="20"/>
      <w:szCs w:val="20"/>
    </w:rPr>
  </w:style>
  <w:style w:type="paragraph" w:styleId="CommentSubject">
    <w:name w:val="annotation subject"/>
    <w:basedOn w:val="CommentText"/>
    <w:next w:val="CommentText"/>
    <w:link w:val="CommentSubjectChar"/>
    <w:semiHidden/>
    <w:unhideWhenUsed/>
    <w:rsid w:val="000A43A6"/>
    <w:rPr>
      <w:b/>
      <w:bCs/>
    </w:rPr>
  </w:style>
  <w:style w:type="character" w:customStyle="1" w:styleId="CommentSubjectChar">
    <w:name w:val="Comment Subject Char"/>
    <w:basedOn w:val="CommentTextChar"/>
    <w:link w:val="CommentSubject"/>
    <w:semiHidden/>
    <w:rsid w:val="000A43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bmncpf" TargetMode="External"/><Relationship Id="rId39" Type="http://schemas.openxmlformats.org/officeDocument/2006/relationships/hyperlink" Target="https://doi.org/gpsrmj" TargetMode="External"/><Relationship Id="rId21" Type="http://schemas.openxmlformats.org/officeDocument/2006/relationships/hyperlink" Target="https://doi.org/dmnt6f" TargetMode="External"/><Relationship Id="rId34" Type="http://schemas.openxmlformats.org/officeDocument/2006/relationships/hyperlink" Target="https://doi.org/bskdps" TargetMode="External"/><Relationship Id="rId42" Type="http://schemas.openxmlformats.org/officeDocument/2006/relationships/hyperlink" Target="https://doi.org/f37vn9" TargetMode="External"/><Relationship Id="rId47" Type="http://schemas.openxmlformats.org/officeDocument/2006/relationships/hyperlink" Target="https://doi.org/f5z7zc" TargetMode="External"/><Relationship Id="rId50"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bxq7q8" TargetMode="External"/><Relationship Id="rId11" Type="http://schemas.openxmlformats.org/officeDocument/2006/relationships/image" Target="media/image1.png"/><Relationship Id="rId24" Type="http://schemas.openxmlformats.org/officeDocument/2006/relationships/hyperlink" Target="https://doi.org/10.1017/CBO9780511608629" TargetMode="External"/><Relationship Id="rId32" Type="http://schemas.openxmlformats.org/officeDocument/2006/relationships/hyperlink" Target="https://doi.org/dxmb34" TargetMode="External"/><Relationship Id="rId37" Type="http://schemas.openxmlformats.org/officeDocument/2006/relationships/hyperlink" Target="https://doi.org/gjpz5c" TargetMode="External"/><Relationship Id="rId40" Type="http://schemas.openxmlformats.org/officeDocument/2006/relationships/hyperlink" Target="https://doi.org/gpsrmk" TargetMode="External"/><Relationship Id="rId45" Type="http://schemas.openxmlformats.org/officeDocument/2006/relationships/hyperlink" Target="https://doi.org/bhs6vt"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b75t54" TargetMode="External"/><Relationship Id="rId28" Type="http://schemas.openxmlformats.org/officeDocument/2006/relationships/hyperlink" Target="https://doi.org/dmvcdf" TargetMode="External"/><Relationship Id="rId36" Type="http://schemas.openxmlformats.org/officeDocument/2006/relationships/hyperlink" Target="https://doi.org/f35xbv" TargetMode="External"/><Relationship Id="rId49"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yperlink" Target="https://doi.org/cmhpxk" TargetMode="External"/><Relationship Id="rId44" Type="http://schemas.openxmlformats.org/officeDocument/2006/relationships/hyperlink" Target="https://doi.org/dzh845"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doi.org/cbjqq5" TargetMode="External"/><Relationship Id="rId27" Type="http://schemas.openxmlformats.org/officeDocument/2006/relationships/hyperlink" Target="https://doi.org/10.31274/rtd-180814-161" TargetMode="External"/><Relationship Id="rId30" Type="http://schemas.openxmlformats.org/officeDocument/2006/relationships/hyperlink" Target="https://doi.org/cdzbdn" TargetMode="External"/><Relationship Id="rId35" Type="http://schemas.openxmlformats.org/officeDocument/2006/relationships/hyperlink" Target="https://doi.org/10.1016/B978-012378260-1/50010-5" TargetMode="External"/><Relationship Id="rId43" Type="http://schemas.openxmlformats.org/officeDocument/2006/relationships/hyperlink" Target="https://doi.org/f4vgfs" TargetMode="External"/><Relationship Id="rId48"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d824tt" TargetMode="External"/><Relationship Id="rId33" Type="http://schemas.openxmlformats.org/officeDocument/2006/relationships/hyperlink" Target="https://doi.org/gd2hgf" TargetMode="External"/><Relationship Id="rId38" Type="http://schemas.openxmlformats.org/officeDocument/2006/relationships/hyperlink" Target="https://doi.org/gf5pdq" TargetMode="External"/><Relationship Id="rId46" Type="http://schemas.openxmlformats.org/officeDocument/2006/relationships/hyperlink" Target="https://doi.org/gjpz5w" TargetMode="External"/><Relationship Id="rId20" Type="http://schemas.openxmlformats.org/officeDocument/2006/relationships/hyperlink" Target="https://doi.org/d8wnfq" TargetMode="External"/><Relationship Id="rId41" Type="http://schemas.openxmlformats.org/officeDocument/2006/relationships/hyperlink" Target="https://doi.org/10.1614/WS-03-060R"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41</Pages>
  <Words>10139</Words>
  <Characters>57798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A prospective and retrospective analysis</vt:lpstr>
    </vt:vector>
  </TitlesOfParts>
  <Company>Iowa State University</Company>
  <LinksUpToDate>false</LinksUpToDate>
  <CharactersWithSpaces>67802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A prospective and retrospective analysis</dc:title>
  <dc:creator/>
  <cp:keywords/>
  <cp:lastModifiedBy>Liebman, Matthew Z [AGRON]</cp:lastModifiedBy>
  <cp:revision>37</cp:revision>
  <dcterms:created xsi:type="dcterms:W3CDTF">2022-06-08T13:58:00Z</dcterms:created>
  <dcterms:modified xsi:type="dcterms:W3CDTF">2022-06-08T21:01:00Z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ies>
</file>