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r w:rsidRPr="009F1439">
        <w:rPr>
          <w:color w:val="000000" w:themeColor="text1"/>
        </w:rPr>
        <w:t>rate,</w:t>
      </w:r>
      <w:ins w:id="1" w:author="Nguyen, Huong T [AGRON]" w:date="2022-07-27T12:13:00Z">
        <w:r w:rsidR="00D11232">
          <w:rPr>
            <w:color w:val="000000" w:themeColor="text1"/>
          </w:rPr>
          <w:t>es</w:t>
        </w:r>
      </w:ins>
      <w:proofErr w:type="spell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2"/>
          <w:footerReference w:type="default" r:id="rId13"/>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20197C"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2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176107"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21" w:name="parameterization"/>
      <w:bookmarkEnd w:id="2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22" w:author="Nguyen, Huong T [AGRON]" w:date="2022-07-27T12:16:00Z">
        <w:r w:rsidR="00D11232">
          <w:rPr>
            <w:color w:val="000000" w:themeColor="text1"/>
          </w:rPr>
          <w:t>,</w:t>
        </w:r>
      </w:ins>
      <w:r w:rsidR="00952336" w:rsidRPr="009F1439">
        <w:rPr>
          <w:color w:val="000000" w:themeColor="text1"/>
        </w:rPr>
        <w:t xml:space="preserve"> and consequently</w:t>
      </w:r>
      <w:ins w:id="2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2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25" w:author="Nguyen, Huong T [AGRON]" w:date="2022-07-27T12:17:00Z">
              <w:r w:rsidRPr="009F1439" w:rsidDel="00D11232">
                <w:rPr>
                  <w:rFonts w:ascii="Helvetica"/>
                  <w:color w:val="000000" w:themeColor="text1"/>
                  <w:sz w:val="20"/>
                  <w:szCs w:val="20"/>
                </w:rPr>
                <w:delText>^</w:delText>
              </w:r>
            </w:del>
            <w:del w:id="2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2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2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2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3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1" w:author="Nguyen, Huong T [AGRON]" w:date="2022-07-27T12:22:00Z">
              <w:r w:rsidRPr="009F1439" w:rsidDel="00151E46">
                <w:rPr>
                  <w:rFonts w:ascii="Helvetica"/>
                  <w:color w:val="000000" w:themeColor="text1"/>
                  <w:sz w:val="20"/>
                  <w:szCs w:val="20"/>
                </w:rPr>
                <w:delText>4.3 - 9003620</w:delText>
              </w:r>
            </w:del>
            <w:ins w:id="3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3" w:author="Nguyen, Huong T [AGRON]" w:date="2022-07-27T12:22:00Z">
              <w:r w:rsidRPr="009F1439" w:rsidDel="00151E46">
                <w:rPr>
                  <w:rFonts w:ascii="Helvetica"/>
                  <w:color w:val="000000" w:themeColor="text1"/>
                  <w:sz w:val="20"/>
                  <w:szCs w:val="20"/>
                </w:rPr>
                <w:delText>0.5 - 4453381.0</w:delText>
              </w:r>
            </w:del>
            <w:ins w:id="34" w:author="Nguyen, Huong T [AGRON]" w:date="2022-07-27T12:22:00Z">
              <w:r w:rsidR="00151E46">
                <w:rPr>
                  <w:rFonts w:ascii="Helvetica"/>
                  <w:color w:val="000000" w:themeColor="text1"/>
                  <w:sz w:val="20"/>
                  <w:szCs w:val="20"/>
                </w:rPr>
                <w:t xml:space="preserve">1756.2 </w:t>
              </w:r>
            </w:ins>
            <w:ins w:id="35" w:author="Nguyen, Huong T [AGRON]" w:date="2022-07-27T12:23:00Z">
              <w:r w:rsidR="00151E46">
                <w:rPr>
                  <w:rFonts w:ascii="Helvetica"/>
                  <w:color w:val="000000" w:themeColor="text1"/>
                  <w:sz w:val="20"/>
                  <w:szCs w:val="20"/>
                </w:rPr>
                <w:t>–</w:t>
              </w:r>
            </w:ins>
            <w:ins w:id="36" w:author="Nguyen, Huong T [AGRON]" w:date="2022-07-27T12:22:00Z">
              <w:r w:rsidR="00151E46">
                <w:rPr>
                  <w:rFonts w:ascii="Helvetica"/>
                  <w:color w:val="000000" w:themeColor="text1"/>
                  <w:sz w:val="20"/>
                  <w:szCs w:val="20"/>
                </w:rPr>
                <w:t xml:space="preserve"> 1249</w:t>
              </w:r>
            </w:ins>
            <w:ins w:id="3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8" w:author="Nguyen, Huong T [AGRON]" w:date="2022-07-27T12:23:00Z">
              <w:r w:rsidRPr="009F1439" w:rsidDel="00151E46">
                <w:rPr>
                  <w:rFonts w:ascii="Helvetica"/>
                  <w:color w:val="000000" w:themeColor="text1"/>
                  <w:sz w:val="20"/>
                  <w:szCs w:val="20"/>
                </w:rPr>
                <w:delText>3.9 - 4115522.0</w:delText>
              </w:r>
            </w:del>
            <w:ins w:id="3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40" w:author="Nguyen, Huong T [AGRON]" w:date="2022-07-27T12:23:00Z">
              <w:r w:rsidRPr="009F1439" w:rsidDel="00151E46">
                <w:rPr>
                  <w:rFonts w:ascii="Helvetica"/>
                  <w:color w:val="000000" w:themeColor="text1"/>
                  <w:sz w:val="20"/>
                  <w:szCs w:val="20"/>
                </w:rPr>
                <w:delText xml:space="preserve">2 </w:delText>
              </w:r>
            </w:del>
            <w:ins w:id="4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42" w:author="Nguyen, Huong T [AGRON]" w:date="2022-07-27T12:23:00Z">
              <w:r w:rsidRPr="009F1439" w:rsidDel="00151E46">
                <w:rPr>
                  <w:rFonts w:ascii="Helvetica"/>
                  <w:color w:val="000000" w:themeColor="text1"/>
                  <w:sz w:val="20"/>
                  <w:szCs w:val="20"/>
                </w:rPr>
                <w:delText>-</w:delText>
              </w:r>
            </w:del>
            <w:ins w:id="4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44" w:author="Nguyen, Huong T [AGRON]" w:date="2022-07-27T12:23:00Z">
              <w:r w:rsidRPr="009F1439" w:rsidDel="00151E46">
                <w:rPr>
                  <w:rFonts w:ascii="Helvetica"/>
                  <w:color w:val="000000" w:themeColor="text1"/>
                  <w:sz w:val="20"/>
                  <w:szCs w:val="20"/>
                </w:rPr>
                <w:delText>14478.1</w:delText>
              </w:r>
            </w:del>
            <w:ins w:id="4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46" w:name="modeling"/>
      <w:bookmarkEnd w:id="2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4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48" w:name="results-and-discussion"/>
      <w:bookmarkEnd w:id="9"/>
      <w:bookmarkEnd w:id="46"/>
      <w:bookmarkEnd w:id="4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49" w:author="Nguyen, Huong T [AGRON]" w:date="2022-07-27T12:27:00Z"/>
          <w:b/>
          <w:color w:val="000000" w:themeColor="text1"/>
          <w:rPrChange w:id="50" w:author="Nguyen, Huong T [AGRON]" w:date="2022-07-27T12:27:00Z">
            <w:rPr>
              <w:del w:id="5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5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53"/>
      <w:r w:rsidRPr="009F1439">
        <w:rPr>
          <w:color w:val="000000" w:themeColor="text1"/>
        </w:rPr>
        <w:t>environments</w:t>
      </w:r>
      <w:commentRangeEnd w:id="53"/>
      <w:r w:rsidR="00617C34">
        <w:rPr>
          <w:rStyle w:val="CommentReference"/>
        </w:rPr>
        <w:commentReference w:id="53"/>
      </w:r>
      <w:ins w:id="5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55" w:author="Nguyen, Huong T [AGRON] [2]" w:date="2022-07-27T19:24:00Z">
        <w:r w:rsidRPr="009F1439" w:rsidDel="00D6223B">
          <w:rPr>
            <w:color w:val="000000" w:themeColor="text1"/>
          </w:rPr>
          <w:delText xml:space="preserve">allowance </w:delText>
        </w:r>
      </w:del>
      <w:ins w:id="5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5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58" w:author="Nguyen, Huong T [AGRON]" w:date="2022-07-27T12:27:00Z"/>
          <w:b/>
          <w:i/>
          <w:iCs/>
          <w:rPrChange w:id="59" w:author="Nguyen, Huong T [AGRON]" w:date="2022-07-27T12:27:00Z">
            <w:rPr>
              <w:ins w:id="60" w:author="Nguyen, Huong T [AGRON]" w:date="2022-07-27T12:27:00Z"/>
              <w:i/>
              <w:iCs/>
            </w:rPr>
          </w:rPrChange>
        </w:rPr>
      </w:pPr>
      <w:r w:rsidRPr="00151E46">
        <w:rPr>
          <w:b/>
          <w:i/>
          <w:iCs/>
          <w:rPrChange w:id="61" w:author="Nguyen, Huong T [AGRON]" w:date="2022-07-27T12:27:00Z">
            <w:rPr>
              <w:i/>
              <w:iCs/>
            </w:rPr>
          </w:rPrChange>
        </w:rPr>
        <w:t xml:space="preserve">How much </w:t>
      </w:r>
      <w:r w:rsidR="00513D83" w:rsidRPr="00151E46">
        <w:rPr>
          <w:b/>
          <w:i/>
          <w:iCs/>
          <w:rPrChange w:id="62" w:author="Nguyen, Huong T [AGRON]" w:date="2022-07-27T12:27:00Z">
            <w:rPr>
              <w:i/>
              <w:iCs/>
            </w:rPr>
          </w:rPrChange>
        </w:rPr>
        <w:t>weed control efficacy</w:t>
      </w:r>
      <w:r w:rsidRPr="00151E46">
        <w:rPr>
          <w:b/>
          <w:i/>
          <w:iCs/>
          <w:rPrChange w:id="63" w:author="Nguyen, Huong T [AGRON]" w:date="2022-07-27T12:27:00Z">
            <w:rPr>
              <w:i/>
              <w:iCs/>
            </w:rPr>
          </w:rPrChange>
        </w:rPr>
        <w:t xml:space="preserve"> </w:t>
      </w:r>
      <w:r w:rsidR="00617C34" w:rsidRPr="00151E46">
        <w:rPr>
          <w:b/>
          <w:i/>
          <w:iCs/>
          <w:rPrChange w:id="64" w:author="Nguyen, Huong T [AGRON]" w:date="2022-07-27T12:27:00Z">
            <w:rPr>
              <w:i/>
              <w:iCs/>
            </w:rPr>
          </w:rPrChange>
        </w:rPr>
        <w:t xml:space="preserve">is </w:t>
      </w:r>
      <w:r w:rsidRPr="00151E46">
        <w:rPr>
          <w:b/>
          <w:i/>
          <w:iCs/>
          <w:rPrChange w:id="65" w:author="Nguyen, Huong T [AGRON]" w:date="2022-07-27T12:27:00Z">
            <w:rPr>
              <w:i/>
              <w:iCs/>
            </w:rPr>
          </w:rPrChange>
        </w:rPr>
        <w:t xml:space="preserve">necessary to </w:t>
      </w:r>
      <w:r w:rsidR="00513D83" w:rsidRPr="00151E46">
        <w:rPr>
          <w:b/>
          <w:i/>
          <w:iCs/>
          <w:rPrChange w:id="66" w:author="Nguyen, Huong T [AGRON]" w:date="2022-07-27T12:27:00Z">
            <w:rPr>
              <w:i/>
              <w:iCs/>
            </w:rPr>
          </w:rPrChange>
        </w:rPr>
        <w:t>stabilize a waterhemp population</w:t>
      </w:r>
      <w:r w:rsidRPr="00151E46">
        <w:rPr>
          <w:b/>
          <w:i/>
          <w:iCs/>
          <w:rPrChange w:id="6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6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69" w:author="Nguyen, Huong T [AGRON]" w:date="2022-07-27T12:27:00Z"/>
        </w:rPr>
        <w:pPrChange w:id="7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71" w:author="Nguyen, Huong T [AGRON] [2]" w:date="2022-07-27T19:25:00Z">
        <w:r w:rsidR="00D6223B" w:rsidRPr="00D11232">
          <w:t>(</w:t>
        </w:r>
        <w:r w:rsidR="00D6223B">
          <w:t>plants</w:t>
        </w:r>
        <w:r w:rsidR="00D6223B" w:rsidRPr="00D11232">
          <w:t>/m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D6223B" w:rsidRPr="00D11232">
          <w:t>)</w:t>
        </w:r>
        <w:r w:rsidR="00D6223B">
          <w:t xml:space="preserve"> </w:t>
        </w:r>
      </w:ins>
      <w:r w:rsidR="003F22E8" w:rsidRPr="00D11232">
        <w:t xml:space="preserve">because waterhemp </w:t>
      </w:r>
      <w:ins w:id="72" w:author="Nguyen, Huong T [AGRON] [2]" w:date="2022-07-27T19:25:00Z">
        <w:r w:rsidR="00F94156">
          <w:t xml:space="preserve">individual </w:t>
        </w:r>
      </w:ins>
      <w:r w:rsidR="003F22E8" w:rsidRPr="00D11232">
        <w:t>plant size is highly variable.</w:t>
      </w:r>
      <w:ins w:id="73" w:author="Nguyen, Huong T [AGRON]" w:date="2022-07-27T12:27:00Z">
        <w:r w:rsidR="00151E46">
          <w:t xml:space="preserve"> </w:t>
        </w:r>
      </w:ins>
    </w:p>
    <w:p w14:paraId="3AEAA528" w14:textId="6A0C1945" w:rsidR="003F22E8" w:rsidRPr="009F1439" w:rsidRDefault="003F22E8">
      <w:pPr>
        <w:pStyle w:val="FirstParagraph"/>
        <w:spacing w:line="480" w:lineRule="auto"/>
        <w:pPrChange w:id="74"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75" w:author="Nguyen, Huong T [AGRON] [2]" w:date="2022-07-27T19:25:00Z">
        <w:r w:rsidRPr="009F1439" w:rsidDel="00F94156">
          <w:delText xml:space="preserve">allowance </w:delText>
        </w:r>
      </w:del>
      <w:ins w:id="76"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77"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78" w:author="Nguyen, Huong T [AGRON] [2]" w:date="2022-07-27T19:29:00Z">
        <w:r w:rsidRPr="009F1439" w:rsidDel="00F94156">
          <w:rPr>
            <w:color w:val="000000" w:themeColor="text1"/>
          </w:rPr>
          <w:delText xml:space="preserve">s </w:delText>
        </w:r>
      </w:del>
      <w:ins w:id="79"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80" w:author="Nguyen, Huong T [AGRON] [2]" w:date="2022-07-27T19:29:00Z">
        <w:r w:rsidRPr="009F1439" w:rsidDel="00F94156">
          <w:rPr>
            <w:color w:val="000000" w:themeColor="text1"/>
          </w:rPr>
          <w:delText xml:space="preserve">m </w:delText>
        </w:r>
      </w:del>
      <w:ins w:id="81" w:author="Nguyen, Huong T [AGRON] [2]"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82" w:author="Nguyen, Huong T [AGRON]" w:date="2022-07-27T12:28:00Z">
        <w:r w:rsidRPr="009F1439" w:rsidDel="005949CF">
          <w:rPr>
            <w:color w:val="000000" w:themeColor="text1"/>
          </w:rPr>
          <w:delText xml:space="preserve">?? </w:delText>
        </w:r>
      </w:del>
      <w:ins w:id="83"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84" w:author="Nguyen, Huong T [AGRON] [2]" w:date="2022-07-27T19:28:00Z">
        <w:r w:rsidRPr="009F1439" w:rsidDel="00F94156">
          <w:rPr>
            <w:color w:val="000000" w:themeColor="text1"/>
          </w:rPr>
          <w:delText xml:space="preserve">s </w:delText>
        </w:r>
      </w:del>
      <w:ins w:id="85"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86" w:author="Nguyen, Huong T [AGRON] [2]" w:date="2022-07-27T19:28:00Z">
        <w:r w:rsidRPr="009F1439" w:rsidDel="00F94156">
          <w:rPr>
            <w:color w:val="000000" w:themeColor="text1"/>
          </w:rPr>
          <w:delText xml:space="preserve">m </w:delText>
        </w:r>
      </w:del>
      <w:ins w:id="87" w:author="Nguyen, Huong T [AGRON] [2]"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88"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89"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90" w:author="Nguyen, Huong T [AGRON] [2]" w:date="2022-07-27T19:45:00Z">
        <w:r w:rsidR="000217FF">
          <w:rPr>
            <w:rFonts w:eastAsiaTheme="minorEastAsia"/>
            <w:color w:val="000000" w:themeColor="text1"/>
          </w:rPr>
          <w:t xml:space="preserve"> (m = m*)</w:t>
        </w:r>
      </w:ins>
      <w:del w:id="91" w:author="Nguyen, Huong T [AGRON] [2]" w:date="2022-07-27T19:28:00Z">
        <w:r w:rsidRPr="009F1439" w:rsidDel="00F94156">
          <w:rPr>
            <w:color w:val="000000" w:themeColor="text1"/>
          </w:rPr>
          <w:delText>)</w:delText>
        </w:r>
      </w:del>
      <w:ins w:id="92" w:author="Nguyen, Huong T [AGRON] [2]" w:date="2022-07-27T19:39:00Z">
        <w:r w:rsidR="00E6483C">
          <w:rPr>
            <w:color w:val="000000" w:themeColor="text1"/>
          </w:rPr>
          <w:t xml:space="preserve">. </w:t>
        </w:r>
      </w:ins>
      <w:ins w:id="93" w:author="Nguyen, Huong T [AGRON] [2]" w:date="2022-07-27T19:46:00Z">
        <w:r w:rsidR="00562C54">
          <w:rPr>
            <w:color w:val="000000" w:themeColor="text1"/>
          </w:rPr>
          <w:t xml:space="preserve"> Six values of m* were identified for each corn and soybean phase of the three rotations. </w:t>
        </w:r>
      </w:ins>
      <w:del w:id="94"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95"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96"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97" w:name="soil-seedbank-and-emergence-proportion"/>
      <w:bookmarkEnd w:id="96"/>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98" w:name="waterhemp-population-growth-rates"/>
      <w:bookmarkEnd w:id="95"/>
      <w:bookmarkEnd w:id="97"/>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99"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00"/>
      <w:commentRangeEnd w:id="100"/>
      <w:r w:rsidR="00145918">
        <w:rPr>
          <w:rStyle w:val="CommentReference"/>
        </w:rPr>
        <w:commentReference w:id="100"/>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01" w:author="Nguyen, Huong T [AGRON]" w:date="2022-07-27T12:30:00Z">
                <w:rPr>
                  <w:rFonts w:ascii="Cambria Math" w:hAnsi="Cambria Math"/>
                  <w:color w:val="000000" w:themeColor="text1"/>
                  <w:highlight w:val="yellow"/>
                </w:rPr>
                <m:t>low</m:t>
              </w:del>
            </m:r>
            <m:r>
              <w:ins w:id="102"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103" w:name="scenario-2"/>
      <w:bookmarkEnd w:id="99"/>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104" w:name="Xf5df142dff9b7c2f56340cdf78ee2c0bbaf8ab2"/>
      <w:bookmarkStart w:id="105" w:name="scenario-2-1"/>
      <w:bookmarkEnd w:id="98"/>
      <w:bookmarkEnd w:id="103"/>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106"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107"/>
      <w:r w:rsidRPr="009F1439">
        <w:rPr>
          <w:color w:val="000000" w:themeColor="text1"/>
        </w:rPr>
        <w:t>Simulation</w:t>
      </w:r>
      <w:commentRangeEnd w:id="107"/>
      <w:r w:rsidR="00DD3FED">
        <w:rPr>
          <w:rStyle w:val="CommentReference"/>
          <w:rFonts w:asciiTheme="minorHAnsi" w:eastAsiaTheme="minorHAnsi" w:hAnsiTheme="minorHAnsi" w:cstheme="minorBidi"/>
          <w:b w:val="0"/>
          <w:bCs w:val="0"/>
          <w:color w:val="auto"/>
        </w:rPr>
        <w:commentReference w:id="107"/>
      </w:r>
    </w:p>
    <w:p w14:paraId="3714250D" w14:textId="50F95BA6" w:rsidR="008E38E8" w:rsidRDefault="00F748E1" w:rsidP="00F05379">
      <w:pPr>
        <w:pStyle w:val="FirstParagraph"/>
        <w:spacing w:line="480" w:lineRule="auto"/>
        <w:rPr>
          <w:ins w:id="108" w:author="Nguyen, Huong T [AGRON] [2]" w:date="2022-07-27T23:44:00Z"/>
          <w:color w:val="000000" w:themeColor="text1"/>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higher seed production than the 2-year rotation </w:t>
      </w:r>
      <w:r w:rsidR="00B534D3">
        <w:rPr>
          <w:color w:val="000000" w:themeColor="text1"/>
        </w:rPr>
        <w:t>could</w:t>
      </w:r>
      <w:del w:id="109" w:author="Nguyen, Huong T [AGRON] [2]" w:date="2022-07-27T22:37:00Z">
        <w:r w:rsidR="00B534D3" w:rsidRPr="009F1439" w:rsidDel="00562C54">
          <w:rPr>
            <w:color w:val="000000" w:themeColor="text1"/>
          </w:rPr>
          <w:delText xml:space="preserve"> </w:delText>
        </w:r>
      </w:del>
      <w:ins w:id="110" w:author="Nguyen, Huong T [AGRON] [2]" w:date="2022-07-27T19:22:00Z">
        <w:r w:rsidR="0020197C">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ins w:id="111" w:author="Nguyen, Huong T [AGRON] [2]" w:date="2022-07-27T23:44:00Z">
        <w:r w:rsidR="008E38E8">
          <w:rPr>
            <w:color w:val="000000" w:themeColor="text1"/>
          </w:rPr>
          <w:t>Higher seed production threshold</w:t>
        </w:r>
      </w:ins>
      <w:ins w:id="112" w:author="Nguyen, Huong T [AGRON] [2]" w:date="2022-07-27T23:45:00Z">
        <w:r w:rsidR="008E38E8">
          <w:rPr>
            <w:color w:val="000000" w:themeColor="text1"/>
          </w:rPr>
          <w:t xml:space="preserve">s were tolerated </w:t>
        </w:r>
      </w:ins>
      <w:ins w:id="113" w:author="Nguyen, Huong T [AGRON] [2]" w:date="2022-07-27T23:44:00Z">
        <w:r w:rsidR="008E38E8">
          <w:rPr>
            <w:color w:val="000000" w:themeColor="text1"/>
          </w:rPr>
          <w:t>in the longer rotations</w:t>
        </w:r>
      </w:ins>
      <w:ins w:id="114" w:author="Nguyen, Huong T [AGRON] [2]" w:date="2022-07-27T23:45:00Z">
        <w:r w:rsidR="008E38E8">
          <w:rPr>
            <w:color w:val="000000" w:themeColor="text1"/>
          </w:rPr>
          <w:t xml:space="preserve"> because the oat, red clover, and alfalfa i</w:t>
        </w:r>
      </w:ins>
      <w:ins w:id="115" w:author="Nguyen, Huong T [AGRON] [2]" w:date="2022-07-27T23:46:00Z">
        <w:r w:rsidR="008E38E8">
          <w:rPr>
            <w:color w:val="000000" w:themeColor="text1"/>
          </w:rPr>
          <w:t>n the third and fourth phases</w:t>
        </w:r>
        <w:r w:rsidR="00B809D1">
          <w:rPr>
            <w:color w:val="000000" w:themeColor="text1"/>
          </w:rPr>
          <w:t xml:space="preserve"> </w:t>
        </w:r>
      </w:ins>
      <w:ins w:id="116" w:author="Nguyen, Huong T [AGRON] [2]" w:date="2022-07-27T23:48:00Z">
        <w:r w:rsidR="00B809D1">
          <w:rPr>
            <w:color w:val="000000" w:themeColor="text1"/>
          </w:rPr>
          <w:t xml:space="preserve">of the 3-year and 4-year rotation </w:t>
        </w:r>
      </w:ins>
      <w:ins w:id="117" w:author="Nguyen, Huong T [AGRON] [2]" w:date="2022-07-27T23:46:00Z">
        <w:r w:rsidR="00B809D1">
          <w:rPr>
            <w:color w:val="000000" w:themeColor="text1"/>
          </w:rPr>
          <w:t>helped reducing population growth rate (</w:t>
        </w:r>
      </w:ins>
      <m:oMath>
        <m:r>
          <w:ins w:id="118" w:author="Nguyen, Huong T [AGRON] [2]" w:date="2022-07-27T23:47:00Z">
            <w:rPr>
              <w:rFonts w:ascii="Cambria Math" w:hAnsi="Cambria Math"/>
              <w:color w:val="000000" w:themeColor="text1"/>
            </w:rPr>
            <m:t>λ</m:t>
          </w:ins>
        </m:r>
        <m:r>
          <w:ins w:id="119" w:author="Nguyen, Huong T [AGRON] [2]" w:date="2022-07-27T23:47:00Z">
            <w:rPr>
              <w:rFonts w:ascii="Cambria Math" w:eastAsiaTheme="minorEastAsia" w:hAnsi="Cambria Math"/>
              <w:color w:val="000000" w:themeColor="text1"/>
            </w:rPr>
            <m:t>&lt;1</m:t>
          </w:ins>
        </m:r>
      </m:oMath>
      <w:ins w:id="120" w:author="Nguyen, Huong T [AGRON] [2]" w:date="2022-07-27T23:47:00Z">
        <w:r w:rsidR="00B809D1">
          <w:rPr>
            <w:rFonts w:eastAsiaTheme="minorEastAsia"/>
            <w:color w:val="000000" w:themeColor="text1"/>
          </w:rPr>
          <w:t>).</w:t>
        </w:r>
      </w:ins>
      <w:ins w:id="121" w:author="Nguyen, Huong T [AGRON] [2]" w:date="2022-07-27T23:48:00Z">
        <w:r w:rsidR="00B809D1">
          <w:rPr>
            <w:rFonts w:eastAsiaTheme="minorEastAsia"/>
            <w:color w:val="000000" w:themeColor="text1"/>
          </w:rPr>
          <w:t xml:space="preserve"> </w:t>
        </w:r>
      </w:ins>
      <w:ins w:id="122" w:author="Nguyen, Huong T [AGRON] [2]" w:date="2022-07-27T23:47:00Z">
        <w:r w:rsidR="00B809D1">
          <w:rPr>
            <w:rFonts w:eastAsiaTheme="minorEastAsia"/>
            <w:color w:val="000000" w:themeColor="text1"/>
          </w:rPr>
          <w:t xml:space="preserve">    </w:t>
        </w:r>
      </w:ins>
    </w:p>
    <w:p w14:paraId="6D652207" w14:textId="1CA312C7"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w:t>
      </w:r>
      <w:ins w:id="123" w:author="Nguyen, Huong T [AGRON] [2]" w:date="2022-07-27T20:06:00Z">
        <w:r w:rsidR="00562C54">
          <w:rPr>
            <w:color w:val="000000" w:themeColor="text1"/>
          </w:rPr>
          <w:t xml:space="preserve"> waterhemp</w:t>
        </w:r>
      </w:ins>
      <w:r w:rsidRPr="009F1439">
        <w:rPr>
          <w:color w:val="000000" w:themeColor="text1"/>
        </w:rPr>
        <w:t xml:space="preserve"> cohorts in C2 </w:t>
      </w:r>
      <w:ins w:id="124" w:author="Nguyen, Huong T [AGRON] [2]" w:date="2022-07-27T20:06:00Z">
        <w:r w:rsidR="00562C54">
          <w:rPr>
            <w:color w:val="000000" w:themeColor="text1"/>
          </w:rPr>
          <w:t xml:space="preserve">seed </w:t>
        </w:r>
      </w:ins>
      <w:ins w:id="125" w:author="Nguyen, Huong T [AGRON] [2]" w:date="2022-07-27T19:48:00Z">
        <w:r w:rsidR="00562C54">
          <w:rPr>
            <w:color w:val="000000" w:themeColor="text1"/>
          </w:rPr>
          <w:t>produc</w:t>
        </w:r>
      </w:ins>
      <w:ins w:id="126" w:author="Nguyen, Huong T [AGRON] [2]" w:date="2022-07-27T20:07:00Z">
        <w:r w:rsidR="00562C54">
          <w:rPr>
            <w:color w:val="000000" w:themeColor="text1"/>
          </w:rPr>
          <w:t>tion was capped at</w:t>
        </w:r>
      </w:ins>
      <w:ins w:id="127" w:author="Nguyen, Huong T [AGRON] [2]" w:date="2022-07-27T19:48:00Z">
        <w:r w:rsidR="00562C54">
          <w:rPr>
            <w:color w:val="000000" w:themeColor="text1"/>
          </w:rPr>
          <w:t xml:space="preserve"> </w:t>
        </w:r>
      </w:ins>
      <w:ins w:id="128" w:author="Nguyen, Huong T [AGRON] [2]" w:date="2022-07-27T19:49:00Z">
        <w:r w:rsidR="00562C54">
          <w:rPr>
            <w:color w:val="000000" w:themeColor="text1"/>
          </w:rPr>
          <w:t>232 seeds/</w:t>
        </w:r>
        <w:r w:rsidR="00562C54"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sidRPr="009F1439">
          <w:rPr>
            <w:color w:val="000000" w:themeColor="text1"/>
          </w:rPr>
          <w:t xml:space="preserve"> </w:t>
        </w:r>
        <w:r w:rsidR="00562C54">
          <w:rPr>
            <w:color w:val="000000" w:themeColor="text1"/>
          </w:rPr>
          <w:t>or 5438 seeds/</w:t>
        </w:r>
        <w:r w:rsidR="00562C54"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sidRPr="009F1439">
          <w:rPr>
            <w:color w:val="000000" w:themeColor="text1"/>
          </w:rPr>
          <w:t xml:space="preserve"> </w:t>
        </w:r>
        <w:r w:rsidR="00562C54">
          <w:rPr>
            <w:color w:val="000000" w:themeColor="text1"/>
          </w:rPr>
          <w:t>in conventional or low herbicide management</w:t>
        </w:r>
      </w:ins>
      <w:ins w:id="129" w:author="Nguyen, Huong T [AGRON] [2]" w:date="2022-07-27T19:52:00Z">
        <w:r w:rsidR="00562C54">
          <w:rPr>
            <w:color w:val="000000" w:themeColor="text1"/>
          </w:rPr>
          <w:t>, respectively</w:t>
        </w:r>
      </w:ins>
      <w:ins w:id="130" w:author="Nguyen, Huong T [AGRON] [2]" w:date="2022-07-27T19:49:00Z">
        <w:r w:rsidR="00562C54">
          <w:rPr>
            <w:color w:val="000000" w:themeColor="text1"/>
          </w:rPr>
          <w:t xml:space="preserve">; </w:t>
        </w:r>
      </w:ins>
      <w:ins w:id="131" w:author="Nguyen, Huong T [AGRON] [2]" w:date="2022-07-27T19:50:00Z">
        <w:r w:rsidR="00562C54">
          <w:rPr>
            <w:color w:val="000000" w:themeColor="text1"/>
          </w:rPr>
          <w:t>the first three</w:t>
        </w:r>
      </w:ins>
      <w:ins w:id="132" w:author="Nguyen, Huong T [AGRON] [2]" w:date="2022-07-27T20:07:00Z">
        <w:r w:rsidR="00562C54">
          <w:rPr>
            <w:color w:val="000000" w:themeColor="text1"/>
          </w:rPr>
          <w:t xml:space="preserve"> waterhemp</w:t>
        </w:r>
      </w:ins>
      <w:ins w:id="133" w:author="Nguyen, Huong T [AGRON] [2]" w:date="2022-07-27T19:50:00Z">
        <w:r w:rsidR="00562C54">
          <w:rPr>
            <w:color w:val="000000" w:themeColor="text1"/>
          </w:rPr>
          <w:t xml:space="preserve"> cohorts in</w:t>
        </w:r>
      </w:ins>
      <w:del w:id="134" w:author="Nguyen, Huong T [AGRON] [2]" w:date="2022-07-27T19:50:00Z">
        <w:r w:rsidRPr="009F1439" w:rsidDel="00562C54">
          <w:rPr>
            <w:color w:val="000000" w:themeColor="text1"/>
          </w:rPr>
          <w:delText>and</w:delText>
        </w:r>
      </w:del>
      <w:r w:rsidRPr="009F1439">
        <w:rPr>
          <w:color w:val="000000" w:themeColor="text1"/>
        </w:rPr>
        <w:t xml:space="preserve"> S2</w:t>
      </w:r>
      <w:ins w:id="135" w:author="Nguyen, Huong T [AGRON] [2]" w:date="2022-07-27T20:07:00Z">
        <w:r w:rsidR="00562C54">
          <w:rPr>
            <w:color w:val="000000" w:themeColor="text1"/>
          </w:rPr>
          <w:t xml:space="preserve"> seed</w:t>
        </w:r>
      </w:ins>
      <w:ins w:id="136" w:author="Nguyen, Huong T [AGRON] [2]" w:date="2022-07-27T19:50:00Z">
        <w:r w:rsidR="00562C54">
          <w:rPr>
            <w:color w:val="000000" w:themeColor="text1"/>
          </w:rPr>
          <w:t xml:space="preserve"> produc</w:t>
        </w:r>
      </w:ins>
      <w:ins w:id="137" w:author="Nguyen, Huong T [AGRON] [2]" w:date="2022-07-27T20:07:00Z">
        <w:r w:rsidR="00562C54">
          <w:rPr>
            <w:color w:val="000000" w:themeColor="text1"/>
          </w:rPr>
          <w:t xml:space="preserve">tion </w:t>
        </w:r>
      </w:ins>
      <w:ins w:id="138" w:author="Nguyen, Huong T [AGRON] [2]" w:date="2022-07-27T23:10:00Z">
        <w:r w:rsidR="00FE2D16">
          <w:rPr>
            <w:color w:val="000000" w:themeColor="text1"/>
          </w:rPr>
          <w:t>was capped</w:t>
        </w:r>
      </w:ins>
      <w:ins w:id="139" w:author="Nguyen, Huong T [AGRON] [2]" w:date="2022-07-27T20:07:00Z">
        <w:r w:rsidR="00562C54">
          <w:rPr>
            <w:color w:val="000000" w:themeColor="text1"/>
          </w:rPr>
          <w:t xml:space="preserve"> at</w:t>
        </w:r>
      </w:ins>
      <w:ins w:id="140" w:author="Nguyen, Huong T [AGRON] [2]" w:date="2022-07-27T19:50:00Z">
        <w:r w:rsidR="00562C54">
          <w:rPr>
            <w:color w:val="000000" w:themeColor="text1"/>
          </w:rPr>
          <w:t xml:space="preserve"> 2691 </w:t>
        </w:r>
      </w:ins>
      <w:ins w:id="141" w:author="Nguyen, Huong T [AGRON] [2]" w:date="2022-07-27T19:51:00Z">
        <w:r w:rsidR="00562C54">
          <w:rPr>
            <w:color w:val="000000" w:themeColor="text1"/>
          </w:rPr>
          <w:t>seeds/</w:t>
        </w:r>
        <w:r w:rsidR="00562C54"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sidRPr="009F1439">
          <w:rPr>
            <w:color w:val="000000" w:themeColor="text1"/>
          </w:rPr>
          <w:t xml:space="preserve"> </w:t>
        </w:r>
      </w:ins>
      <w:ins w:id="142" w:author="Nguyen, Huong T [AGRON] [2]" w:date="2022-07-27T19:50:00Z">
        <w:r w:rsidR="00562C54">
          <w:rPr>
            <w:color w:val="000000" w:themeColor="text1"/>
          </w:rPr>
          <w:t xml:space="preserve">and </w:t>
        </w:r>
      </w:ins>
      <w:ins w:id="143" w:author="Nguyen, Huong T [AGRON] [2]" w:date="2022-07-27T19:51:00Z">
        <w:r w:rsidR="00562C54">
          <w:rPr>
            <w:color w:val="000000" w:themeColor="text1"/>
          </w:rPr>
          <w:t xml:space="preserve">5192 </w:t>
        </w:r>
      </w:ins>
      <w:r w:rsidRPr="009F1439">
        <w:rPr>
          <w:color w:val="000000" w:themeColor="text1"/>
        </w:rPr>
        <w:t xml:space="preserve"> </w:t>
      </w:r>
      <w:ins w:id="144" w:author="Nguyen, Huong T [AGRON] [2]" w:date="2022-07-27T19:51:00Z">
        <w:r w:rsidR="00562C54">
          <w:rPr>
            <w:color w:val="000000" w:themeColor="text1"/>
          </w:rPr>
          <w:t>seeds/</w:t>
        </w:r>
        <w:r w:rsidR="00562C54"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sidRPr="009F1439">
          <w:rPr>
            <w:color w:val="000000" w:themeColor="text1"/>
          </w:rPr>
          <w:t xml:space="preserve"> </w:t>
        </w:r>
      </w:ins>
      <w:ins w:id="145" w:author="Nguyen, Huong T [AGRON] [2]" w:date="2022-07-27T19:52:00Z">
        <w:r w:rsidR="00562C54">
          <w:rPr>
            <w:color w:val="000000" w:themeColor="text1"/>
          </w:rPr>
          <w:t xml:space="preserve">in conventional or low herbicide management, respectively. </w:t>
        </w:r>
      </w:ins>
      <w:ins w:id="146" w:author="Nguyen, Huong T [AGRON] [2]" w:date="2022-07-27T19:48:00Z">
        <w:r w:rsidR="00562C54">
          <w:rPr>
            <w:color w:val="000000" w:themeColor="text1"/>
          </w:rPr>
          <w:t xml:space="preserve"> </w:t>
        </w:r>
      </w:ins>
      <w:del w:id="147" w:author="Nguyen, Huong T [AGRON] [2]" w:date="2022-07-27T19:52:00Z">
        <w:r w:rsidRPr="009F1439" w:rsidDel="00562C54">
          <w:rPr>
            <w:color w:val="000000" w:themeColor="text1"/>
          </w:rPr>
          <w:delText>produced 42 seeds/m</w:delTex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sidDel="00562C54">
          <w:rPr>
            <w:color w:val="000000" w:themeColor="text1"/>
          </w:rPr>
          <w:delText xml:space="preserve"> in total</w:delText>
        </w:r>
      </w:del>
      <w:del w:id="148" w:author="Nguyen, Huong T [AGRON] [2]" w:date="2022-07-27T19:48:00Z">
        <w:r w:rsidRPr="009F1439" w:rsidDel="00562C54">
          <w:rPr>
            <w:color w:val="000000" w:themeColor="text1"/>
          </w:rPr>
          <w:delText xml:space="preserve"> (or 0.04 gram/m</w:delTex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sidDel="00562C54">
          <w:rPr>
            <w:color w:val="000000" w:themeColor="text1"/>
          </w:rPr>
          <w:delText xml:space="preserve"> of dried aboveground mass)</w:delText>
        </w:r>
      </w:del>
      <w:del w:id="149" w:author="Nguyen, Huong T [AGRON] [2]" w:date="2022-07-27T19:52:00Z">
        <w:r w:rsidRPr="009F1439" w:rsidDel="00562C54">
          <w:rPr>
            <w:color w:val="000000" w:themeColor="text1"/>
          </w:rPr>
          <w:delText>, which would be equivalent to almost total control.</w:delText>
        </w:r>
      </w:del>
      <w:ins w:id="150" w:author="Nguyen, Huong T [AGRON] [2]" w:date="2022-07-27T19:52:00Z">
        <w:r w:rsidR="00562C54">
          <w:rPr>
            <w:color w:val="000000" w:themeColor="text1"/>
          </w:rPr>
          <w:t>In total, the 2-year rotation can tolerate 12327 and 12303</w:t>
        </w:r>
      </w:ins>
      <w:ins w:id="151" w:author="Nguyen, Huong T [AGRON] [2]" w:date="2022-07-27T19:53:00Z">
        <w:r w:rsidR="00562C54">
          <w:rPr>
            <w:color w:val="000000" w:themeColor="text1"/>
          </w:rPr>
          <w:t xml:space="preserve"> seeds/</w:t>
        </w:r>
        <w:r w:rsidR="00562C54"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Pr>
            <w:rFonts w:eastAsiaTheme="minorEastAsia"/>
            <w:color w:val="000000" w:themeColor="text1"/>
          </w:rPr>
          <w:t xml:space="preserve">. </w:t>
        </w:r>
      </w:ins>
      <w:ins w:id="152" w:author="Nguyen, Huong T [AGRON] [2]" w:date="2022-07-27T19:54:00Z">
        <w:r w:rsidR="00562C54">
          <w:rPr>
            <w:rFonts w:eastAsiaTheme="minorEastAsia"/>
            <w:color w:val="000000" w:themeColor="text1"/>
          </w:rPr>
          <w:t xml:space="preserve">The low herbicide weed management </w:t>
        </w:r>
      </w:ins>
      <w:ins w:id="153" w:author="Nguyen, Huong T [AGRON] [2]" w:date="2022-07-27T23:09:00Z">
        <w:r w:rsidR="00FE2D16">
          <w:rPr>
            <w:rFonts w:eastAsiaTheme="minorEastAsia"/>
            <w:color w:val="000000" w:themeColor="text1"/>
          </w:rPr>
          <w:t>could</w:t>
        </w:r>
      </w:ins>
      <w:ins w:id="154" w:author="Nguyen, Huong T [AGRON] [2]" w:date="2022-07-27T20:08:00Z">
        <w:r w:rsidR="00562C54">
          <w:rPr>
            <w:rFonts w:eastAsiaTheme="minorEastAsia"/>
            <w:color w:val="000000" w:themeColor="text1"/>
          </w:rPr>
          <w:t xml:space="preserve"> accommodate higher seed </w:t>
        </w:r>
        <w:r w:rsidR="00562C54">
          <w:rPr>
            <w:rFonts w:eastAsiaTheme="minorEastAsia"/>
            <w:color w:val="000000" w:themeColor="text1"/>
          </w:rPr>
          <w:lastRenderedPageBreak/>
          <w:t xml:space="preserve">production in the first three waterhemp cohorts in both corn and soybean </w:t>
        </w:r>
      </w:ins>
      <w:ins w:id="155" w:author="Nguyen, Huong T [AGRON] [2]" w:date="2022-07-27T21:47:00Z">
        <w:r w:rsidR="00562C54">
          <w:rPr>
            <w:rFonts w:eastAsiaTheme="minorEastAsia"/>
            <w:color w:val="000000" w:themeColor="text1"/>
          </w:rPr>
          <w:t xml:space="preserve">phases </w:t>
        </w:r>
      </w:ins>
      <w:ins w:id="156" w:author="Nguyen, Huong T [AGRON] [2]" w:date="2022-07-27T20:08:00Z">
        <w:r w:rsidR="00562C54">
          <w:rPr>
            <w:rFonts w:eastAsiaTheme="minorEastAsia"/>
            <w:color w:val="000000" w:themeColor="text1"/>
          </w:rPr>
          <w:t>because</w:t>
        </w:r>
      </w:ins>
      <w:ins w:id="157" w:author="Nguyen, Huong T [AGRON] [2]" w:date="2022-07-27T21:41:00Z">
        <w:r w:rsidR="00562C54">
          <w:rPr>
            <w:rFonts w:eastAsiaTheme="minorEastAsia"/>
            <w:color w:val="000000" w:themeColor="text1"/>
          </w:rPr>
          <w:t xml:space="preserve"> </w:t>
        </w:r>
      </w:ins>
      <w:ins w:id="158" w:author="Nguyen, Huong T [AGRON] [2]" w:date="2022-07-27T21:48:00Z">
        <w:r w:rsidR="00562C54">
          <w:rPr>
            <w:rFonts w:eastAsiaTheme="minorEastAsia"/>
            <w:color w:val="000000" w:themeColor="text1"/>
          </w:rPr>
          <w:t>the waterhemp cohorts 4 through 6 in corn and soybean phases were substantially less productive</w:t>
        </w:r>
      </w:ins>
      <w:ins w:id="159" w:author="Nguyen, Huong T [AGRON] [2]" w:date="2022-07-27T21:49:00Z">
        <w:r w:rsidR="00562C54">
          <w:rPr>
            <w:rFonts w:eastAsiaTheme="minorEastAsia"/>
            <w:color w:val="000000" w:themeColor="text1"/>
          </w:rPr>
          <w:t xml:space="preserve"> in the low herbicide treatment than in the conventional herbicide treatment</w:t>
        </w:r>
      </w:ins>
      <w:ins w:id="160" w:author="Nguyen, Huong T [AGRON] [2]" w:date="2022-07-27T21:48:00Z">
        <w:r w:rsidR="00562C54">
          <w:rPr>
            <w:rFonts w:eastAsiaTheme="minorEastAsia"/>
            <w:color w:val="000000" w:themeColor="text1"/>
          </w:rPr>
          <w:t>.</w:t>
        </w:r>
      </w:ins>
      <w:ins w:id="161" w:author="Nguyen, Huong T [AGRON] [2]" w:date="2022-07-27T23:09:00Z">
        <w:r w:rsidR="00FE2D16">
          <w:rPr>
            <w:rFonts w:eastAsiaTheme="minorEastAsia"/>
            <w:color w:val="000000" w:themeColor="text1"/>
          </w:rPr>
          <w:t xml:space="preserve"> </w:t>
        </w:r>
      </w:ins>
      <w:ins w:id="162" w:author="Nguyen, Huong T [AGRON] [2]" w:date="2022-07-27T23:23:00Z">
        <w:r w:rsidR="005C2AD9">
          <w:rPr>
            <w:rFonts w:eastAsiaTheme="minorEastAsia"/>
            <w:color w:val="000000" w:themeColor="text1"/>
          </w:rPr>
          <w:t xml:space="preserve"> </w:t>
        </w:r>
      </w:ins>
    </w:p>
    <w:p w14:paraId="165FD89C" w14:textId="239F32B2" w:rsidR="005F53BF" w:rsidRDefault="00F748E1" w:rsidP="00F05379">
      <w:pPr>
        <w:pStyle w:val="BodyText"/>
        <w:spacing w:line="480" w:lineRule="auto"/>
        <w:rPr>
          <w:ins w:id="163" w:author="Nguyen, Huong T [AGRON]" w:date="2022-07-28T15:35:00Z"/>
          <w:color w:val="000000" w:themeColor="text1"/>
        </w:rPr>
      </w:pPr>
      <w:r w:rsidRPr="009F1439">
        <w:rPr>
          <w:color w:val="000000" w:themeColor="text1"/>
        </w:rPr>
        <w:t xml:space="preserve">The 4-year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164" w:author="Nguyen, Huong T [AGRON] [2]" w:date="2022-07-27T22:18:00Z">
        <w:r w:rsidRPr="009F1439" w:rsidDel="00562C54">
          <w:rPr>
            <w:color w:val="000000" w:themeColor="text1"/>
          </w:rPr>
          <w:delText xml:space="preserve">bigger </w:delText>
        </w:r>
      </w:del>
      <w:ins w:id="165" w:author="Nguyen, Huong T [AGRON] [2]" w:date="2022-07-27T22:18:00Z">
        <w:r w:rsidR="00562C54">
          <w:rPr>
            <w:color w:val="000000" w:themeColor="text1"/>
          </w:rPr>
          <w:t>more productive waterhemp</w:t>
        </w:r>
        <w:r w:rsidR="00562C54" w:rsidRPr="009F1439">
          <w:rPr>
            <w:color w:val="000000" w:themeColor="text1"/>
          </w:rPr>
          <w:t xml:space="preserve"> </w:t>
        </w:r>
      </w:ins>
      <w:r w:rsidRPr="009F1439">
        <w:rPr>
          <w:color w:val="000000" w:themeColor="text1"/>
        </w:rPr>
        <w:t>plants in the corn and soybean phases than the 3-year rotation</w:t>
      </w:r>
      <w:ins w:id="166" w:author="Nguyen, Huong T [AGRON] [2]" w:date="2022-07-27T22:18:00Z">
        <w:r w:rsidR="00562C54">
          <w:rPr>
            <w:color w:val="000000" w:themeColor="text1"/>
          </w:rPr>
          <w:t xml:space="preserve"> could</w:t>
        </w:r>
      </w:ins>
      <w:r w:rsidRPr="009F1439">
        <w:rPr>
          <w:color w:val="000000" w:themeColor="text1"/>
        </w:rPr>
        <w:t xml:space="preserve">,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w:t>
      </w:r>
      <w:ins w:id="167" w:author="Nguyen, Huong T [AGRON] [2]" w:date="2022-07-27T22:46:00Z">
        <w:r w:rsidR="00890FA4">
          <w:rPr>
            <w:color w:val="000000" w:themeColor="text1"/>
          </w:rPr>
          <w:t xml:space="preserve"> The rotation-wise seed production thresholds in the 3-year and 4-year rotations were </w:t>
        </w:r>
      </w:ins>
      <w:ins w:id="168" w:author="Nguyen, Huong T [AGRON] [2]" w:date="2022-07-27T22:49:00Z">
        <w:r w:rsidR="00890FA4">
          <w:rPr>
            <w:color w:val="000000" w:themeColor="text1"/>
          </w:rPr>
          <w:t xml:space="preserve">about 10% different </w:t>
        </w:r>
      </w:ins>
      <w:ins w:id="169" w:author="Nguyen, Huong T [AGRON] [2]" w:date="2022-07-27T22:50:00Z">
        <w:r w:rsidR="00890FA4">
          <w:rPr>
            <w:color w:val="000000" w:themeColor="text1"/>
          </w:rPr>
          <w:t xml:space="preserve">in the conventional corn weed management </w:t>
        </w:r>
      </w:ins>
      <w:ins w:id="170" w:author="Nguyen, Huong T [AGRON] [2]" w:date="2022-07-27T22:49:00Z">
        <w:r w:rsidR="00890FA4">
          <w:rPr>
            <w:color w:val="000000" w:themeColor="text1"/>
          </w:rPr>
          <w:t xml:space="preserve">(55942 versus </w:t>
        </w:r>
      </w:ins>
      <w:ins w:id="171" w:author="Nguyen, Huong T [AGRON] [2]" w:date="2022-07-27T22:50:00Z">
        <w:r w:rsidR="00890FA4">
          <w:rPr>
            <w:color w:val="000000" w:themeColor="text1"/>
          </w:rPr>
          <w:t xml:space="preserve">62736 </w:t>
        </w:r>
        <w:r w:rsidR="00890FA4"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172" w:author="Nguyen, Huong T [AGRON] [2]" w:date="2022-07-27T22:49:00Z">
        <w:r w:rsidR="00890FA4">
          <w:rPr>
            <w:color w:val="000000" w:themeColor="text1"/>
          </w:rPr>
          <w:t>)</w:t>
        </w:r>
      </w:ins>
      <w:ins w:id="173" w:author="Nguyen, Huong T [AGRON] [2]" w:date="2022-07-27T22:50:00Z">
        <w:r w:rsidR="00890FA4">
          <w:rPr>
            <w:color w:val="000000" w:themeColor="text1"/>
          </w:rPr>
          <w:t xml:space="preserve">, but about nine-fold different in the low herbicide </w:t>
        </w:r>
      </w:ins>
      <w:ins w:id="174" w:author="Nguyen, Huong T [AGRON] [2]" w:date="2022-07-27T22:51:00Z">
        <w:r w:rsidR="00890FA4">
          <w:rPr>
            <w:color w:val="000000" w:themeColor="text1"/>
          </w:rPr>
          <w:t>corn weed management (</w:t>
        </w:r>
        <w:r w:rsidR="00FE2D16">
          <w:rPr>
            <w:color w:val="000000" w:themeColor="text1"/>
          </w:rPr>
          <w:t xml:space="preserve">70602 versus 655105 </w:t>
        </w:r>
        <w:r w:rsidR="00FE2D16"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890FA4">
          <w:rPr>
            <w:color w:val="000000" w:themeColor="text1"/>
          </w:rPr>
          <w:t>).</w:t>
        </w:r>
      </w:ins>
      <w:r w:rsidRPr="009F1439">
        <w:rPr>
          <w:color w:val="000000" w:themeColor="text1"/>
        </w:rPr>
        <w:t xml:space="preserve"> When corn was managed with conventional herbicide, </w:t>
      </w:r>
      <w:del w:id="175" w:author="Nguyen, Huong T [AGRON] [2]" w:date="2022-07-27T22:40:00Z">
        <w:r w:rsidRPr="009F1439" w:rsidDel="00562C54">
          <w:rPr>
            <w:color w:val="000000" w:themeColor="text1"/>
          </w:rPr>
          <w:delText xml:space="preserve">4821 </w:delText>
        </w:r>
      </w:del>
      <w:ins w:id="176" w:author="Nguyen, Huong T [AGRON] [2]" w:date="2022-07-27T22:40:00Z">
        <w:r w:rsidR="00562C54">
          <w:rPr>
            <w:color w:val="000000" w:themeColor="text1"/>
          </w:rPr>
          <w:t>40334</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177" w:author="Nguyen, Huong T [AGRON] [2]" w:date="2022-07-27T22:41:00Z">
        <w:r w:rsidRPr="009F1439" w:rsidDel="00562C54">
          <w:rPr>
            <w:color w:val="000000" w:themeColor="text1"/>
          </w:rPr>
          <w:delText xml:space="preserve">1101 </w:delText>
        </w:r>
      </w:del>
      <w:ins w:id="178" w:author="Nguyen, Huong T [AGRON] [2]" w:date="2022-07-27T22:41:00Z">
        <w:r w:rsidR="00562C54">
          <w:rPr>
            <w:color w:val="000000" w:themeColor="text1"/>
          </w:rPr>
          <w:t>823</w:t>
        </w:r>
      </w:ins>
      <w:ins w:id="179" w:author="Nguyen, Huong T [AGRON] [2]" w:date="2022-07-27T23:13:00Z">
        <w:r w:rsidR="00FE2D16">
          <w:rPr>
            <w:color w:val="000000" w:themeColor="text1"/>
          </w:rPr>
          <w:t>9</w:t>
        </w:r>
      </w:ins>
      <w:ins w:id="180"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181" w:author="Nguyen, Huong T [AGRON] [2]" w:date="2022-07-27T22:42:00Z">
        <w:r w:rsidRPr="009F1439" w:rsidDel="00562C54">
          <w:rPr>
            <w:color w:val="000000" w:themeColor="text1"/>
          </w:rPr>
          <w:delText xml:space="preserve">3017 </w:delText>
        </w:r>
      </w:del>
      <w:ins w:id="182" w:author="Nguyen, Huong T [AGRON] [2]" w:date="2022-07-27T22:42:00Z">
        <w:r w:rsidR="00562C54">
          <w:rPr>
            <w:color w:val="000000" w:themeColor="text1"/>
          </w:rPr>
          <w:t>5180</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183" w:author="Nguyen, Huong T [AGRON] [2]" w:date="2022-07-27T22:41:00Z">
        <w:r w:rsidRPr="009F1439" w:rsidDel="00562C54">
          <w:rPr>
            <w:color w:val="000000" w:themeColor="text1"/>
          </w:rPr>
          <w:delText xml:space="preserve">2531 </w:delText>
        </w:r>
      </w:del>
      <w:ins w:id="184" w:author="Nguyen, Huong T [AGRON] [2]" w:date="2022-07-27T22:42:00Z">
        <w:r w:rsidR="00562C54">
          <w:rPr>
            <w:color w:val="000000" w:themeColor="text1"/>
          </w:rPr>
          <w:t>38827</w:t>
        </w:r>
      </w:ins>
      <w:ins w:id="185"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del w:id="186" w:author="Nguyen, Huong T [AGRON] [2]" w:date="2022-07-27T23:33:00Z">
        <w:r w:rsidRPr="009F1439" w:rsidDel="00631DDF">
          <w:rPr>
            <w:color w:val="000000" w:themeColor="text1"/>
          </w:rPr>
          <w:delText xml:space="preserve">was </w:delText>
        </w:r>
      </w:del>
      <w:ins w:id="187" w:author="Nguyen, Huong T [AGRON] [2]" w:date="2022-07-27T23:33:00Z">
        <w:r w:rsidR="00631DDF">
          <w:rPr>
            <w:color w:val="000000" w:themeColor="text1"/>
          </w:rPr>
          <w:t>could be</w:t>
        </w:r>
        <w:r w:rsidR="00631DDF" w:rsidRPr="009F1439">
          <w:rPr>
            <w:color w:val="000000" w:themeColor="text1"/>
          </w:rPr>
          <w:t xml:space="preserve"> </w:t>
        </w:r>
      </w:ins>
      <w:r w:rsidRPr="009F1439">
        <w:rPr>
          <w:color w:val="000000" w:themeColor="text1"/>
        </w:rPr>
        <w:t xml:space="preserve">tolerated. Within the seed production </w:t>
      </w:r>
      <w:del w:id="188" w:author="Nguyen, Huong T [AGRON] [2]" w:date="2022-07-27T22:42:00Z">
        <w:r w:rsidRPr="009F1439" w:rsidDel="00562C54">
          <w:rPr>
            <w:color w:val="000000" w:themeColor="text1"/>
          </w:rPr>
          <w:delText xml:space="preserve">allowance </w:delText>
        </w:r>
      </w:del>
      <w:ins w:id="189" w:author="Nguyen, Huong T [AGRON] [2]" w:date="2022-07-27T22:42:00Z">
        <w:r w:rsidR="00562C54">
          <w:rPr>
            <w:color w:val="000000" w:themeColor="text1"/>
          </w:rPr>
          <w:t>threshold</w:t>
        </w:r>
        <w:r w:rsidR="00562C54" w:rsidRPr="009F1439">
          <w:rPr>
            <w:color w:val="000000" w:themeColor="text1"/>
          </w:rPr>
          <w:t xml:space="preserve"> </w:t>
        </w:r>
      </w:ins>
      <w:r w:rsidRPr="009F1439">
        <w:rPr>
          <w:color w:val="000000" w:themeColor="text1"/>
        </w:rPr>
        <w:t xml:space="preserve">under conventional corn weed management, </w:t>
      </w:r>
      <w:del w:id="190" w:author="Nguyen, Huong T [AGRON] [2]" w:date="2022-07-27T22:43:00Z">
        <w:r w:rsidRPr="009F1439" w:rsidDel="00562C54">
          <w:rPr>
            <w:color w:val="000000" w:themeColor="text1"/>
          </w:rPr>
          <w:delText xml:space="preserve">2187 </w:delText>
        </w:r>
      </w:del>
      <w:ins w:id="191" w:author="Nguyen, Huong T [AGRON] [2]" w:date="2022-07-27T22:43:00Z">
        <w:r w:rsidR="00562C54">
          <w:rPr>
            <w:color w:val="000000" w:themeColor="text1"/>
          </w:rPr>
          <w:t>40316</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192" w:author="Nguyen, Huong T [AGRON] [2]" w:date="2022-07-27T22:43:00Z">
        <w:r w:rsidR="00562C54">
          <w:rPr>
            <w:color w:val="000000" w:themeColor="text1"/>
          </w:rPr>
          <w:t xml:space="preserve">and 4442 </w:t>
        </w:r>
        <w:r w:rsidR="00562C54"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562C54" w:rsidRPr="009F1439">
          <w:rPr>
            <w:color w:val="000000" w:themeColor="text1"/>
          </w:rPr>
          <w:t xml:space="preserve"> </w:t>
        </w:r>
      </w:ins>
      <w:r w:rsidRPr="009F1439">
        <w:rPr>
          <w:color w:val="000000" w:themeColor="text1"/>
        </w:rPr>
        <w:t>could be tolerated in C4’s and S4’s first three waterhemp cohorts</w:t>
      </w:r>
      <w:ins w:id="193" w:author="Nguyen, Huong T [AGRON] [2]" w:date="2022-07-27T22:44:00Z">
        <w:r w:rsidR="00562C54">
          <w:rPr>
            <w:color w:val="000000" w:themeColor="text1"/>
          </w:rPr>
          <w:t>,</w:t>
        </w:r>
      </w:ins>
      <w:r w:rsidRPr="009F1439">
        <w:rPr>
          <w:color w:val="000000" w:themeColor="text1"/>
        </w:rPr>
        <w:t xml:space="preserve"> but </w:t>
      </w:r>
      <w:del w:id="194" w:author="Nguyen, Huong T [AGRON] [2]" w:date="2022-07-27T22:44:00Z">
        <w:r w:rsidRPr="009F1439" w:rsidDel="00890FA4">
          <w:rPr>
            <w:color w:val="000000" w:themeColor="text1"/>
          </w:rPr>
          <w:delText xml:space="preserve">627 </w:delText>
        </w:r>
      </w:del>
      <w:ins w:id="195" w:author="Nguyen, Huong T [AGRON] [2]" w:date="2022-07-27T22:44:00Z">
        <w:r w:rsidR="00890FA4">
          <w:rPr>
            <w:color w:val="000000" w:themeColor="text1"/>
          </w:rPr>
          <w:t>823</w:t>
        </w:r>
      </w:ins>
      <w:ins w:id="196" w:author="Nguyen, Huong T [AGRON] [2]" w:date="2022-07-27T23:13:00Z">
        <w:r w:rsidR="00FE2D16">
          <w:rPr>
            <w:color w:val="000000" w:themeColor="text1"/>
          </w:rPr>
          <w:t>4</w:t>
        </w:r>
      </w:ins>
      <w:ins w:id="197" w:author="Nguyen, Huong T [AGRON] [2]" w:date="2022-07-27T22:44:00Z">
        <w:r w:rsidR="00890FA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198" w:author="Nguyen, Huong T [AGRON] [2]" w:date="2022-07-27T22:44:00Z">
        <w:r w:rsidR="00890FA4">
          <w:rPr>
            <w:color w:val="000000" w:themeColor="text1"/>
          </w:rPr>
          <w:t xml:space="preserve">and 29496 </w:t>
        </w:r>
        <w:r w:rsidR="00890FA4"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890FA4" w:rsidRPr="009F1439">
          <w:rPr>
            <w:color w:val="000000" w:themeColor="text1"/>
          </w:rPr>
          <w:t xml:space="preserve"> </w:t>
        </w:r>
      </w:ins>
      <w:r w:rsidRPr="009F1439">
        <w:rPr>
          <w:color w:val="000000" w:themeColor="text1"/>
        </w:rPr>
        <w:t>could be tolerated in C3’s and S3’s first three waterhemp cohorts.</w:t>
      </w:r>
      <w:ins w:id="199" w:author="Nguyen, Huong T [AGRON] [2]" w:date="2022-07-27T23:15:00Z">
        <w:r w:rsidR="005C2AD9">
          <w:rPr>
            <w:color w:val="000000" w:themeColor="text1"/>
          </w:rPr>
          <w:t xml:space="preserve"> </w:t>
        </w:r>
      </w:ins>
      <w:ins w:id="200" w:author="Nguyen, Huong T [AGRON] [2]" w:date="2022-07-27T23:34:00Z">
        <w:r w:rsidR="00631DDF">
          <w:rPr>
            <w:color w:val="000000" w:themeColor="text1"/>
          </w:rPr>
          <w:t xml:space="preserve"> </w:t>
        </w:r>
      </w:ins>
      <w:del w:id="201" w:author="Nguyen, Huong T [AGRON] [2]" w:date="2022-07-27T23:27:00Z">
        <w:r w:rsidRPr="009F1439" w:rsidDel="00D87077">
          <w:rPr>
            <w:color w:val="000000" w:themeColor="text1"/>
          </w:rPr>
          <w:delText xml:space="preserve"> </w:delText>
        </w:r>
      </w:del>
      <w:r w:rsidRPr="009F1439">
        <w:rPr>
          <w:color w:val="000000" w:themeColor="text1"/>
        </w:rPr>
        <w:t xml:space="preserve">However, when </w:t>
      </w:r>
      <w:ins w:id="202" w:author="Nguyen, Huong T [AGRON] [2]" w:date="2022-07-27T23:26:00Z">
        <w:r w:rsidR="00FD3536">
          <w:rPr>
            <w:color w:val="000000" w:themeColor="text1"/>
          </w:rPr>
          <w:t xml:space="preserve">corn was managed with </w:t>
        </w:r>
      </w:ins>
      <w:r w:rsidR="00E6222E" w:rsidRPr="009F1439">
        <w:rPr>
          <w:color w:val="000000" w:themeColor="text1"/>
        </w:rPr>
        <w:t xml:space="preserve">the </w:t>
      </w:r>
      <w:r w:rsidRPr="009F1439">
        <w:rPr>
          <w:color w:val="000000" w:themeColor="text1"/>
        </w:rPr>
        <w:t>low herbicide</w:t>
      </w:r>
      <w:ins w:id="203" w:author="Nguyen, Huong T [AGRON] [2]" w:date="2022-07-27T23:27:00Z">
        <w:r w:rsidR="00D87077">
          <w:rPr>
            <w:color w:val="000000" w:themeColor="text1"/>
          </w:rPr>
          <w:t xml:space="preserve"> regime</w:t>
        </w:r>
      </w:ins>
      <w:del w:id="204" w:author="Nguyen, Huong T [AGRON] [2]" w:date="2022-07-27T23:26:00Z">
        <w:r w:rsidRPr="009F1439" w:rsidDel="00FD3536">
          <w:rPr>
            <w:color w:val="000000" w:themeColor="text1"/>
          </w:rPr>
          <w:delText xml:space="preserve"> regime was used for corn weed management</w:delText>
        </w:r>
      </w:del>
      <w:r w:rsidRPr="009F1439">
        <w:rPr>
          <w:color w:val="000000" w:themeColor="text1"/>
        </w:rPr>
        <w:t xml:space="preserve">, </w:t>
      </w:r>
      <w:del w:id="205" w:author="Nguyen, Huong T [AGRON] [2]" w:date="2022-07-27T23:28:00Z">
        <w:r w:rsidRPr="009F1439" w:rsidDel="00D87077">
          <w:rPr>
            <w:color w:val="000000" w:themeColor="text1"/>
          </w:rPr>
          <w:delText xml:space="preserve">2394 </w:delText>
        </w:r>
      </w:del>
      <w:ins w:id="206" w:author="Nguyen, Huong T [AGRON] [2]" w:date="2022-07-27T23:28:00Z">
        <w:r w:rsidR="00D87077">
          <w:rPr>
            <w:color w:val="000000" w:themeColor="text1"/>
          </w:rPr>
          <w:t>529606</w:t>
        </w:r>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207" w:author="Nguyen, Huong T [AGRON] [2]" w:date="2022-07-27T23:28:00Z">
        <w:r w:rsidRPr="009F1439" w:rsidDel="00D87077">
          <w:rPr>
            <w:color w:val="000000" w:themeColor="text1"/>
          </w:rPr>
          <w:delText xml:space="preserve">889 </w:delText>
        </w:r>
      </w:del>
      <w:ins w:id="208" w:author="Nguyen, Huong T [AGRON] [2]" w:date="2022-07-27T23:28:00Z">
        <w:r w:rsidR="00D87077">
          <w:rPr>
            <w:color w:val="000000" w:themeColor="text1"/>
          </w:rPr>
          <w:t>29</w:t>
        </w:r>
      </w:ins>
      <w:ins w:id="209" w:author="Nguyen, Huong T [AGRON] [2]" w:date="2022-07-27T23:32:00Z">
        <w:r w:rsidR="005137FD">
          <w:rPr>
            <w:color w:val="000000" w:themeColor="text1"/>
          </w:rPr>
          <w:t>318</w:t>
        </w:r>
      </w:ins>
      <w:ins w:id="210" w:author="Nguyen, Huong T [AGRON] [2]" w:date="2022-07-27T23:28: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211" w:author="Nguyen, Huong T [AGRON] [2]" w:date="2022-07-27T23:29:00Z">
        <w:r w:rsidRPr="009F1439" w:rsidDel="00D87077">
          <w:rPr>
            <w:color w:val="000000" w:themeColor="text1"/>
          </w:rPr>
          <w:delText xml:space="preserve">2672 </w:delText>
        </w:r>
      </w:del>
      <w:ins w:id="212" w:author="Nguyen, Huong T [AGRON] [2]" w:date="2022-07-27T23:30:00Z">
        <w:r w:rsidR="002272C1">
          <w:rPr>
            <w:color w:val="000000" w:themeColor="text1"/>
          </w:rPr>
          <w:t>8</w:t>
        </w:r>
      </w:ins>
      <w:ins w:id="213" w:author="Nguyen, Huong T [AGRON] [2]" w:date="2022-07-27T23:31:00Z">
        <w:r w:rsidR="002272C1">
          <w:rPr>
            <w:color w:val="000000" w:themeColor="text1"/>
          </w:rPr>
          <w:t>3452</w:t>
        </w:r>
      </w:ins>
      <w:ins w:id="214"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215" w:author="Nguyen, Huong T [AGRON] [2]" w:date="2022-07-27T23:29:00Z">
        <w:r w:rsidRPr="009F1439" w:rsidDel="00D87077">
          <w:rPr>
            <w:color w:val="000000" w:themeColor="text1"/>
          </w:rPr>
          <w:delText xml:space="preserve">785 </w:delText>
        </w:r>
      </w:del>
      <w:ins w:id="216" w:author="Nguyen, Huong T [AGRON] [2]" w:date="2022-07-27T23:31:00Z">
        <w:r w:rsidR="002272C1">
          <w:rPr>
            <w:color w:val="000000" w:themeColor="text1"/>
          </w:rPr>
          <w:t>36441</w:t>
        </w:r>
      </w:ins>
      <w:ins w:id="217"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ins w:id="218" w:author="Nguyen, Huong T [AGRON] [2]" w:date="2022-07-27T23:33:00Z">
        <w:r w:rsidR="00631DDF">
          <w:rPr>
            <w:color w:val="000000" w:themeColor="text1"/>
          </w:rPr>
          <w:t>could be</w:t>
        </w:r>
      </w:ins>
      <w:del w:id="219" w:author="Nguyen, Huong T [AGRON] [2]" w:date="2022-07-27T23:33:00Z">
        <w:r w:rsidRPr="009F1439" w:rsidDel="00631DDF">
          <w:rPr>
            <w:color w:val="000000" w:themeColor="text1"/>
          </w:rPr>
          <w:delText>was</w:delText>
        </w:r>
      </w:del>
      <w:r w:rsidRPr="009F1439">
        <w:rPr>
          <w:color w:val="000000" w:themeColor="text1"/>
        </w:rPr>
        <w:t xml:space="preserve"> tolerated. Within the seed production </w:t>
      </w:r>
      <w:del w:id="220" w:author="Nguyen, Huong T [AGRON] [2]" w:date="2022-07-27T23:29:00Z">
        <w:r w:rsidRPr="009F1439" w:rsidDel="00F11486">
          <w:rPr>
            <w:color w:val="000000" w:themeColor="text1"/>
          </w:rPr>
          <w:delText xml:space="preserve">allowance </w:delText>
        </w:r>
      </w:del>
      <w:ins w:id="221" w:author="Nguyen, Huong T [AGRON] [2]" w:date="2022-07-27T23:29:00Z">
        <w:r w:rsidR="00F11486">
          <w:rPr>
            <w:color w:val="000000" w:themeColor="text1"/>
          </w:rPr>
          <w:t>threshold</w:t>
        </w:r>
        <w:r w:rsidR="00F11486" w:rsidRPr="009F1439">
          <w:rPr>
            <w:color w:val="000000" w:themeColor="text1"/>
          </w:rPr>
          <w:t xml:space="preserve"> </w:t>
        </w:r>
      </w:ins>
      <w:r w:rsidRPr="009F1439">
        <w:rPr>
          <w:color w:val="000000" w:themeColor="text1"/>
        </w:rPr>
        <w:t xml:space="preserve">under low herbicide corn weed management, </w:t>
      </w:r>
      <w:del w:id="222" w:author="Nguyen, Huong T [AGRON] [2]" w:date="2022-07-27T23:29:00Z">
        <w:r w:rsidRPr="009F1439" w:rsidDel="00F11486">
          <w:rPr>
            <w:color w:val="000000" w:themeColor="text1"/>
          </w:rPr>
          <w:delText xml:space="preserve">2187 </w:delText>
        </w:r>
      </w:del>
      <w:ins w:id="223" w:author="Nguyen, Huong T [AGRON] [2]" w:date="2022-07-27T23:29:00Z">
        <w:r w:rsidR="00F11486">
          <w:rPr>
            <w:color w:val="000000" w:themeColor="text1"/>
          </w:rPr>
          <w:t>529</w:t>
        </w:r>
      </w:ins>
      <w:ins w:id="224" w:author="Nguyen, Huong T [AGRON] [2]" w:date="2022-07-27T23:30:00Z">
        <w:r w:rsidR="00F11486">
          <w:rPr>
            <w:color w:val="000000" w:themeColor="text1"/>
          </w:rPr>
          <w:t>204</w:t>
        </w:r>
      </w:ins>
      <w:ins w:id="225" w:author="Nguyen, Huong T [AGRON] [2]" w:date="2022-07-27T23:29:00Z">
        <w:r w:rsidR="00F11486"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w:t>
      </w:r>
      <w:ins w:id="226" w:author="Nguyen, Huong T [AGRON] [2]" w:date="2022-07-27T23:30:00Z">
        <w:r w:rsidR="002272C1">
          <w:rPr>
            <w:color w:val="000000" w:themeColor="text1"/>
          </w:rPr>
          <w:t xml:space="preserve">51185 </w:t>
        </w:r>
        <w:r w:rsidR="002272C1"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2272C1" w:rsidRPr="009F1439">
          <w:rPr>
            <w:color w:val="000000" w:themeColor="text1"/>
          </w:rPr>
          <w:t xml:space="preserve"> </w:t>
        </w:r>
        <w:r w:rsidR="002272C1">
          <w:rPr>
            <w:color w:val="000000" w:themeColor="text1"/>
          </w:rPr>
          <w:t xml:space="preserve">in </w:t>
        </w:r>
      </w:ins>
      <w:r w:rsidRPr="009F1439">
        <w:rPr>
          <w:color w:val="000000" w:themeColor="text1"/>
        </w:rPr>
        <w:t>S4’s first three waterhemp cohorts</w:t>
      </w:r>
      <w:ins w:id="227" w:author="Nguyen, Huong T [AGRON] [2]" w:date="2022-07-27T23:31:00Z">
        <w:r w:rsidR="002272C1">
          <w:rPr>
            <w:color w:val="000000" w:themeColor="text1"/>
          </w:rPr>
          <w:t>,</w:t>
        </w:r>
      </w:ins>
      <w:r w:rsidRPr="009F1439">
        <w:rPr>
          <w:color w:val="000000" w:themeColor="text1"/>
        </w:rPr>
        <w:t xml:space="preserve"> but </w:t>
      </w:r>
      <w:ins w:id="228" w:author="Nguyen, Huong T [AGRON] [2]" w:date="2022-07-27T23:31:00Z">
        <w:r w:rsidR="002272C1">
          <w:rPr>
            <w:color w:val="000000" w:themeColor="text1"/>
          </w:rPr>
          <w:t xml:space="preserve">29211 </w:t>
        </w:r>
      </w:ins>
      <w:del w:id="229" w:author="Nguyen, Huong T [AGRON] [2]" w:date="2022-07-27T23:31:00Z">
        <w:r w:rsidRPr="009F1439" w:rsidDel="002272C1">
          <w:rPr>
            <w:color w:val="000000" w:themeColor="text1"/>
          </w:rPr>
          <w:delText xml:space="preserve">627 </w:delText>
        </w:r>
      </w:del>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w:t>
      </w:r>
      <w:ins w:id="230" w:author="Nguyen, Huong T [AGRON] [2]" w:date="2022-07-27T23:31:00Z">
        <w:r w:rsidR="002272C1">
          <w:rPr>
            <w:color w:val="000000" w:themeColor="text1"/>
          </w:rPr>
          <w:t xml:space="preserve">35788 </w:t>
        </w:r>
        <w:r w:rsidR="002272C1"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231" w:author="Nguyen, Huong T [AGRON] [2]" w:date="2022-07-27T23:32:00Z">
        <w:r w:rsidR="002272C1">
          <w:rPr>
            <w:rFonts w:eastAsiaTheme="minorEastAsia"/>
            <w:color w:val="000000" w:themeColor="text1"/>
          </w:rPr>
          <w:t xml:space="preserve">could be tolerated in </w:t>
        </w:r>
      </w:ins>
      <w:r w:rsidRPr="009F1439">
        <w:rPr>
          <w:color w:val="000000" w:themeColor="text1"/>
        </w:rPr>
        <w:t>S3’s first three waterhemp cohorts.</w:t>
      </w:r>
    </w:p>
    <w:p w14:paraId="2D688EF0" w14:textId="662068B0" w:rsidR="00A5708A" w:rsidRPr="009F1439" w:rsidRDefault="00A5708A" w:rsidP="00F05379">
      <w:pPr>
        <w:pStyle w:val="BodyText"/>
        <w:spacing w:line="480" w:lineRule="auto"/>
        <w:rPr>
          <w:color w:val="000000" w:themeColor="text1"/>
        </w:rPr>
      </w:pPr>
      <w:ins w:id="232" w:author="Nguyen, Huong T [AGRON]" w:date="2022-07-28T15:35:00Z">
        <w:r>
          <w:rPr>
            <w:color w:val="000000" w:themeColor="text1"/>
          </w:rPr>
          <w:lastRenderedPageBreak/>
          <w:t xml:space="preserve">With the exception of </w:t>
        </w:r>
      </w:ins>
      <w:ins w:id="233" w:author="Nguyen, Huong T [AGRON]" w:date="2022-07-28T16:09:00Z">
        <w:r w:rsidR="00DD7757">
          <w:rPr>
            <w:color w:val="000000" w:themeColor="text1"/>
          </w:rPr>
          <w:t xml:space="preserve">the </w:t>
        </w:r>
      </w:ins>
      <w:ins w:id="234" w:author="Nguyen, Huong T [AGRON]" w:date="2022-07-28T15:35:00Z">
        <w:r>
          <w:rPr>
            <w:color w:val="000000" w:themeColor="text1"/>
          </w:rPr>
          <w:t>alfalfa crop environment</w:t>
        </w:r>
      </w:ins>
      <w:ins w:id="235" w:author="Nguyen, Huong T [AGRON]" w:date="2022-07-28T15:37:00Z">
        <w:r w:rsidR="00B14DE6">
          <w:rPr>
            <w:color w:val="000000" w:themeColor="text1"/>
          </w:rPr>
          <w:t xml:space="preserve"> </w:t>
        </w:r>
      </w:ins>
      <w:ins w:id="236" w:author="Nguyen, Huong T [AGRON]" w:date="2022-07-28T16:08:00Z">
        <w:r w:rsidR="00DD7757">
          <w:rPr>
            <w:color w:val="000000" w:themeColor="text1"/>
          </w:rPr>
          <w:t xml:space="preserve">in which </w:t>
        </w:r>
      </w:ins>
      <w:ins w:id="237" w:author="Nguyen, Huong T [AGRON]" w:date="2022-07-28T15:37:00Z">
        <w:r w:rsidR="00B14DE6">
          <w:rPr>
            <w:color w:val="000000" w:themeColor="text1"/>
          </w:rPr>
          <w:t>44% to 49%</w:t>
        </w:r>
      </w:ins>
      <w:ins w:id="238" w:author="Nguyen, Huong T [AGRON]" w:date="2022-07-28T16:08:00Z">
        <w:r w:rsidR="00DD7757">
          <w:rPr>
            <w:color w:val="000000" w:themeColor="text1"/>
          </w:rPr>
          <w:t xml:space="preserve"> of the </w:t>
        </w:r>
      </w:ins>
      <w:ins w:id="239" w:author="Nguyen, Huong T [AGRON]" w:date="2022-07-28T16:09:00Z">
        <w:r w:rsidR="00DD7757">
          <w:rPr>
            <w:color w:val="000000" w:themeColor="text1"/>
          </w:rPr>
          <w:t>seedbank in the 0 – 2 cm stratum emerged annually</w:t>
        </w:r>
      </w:ins>
      <w:ins w:id="240" w:author="Nguyen, Huong T [AGRON]" w:date="2022-07-28T15:35:00Z">
        <w:r>
          <w:rPr>
            <w:color w:val="000000" w:themeColor="text1"/>
          </w:rPr>
          <w:t>, waterhemp emergence in</w:t>
        </w:r>
      </w:ins>
      <w:ins w:id="241" w:author="Nguyen, Huong T [AGRON]" w:date="2022-07-28T16:09:00Z">
        <w:r w:rsidR="00DD7757">
          <w:rPr>
            <w:color w:val="000000" w:themeColor="text1"/>
          </w:rPr>
          <w:t xml:space="preserve"> the 0 – 2 cm in</w:t>
        </w:r>
      </w:ins>
      <w:ins w:id="242" w:author="Nguyen, Huong T [AGRON]" w:date="2022-07-28T15:35:00Z">
        <w:r>
          <w:rPr>
            <w:color w:val="000000" w:themeColor="text1"/>
          </w:rPr>
          <w:t xml:space="preserve"> other crop environments</w:t>
        </w:r>
      </w:ins>
      <w:ins w:id="243" w:author="Nguyen, Huong T [AGRON]" w:date="2022-07-28T15:37:00Z">
        <w:r w:rsidR="00B14DE6">
          <w:rPr>
            <w:color w:val="000000" w:themeColor="text1"/>
          </w:rPr>
          <w:t xml:space="preserve">, </w:t>
        </w:r>
        <w:bookmarkStart w:id="244" w:name="_GoBack"/>
        <w:bookmarkEnd w:id="244"/>
        <w:r w:rsidR="00B14DE6">
          <w:rPr>
            <w:color w:val="000000" w:themeColor="text1"/>
          </w:rPr>
          <w:t>i.e</w:t>
        </w:r>
      </w:ins>
      <w:ins w:id="245" w:author="Nguyen, Huong T [AGRON]" w:date="2022-07-28T16:10:00Z">
        <w:r w:rsidR="00DD7757">
          <w:rPr>
            <w:color w:val="000000" w:themeColor="text1"/>
          </w:rPr>
          <w:t>.</w:t>
        </w:r>
      </w:ins>
      <w:ins w:id="246" w:author="Nguyen, Huong T [AGRON]" w:date="2022-07-28T15:38:00Z">
        <w:r w:rsidR="00B14DE6">
          <w:rPr>
            <w:color w:val="000000" w:themeColor="text1"/>
          </w:rPr>
          <w:t xml:space="preserve">, </w:t>
        </w:r>
      </w:ins>
      <w:ins w:id="247" w:author="Nguyen, Huong T [AGRON]" w:date="2022-07-28T15:36:00Z">
        <w:r>
          <w:rPr>
            <w:color w:val="000000" w:themeColor="text1"/>
          </w:rPr>
          <w:t>corn, soybean, and oat</w:t>
        </w:r>
      </w:ins>
      <w:ins w:id="248" w:author="Nguyen, Huong T [AGRON]" w:date="2022-07-28T15:38:00Z">
        <w:r w:rsidR="00B14DE6">
          <w:rPr>
            <w:color w:val="000000" w:themeColor="text1"/>
          </w:rPr>
          <w:t xml:space="preserve"> </w:t>
        </w:r>
      </w:ins>
      <w:ins w:id="249" w:author="Nguyen, Huong T [AGRON]" w:date="2022-07-28T16:09:00Z">
        <w:r w:rsidR="00DD7757">
          <w:rPr>
            <w:color w:val="000000" w:themeColor="text1"/>
          </w:rPr>
          <w:t>w</w:t>
        </w:r>
      </w:ins>
      <w:ins w:id="250" w:author="Nguyen, Huong T [AGRON]" w:date="2022-07-28T16:10:00Z">
        <w:r w:rsidR="00DD7757">
          <w:rPr>
            <w:color w:val="000000" w:themeColor="text1"/>
          </w:rPr>
          <w:t>as</w:t>
        </w:r>
      </w:ins>
      <w:ins w:id="251" w:author="Nguyen, Huong T [AGRON]" w:date="2022-07-28T16:09:00Z">
        <w:r w:rsidR="00DD7757">
          <w:rPr>
            <w:color w:val="000000" w:themeColor="text1"/>
          </w:rPr>
          <w:t xml:space="preserve"> </w:t>
        </w:r>
      </w:ins>
      <w:ins w:id="252" w:author="Nguyen, Huong T [AGRON]" w:date="2022-07-28T16:10:00Z">
        <w:r w:rsidR="00DD7757">
          <w:rPr>
            <w:color w:val="000000" w:themeColor="text1"/>
          </w:rPr>
          <w:t xml:space="preserve">estimated at </w:t>
        </w:r>
      </w:ins>
      <w:ins w:id="253" w:author="Nguyen, Huong T [AGRON]" w:date="2022-07-28T15:38:00Z">
        <w:r w:rsidR="00B14DE6">
          <w:rPr>
            <w:color w:val="000000" w:themeColor="text1"/>
          </w:rPr>
          <w:t>1% to 20%</w:t>
        </w:r>
      </w:ins>
      <w:ins w:id="254" w:author="Nguyen, Huong T [AGRON]" w:date="2022-07-28T16:10:00Z">
        <w:r w:rsidR="00DD7757">
          <w:rPr>
            <w:color w:val="000000" w:themeColor="text1"/>
          </w:rPr>
          <w:t xml:space="preserve"> which</w:t>
        </w:r>
      </w:ins>
      <w:ins w:id="255" w:author="Nguyen, Huong T [AGRON]" w:date="2022-07-28T15:36:00Z">
        <w:r>
          <w:rPr>
            <w:color w:val="000000" w:themeColor="text1"/>
          </w:rPr>
          <w:t xml:space="preserve"> are within </w:t>
        </w:r>
        <w:r w:rsidR="00B14DE6">
          <w:rPr>
            <w:color w:val="000000" w:themeColor="text1"/>
          </w:rPr>
          <w:t>the reported range</w:t>
        </w:r>
      </w:ins>
      <w:ins w:id="256" w:author="Nguyen, Huong T [AGRON]" w:date="2022-07-28T15:37:00Z">
        <w:r w:rsidR="00B14DE6">
          <w:rPr>
            <w:color w:val="000000" w:themeColor="text1"/>
          </w:rPr>
          <w:t xml:space="preserve">s </w:t>
        </w:r>
      </w:ins>
    </w:p>
    <w:p w14:paraId="575927D0" w14:textId="6BF0CB3A" w:rsidR="00F748E1" w:rsidRPr="009F1439" w:rsidRDefault="00C72F0B" w:rsidP="00F05379">
      <w:pPr>
        <w:pStyle w:val="ImageCaption"/>
        <w:spacing w:line="480" w:lineRule="auto"/>
        <w:rPr>
          <w:color w:val="000000" w:themeColor="text1"/>
        </w:rPr>
      </w:pPr>
      <w:ins w:id="257" w:author="Nguyen, Huong T [AGRON]" w:date="2022-07-27T16:44:00Z">
        <w:r>
          <w:rPr>
            <w:noProof/>
          </w:rPr>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del w:id="258"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69042711"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w:t>
      </w:r>
      <w:r w:rsidRPr="009F1439">
        <w:rPr>
          <w:color w:val="000000" w:themeColor="text1"/>
        </w:rPr>
        <w:lastRenderedPageBreak/>
        <w:t xml:space="preserve">female seeds in the top 0 - 2 cm soil stratum and 0 female </w:t>
      </w:r>
      <w:r w:rsidR="00E6222E" w:rsidRPr="009F1439">
        <w:rPr>
          <w:color w:val="000000" w:themeColor="text1"/>
        </w:rPr>
        <w:t>seeds</w:t>
      </w:r>
      <w:r w:rsidRPr="009F1439">
        <w:rPr>
          <w:color w:val="000000" w:themeColor="text1"/>
        </w:rPr>
        <w:t xml:space="preserve"> in the bottom 2 - </w:t>
      </w:r>
      <w:del w:id="259" w:author="Nguyen, Huong T [AGRON] [2]" w:date="2022-07-27T21:51:00Z">
        <w:r w:rsidRPr="009F1439" w:rsidDel="00562C54">
          <w:rPr>
            <w:color w:val="000000" w:themeColor="text1"/>
          </w:rPr>
          <w:delText xml:space="preserve">18 </w:delText>
        </w:r>
      </w:del>
      <w:ins w:id="260"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261" w:author="Nguyen, Huong T [AGRON]" w:date="2022-07-27T16:45:00Z">
        <w:r w:rsidRPr="009F1439" w:rsidDel="00732E17">
          <w:rPr>
            <w:color w:val="000000" w:themeColor="text1"/>
          </w:rPr>
          <w:delText>2022b</w:delText>
        </w:r>
      </w:del>
      <w:ins w:id="262"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w:t>
      </w:r>
      <w:ins w:id="263" w:author="Nguyen, Huong T [AGRON] [2]" w:date="2022-07-27T23:53:00Z">
        <w:r w:rsidR="005F53BF">
          <w:rPr>
            <w:color w:val="000000" w:themeColor="text1"/>
          </w:rPr>
          <w:t xml:space="preserve"> whole rotation cycle, the</w:t>
        </w:r>
      </w:ins>
      <w:r w:rsidRPr="009F1439">
        <w:rPr>
          <w:color w:val="000000" w:themeColor="text1"/>
        </w:rPr>
        <w:t xml:space="preserve"> first three waterhemp cohorts</w:t>
      </w:r>
      <w:ins w:id="264" w:author="Nguyen, Huong T [AGRON] [2]" w:date="2022-07-27T23:53:00Z">
        <w:r w:rsidR="005F53BF">
          <w:rPr>
            <w:color w:val="000000" w:themeColor="text1"/>
          </w:rPr>
          <w:t>,</w:t>
        </w:r>
      </w:ins>
      <w:r w:rsidRPr="009F1439">
        <w:rPr>
          <w:color w:val="000000" w:themeColor="text1"/>
        </w:rPr>
        <w:t xml:space="preserve"> and the whole crop phase. The red horizontal line marks</w:t>
      </w:r>
      <w:ins w:id="265" w:author="Nguyen, Huong T [AGRON]" w:date="2022-07-28T16:05:00Z">
        <w:r w:rsidR="00DD7757">
          <w:rPr>
            <w:color w:val="000000" w:themeColor="text1"/>
          </w:rPr>
          <w:t xml:space="preserve"> the seedbank density at</w:t>
        </w:r>
      </w:ins>
      <w:r w:rsidRPr="009F1439">
        <w:rPr>
          <w:color w:val="000000" w:themeColor="text1"/>
        </w:rPr>
        <w:t xml:space="preserve">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rsidP="00E76A98">
      <w:pPr>
        <w:pStyle w:val="Heading1"/>
        <w:pPrChange w:id="266" w:author="Nguyen, Huong T [AGRON]" w:date="2022-07-28T15:35:00Z">
          <w:pPr>
            <w:pStyle w:val="Heading2"/>
            <w:spacing w:line="480" w:lineRule="auto"/>
          </w:pPr>
        </w:pPrChange>
      </w:pPr>
      <w:bookmarkStart w:id="267" w:name="conclusion"/>
      <w:bookmarkEnd w:id="104"/>
      <w:bookmarkEnd w:id="105"/>
      <w:r w:rsidRPr="009F1439">
        <w:t>Conclusion</w:t>
      </w:r>
    </w:p>
    <w:p w14:paraId="2B3D748A" w14:textId="5FABC3B7" w:rsidR="005550BE" w:rsidRDefault="00E41100" w:rsidP="00F05379">
      <w:pPr>
        <w:pStyle w:val="FirstParagraph"/>
        <w:spacing w:line="480" w:lineRule="auto"/>
        <w:rPr>
          <w:ins w:id="268"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269"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270" w:author="Nguyen, Huong T [AGRON]" w:date="2022-07-28T15:57:00Z">
        <w:r w:rsidRPr="009F1439" w:rsidDel="00C124DA">
          <w:rPr>
            <w:color w:val="000000" w:themeColor="text1"/>
          </w:rPr>
          <w:delText xml:space="preserve">scenario </w:delText>
        </w:r>
      </w:del>
      <w:ins w:id="271"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272" w:author="Nguyen, Huong T [AGRON]" w:date="2022-07-28T15:57:00Z">
        <w:r w:rsidRPr="009F1439" w:rsidDel="00C124DA">
          <w:rPr>
            <w:color w:val="000000" w:themeColor="text1"/>
          </w:rPr>
          <w:delText xml:space="preserve">scenario </w:delText>
        </w:r>
      </w:del>
      <w:ins w:id="273"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3C65636B" w14:textId="3AFC31C2" w:rsidR="00B14DE6" w:rsidRPr="00B14DE6" w:rsidDel="00C124DA" w:rsidRDefault="00B14DE6" w:rsidP="00B14DE6">
      <w:pPr>
        <w:pStyle w:val="BodyText"/>
        <w:rPr>
          <w:del w:id="274" w:author="Nguyen, Huong T [AGRON]" w:date="2022-07-28T15:59:00Z"/>
          <w:rPrChange w:id="275" w:author="Nguyen, Huong T [AGRON]" w:date="2022-07-28T15:39:00Z">
            <w:rPr>
              <w:del w:id="276" w:author="Nguyen, Huong T [AGRON]" w:date="2022-07-28T15:59:00Z"/>
              <w:color w:val="000000" w:themeColor="text1"/>
            </w:rPr>
          </w:rPrChange>
        </w:rPr>
        <w:pPrChange w:id="277" w:author="Nguyen, Huong T [AGRON]" w:date="2022-07-28T15:39:00Z">
          <w:pPr>
            <w:pStyle w:val="FirstParagraph"/>
            <w:spacing w:line="480" w:lineRule="auto"/>
          </w:pPr>
        </w:pPrChange>
      </w:pP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lastRenderedPageBreak/>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278"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279" w:author="Nguyen, Huong T [AGRON]" w:date="2022-07-28T15:55:00Z">
        <w:r w:rsidR="00C124DA">
          <w:rPr>
            <w:color w:val="000000" w:themeColor="text1"/>
          </w:rPr>
          <w:t>s</w:t>
        </w:r>
      </w:ins>
      <w:r w:rsidR="00E6222E" w:rsidRPr="009F1439">
        <w:rPr>
          <w:color w:val="000000" w:themeColor="text1"/>
        </w:rPr>
        <w:t xml:space="preserve"> not shown) </w:t>
      </w:r>
      <w:del w:id="280" w:author="Nguyen, Huong T [AGRON]" w:date="2022-07-28T15:56:00Z">
        <w:r w:rsidR="00E6222E" w:rsidRPr="009F1439" w:rsidDel="00C124DA">
          <w:rPr>
            <w:color w:val="000000" w:themeColor="text1"/>
          </w:rPr>
          <w:delText xml:space="preserve">showed </w:delText>
        </w:r>
      </w:del>
      <w:ins w:id="281"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282"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283" w:author="Nguyen, Huong T [AGRON]" w:date="2022-07-28T15:56:00Z">
        <w:r w:rsidRPr="009F1439" w:rsidDel="00C124DA">
          <w:rPr>
            <w:color w:val="000000" w:themeColor="text1"/>
          </w:rPr>
          <w:delText xml:space="preserve">scenario </w:delText>
        </w:r>
      </w:del>
      <w:ins w:id="284"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rsidP="00C124DA">
      <w:pPr>
        <w:pStyle w:val="BodyText"/>
        <w:spacing w:line="480" w:lineRule="auto"/>
        <w:rPr>
          <w:ins w:id="285" w:author="Nguyen, Huong T [AGRON]" w:date="2022-07-28T15:59:00Z"/>
        </w:rPr>
        <w:pPrChange w:id="286" w:author="Nguyen, Huong T [AGRON]" w:date="2022-07-28T15:59:00Z">
          <w:pPr>
            <w:pStyle w:val="BodyText"/>
          </w:pPr>
        </w:pPrChange>
      </w:pPr>
      <w:r w:rsidRPr="009F1439">
        <w:rPr>
          <w:color w:val="000000" w:themeColor="text1"/>
        </w:rPr>
        <w:lastRenderedPageBreak/>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287"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288"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289"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290" w:author="Nguyen, Huong T [AGRON]" w:date="2022-07-28T15:56:00Z">
        <w:r w:rsidRPr="009F1439" w:rsidDel="00C124DA">
          <w:rPr>
            <w:color w:val="000000" w:themeColor="text1"/>
          </w:rPr>
          <w:delText xml:space="preserve">need </w:delText>
        </w:r>
      </w:del>
      <w:ins w:id="291"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292" w:author="Nguyen, Huong T [AGRON]" w:date="2022-07-28T16:00:00Z">
        <w:r w:rsidR="00C124DA">
          <w:rPr>
            <w:color w:val="000000" w:themeColor="text1"/>
          </w:rPr>
          <w:t xml:space="preserve">; and 2) conversely if efforts in suppressing </w:t>
        </w:r>
      </w:ins>
      <w:ins w:id="293" w:author="Nguyen, Huong T [AGRON]" w:date="2022-07-28T16:01:00Z">
        <w:r w:rsidR="00C124DA">
          <w:rPr>
            <w:color w:val="000000" w:themeColor="text1"/>
          </w:rPr>
          <w:t xml:space="preserve">waterhemp </w:t>
        </w:r>
      </w:ins>
      <w:ins w:id="294" w:author="Nguyen, Huong T [AGRON]" w:date="2022-07-28T16:00:00Z">
        <w:r w:rsidR="00C124DA">
          <w:rPr>
            <w:color w:val="000000" w:themeColor="text1"/>
          </w:rPr>
          <w:t>cohort</w:t>
        </w:r>
      </w:ins>
      <w:ins w:id="295" w:author="Nguyen, Huong T [AGRON]" w:date="2022-07-28T16:01:00Z">
        <w:r w:rsidR="00C124DA">
          <w:rPr>
            <w:color w:val="000000" w:themeColor="text1"/>
          </w:rPr>
          <w:t>s</w:t>
        </w:r>
      </w:ins>
      <w:ins w:id="296" w:author="Nguyen, Huong T [AGRON]" w:date="2022-07-28T16:00:00Z">
        <w:r w:rsidR="00C124DA">
          <w:rPr>
            <w:color w:val="000000" w:themeColor="text1"/>
          </w:rPr>
          <w:t xml:space="preserve"> 1 through 3 </w:t>
        </w:r>
      </w:ins>
      <w:ins w:id="297" w:author="Nguyen, Huong T [AGRON]" w:date="2022-07-28T16:01:00Z">
        <w:r w:rsidR="00C124DA">
          <w:rPr>
            <w:color w:val="000000" w:themeColor="text1"/>
          </w:rPr>
          <w:t xml:space="preserve">failed in the </w:t>
        </w:r>
      </w:ins>
      <w:ins w:id="298" w:author="Nguyen, Huong T [AGRON]" w:date="2022-07-28T16:02:00Z">
        <w:r w:rsidR="00C124DA">
          <w:rPr>
            <w:color w:val="000000" w:themeColor="text1"/>
          </w:rPr>
          <w:t>warm-season crop</w:t>
        </w:r>
      </w:ins>
      <w:ins w:id="299" w:author="Nguyen, Huong T [AGRON]" w:date="2022-07-28T16:01:00Z">
        <w:r w:rsidR="00C124DA">
          <w:rPr>
            <w:color w:val="000000" w:themeColor="text1"/>
          </w:rPr>
          <w:t xml:space="preserve"> p</w:t>
        </w:r>
      </w:ins>
      <w:ins w:id="300" w:author="Nguyen, Huong T [AGRON]" w:date="2022-07-28T16:02:00Z">
        <w:r w:rsidR="00C124DA">
          <w:rPr>
            <w:color w:val="000000" w:themeColor="text1"/>
          </w:rPr>
          <w:t>hases,</w:t>
        </w:r>
      </w:ins>
      <w:ins w:id="301" w:author="Nguyen, Huong T [AGRON]" w:date="2022-07-28T16:04:00Z">
        <w:r w:rsidR="00C124DA">
          <w:rPr>
            <w:color w:val="000000" w:themeColor="text1"/>
          </w:rPr>
          <w:t xml:space="preserve"> either intervention on the waterhemp cohorts 4 and beyond in the warm-season crop phases or</w:t>
        </w:r>
      </w:ins>
      <w:ins w:id="302" w:author="Nguyen, Huong T [AGRON]" w:date="2022-07-28T16:02:00Z">
        <w:r w:rsidR="00C124DA">
          <w:rPr>
            <w:color w:val="000000" w:themeColor="text1"/>
          </w:rPr>
          <w:t xml:space="preserve"> </w:t>
        </w:r>
      </w:ins>
      <w:ins w:id="303" w:author="Nguyen, Huong T [AGRON]" w:date="2022-07-28T16:04:00Z">
        <w:r w:rsidR="00C124DA">
          <w:rPr>
            <w:color w:val="000000" w:themeColor="text1"/>
          </w:rPr>
          <w:t>higher</w:t>
        </w:r>
      </w:ins>
      <w:ins w:id="304" w:author="Nguyen, Huong T [AGRON]" w:date="2022-07-28T16:02:00Z">
        <w:r w:rsidR="00C124DA">
          <w:rPr>
            <w:color w:val="000000" w:themeColor="text1"/>
          </w:rPr>
          <w:t xml:space="preserve"> control efficacy in the cool-season crop phases</w:t>
        </w:r>
      </w:ins>
      <w:ins w:id="305" w:author="Nguyen, Huong T [AGRON]" w:date="2022-07-28T16:03:00Z">
        <w:r w:rsidR="00C124DA">
          <w:rPr>
            <w:color w:val="000000" w:themeColor="text1"/>
          </w:rPr>
          <w:t xml:space="preserve"> would be necessary</w:t>
        </w:r>
      </w:ins>
      <w:r w:rsidRPr="009F1439">
        <w:rPr>
          <w:color w:val="000000" w:themeColor="text1"/>
        </w:rPr>
        <w:t>.</w:t>
      </w:r>
      <w:ins w:id="306"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307" w:name="appendix"/>
      <w:bookmarkEnd w:id="267"/>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308"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rsidP="00C124DA">
      <w:pPr>
        <w:pStyle w:val="Heading4"/>
        <w:pPrChange w:id="309"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lastRenderedPageBreak/>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lastRenderedPageBreak/>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9"/>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rsidP="00C124DA">
      <w:pPr>
        <w:pStyle w:val="Heading4"/>
        <w:pPrChange w:id="310" w:author="Nguyen, Huong T [AGRON]" w:date="2022-07-28T15:48:00Z">
          <w:pPr>
            <w:pStyle w:val="Heading3"/>
            <w:spacing w:line="480" w:lineRule="auto"/>
          </w:pPr>
        </w:pPrChange>
      </w:pPr>
      <w:bookmarkStart w:id="311" w:name="seedbank-density-from-2014-through-2019"/>
      <w:bookmarkEnd w:id="308"/>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rsidP="00C124DA">
      <w:pPr>
        <w:pStyle w:val="Heading4"/>
        <w:pPrChange w:id="312" w:author="Nguyen, Huong T [AGRON]" w:date="2022-07-28T15:48:00Z">
          <w:pPr>
            <w:pStyle w:val="Heading3"/>
            <w:spacing w:line="480" w:lineRule="auto"/>
          </w:pPr>
        </w:pPrChange>
      </w:pPr>
      <w:bookmarkStart w:id="313" w:name="Xdc78b3fcbf6883be4bb7a1747584a1c7480e9b4"/>
      <w:bookmarkEnd w:id="311"/>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rsidP="00C124DA">
      <w:pPr>
        <w:pStyle w:val="Heading4"/>
        <w:pPrChange w:id="314" w:author="Nguyen, Huong T [AGRON]" w:date="2022-07-28T15:48:00Z">
          <w:pPr>
            <w:pStyle w:val="Heading3"/>
            <w:spacing w:line="480" w:lineRule="auto"/>
          </w:pPr>
        </w:pPrChange>
      </w:pPr>
      <w:bookmarkStart w:id="315" w:name="female-survival-rate-by-cohort"/>
      <w:bookmarkEnd w:id="313"/>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316" w:name="matrix-assembly"/>
      <w:bookmarkEnd w:id="315"/>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rsidP="00C124DA">
      <w:pPr>
        <w:pStyle w:val="Heading4"/>
        <w:pPrChange w:id="317" w:author="Nguyen, Huong T [AGRON]" w:date="2022-07-28T15:48:00Z">
          <w:pPr>
            <w:pStyle w:val="Heading4"/>
            <w:spacing w:line="480" w:lineRule="auto"/>
          </w:pPr>
        </w:pPrChange>
      </w:pPr>
      <w:bookmarkStart w:id="318" w:name="published-literature-data"/>
      <w:r w:rsidRPr="009F1439">
        <w:t xml:space="preserve">Published </w:t>
      </w:r>
      <w:r w:rsidRPr="00C124DA">
        <w:rPr>
          <w:rPrChange w:id="319"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320"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321" w:name="X185207a0d58b38e048cbd72eec73724706b4f10"/>
      <w:bookmarkEnd w:id="320"/>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322" w:name="X5af0c29dd0db1fad40095958aeca28a7bb63d51"/>
      <w:bookmarkEnd w:id="321"/>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323" w:name="overwinter-survival"/>
      <w:bookmarkEnd w:id="322"/>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324" w:name="empirically-measured-data"/>
      <w:bookmarkEnd w:id="318"/>
      <w:bookmarkEnd w:id="323"/>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325"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326" w:name="plant-fecundity"/>
      <w:bookmarkEnd w:id="325"/>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176107"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327" w:name="simulation-1"/>
      <w:bookmarkStart w:id="328" w:name="references"/>
      <w:bookmarkEnd w:id="48"/>
      <w:bookmarkEnd w:id="307"/>
      <w:bookmarkEnd w:id="316"/>
      <w:bookmarkEnd w:id="324"/>
      <w:bookmarkEnd w:id="326"/>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327"/>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lastRenderedPageBreak/>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lastRenderedPageBreak/>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lastRenderedPageBreak/>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lastRenderedPageBreak/>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lastRenderedPageBreak/>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lastRenderedPageBreak/>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lastRenderedPageBreak/>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lastRenderedPageBreak/>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329" w:name="ref-buhlerEmergencePersistenceSeed2001"/>
      <w:bookmarkStart w:id="330"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2">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331" w:name="ref-burnsideSeedLongevity411996"/>
      <w:bookmarkEnd w:id="329"/>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332" w:name="ref-caswellMatrixPopulationModels2001"/>
      <w:bookmarkEnd w:id="331"/>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333" w:name="ref-costeaBiologyInvasiveAlien2005"/>
      <w:bookmarkEnd w:id="332"/>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3">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334" w:name="ref-cousensDynamicsWeedPopulations1995"/>
      <w:bookmarkEnd w:id="333"/>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4">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335" w:name="ref-cousensModelEffectsCultivation1990"/>
      <w:bookmarkEnd w:id="334"/>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5">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336" w:name="ref-davisWeedSeedPools2008"/>
      <w:bookmarkEnd w:id="335"/>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6">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337" w:name="ref-davisCroppingSystemEffects2002"/>
      <w:bookmarkEnd w:id="336"/>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7">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338" w:name="Xc8e6bf8227d4849548aebee73db74b69ed93d74"/>
      <w:bookmarkEnd w:id="337"/>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8">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339" w:name="ref-davisCroppingSystemEffects2003"/>
      <w:bookmarkEnd w:id="338"/>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29">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340" w:name="ref-davisInfluenceSeedDepth2007"/>
      <w:bookmarkEnd w:id="339"/>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0">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341" w:name="ref-hartzlerEffectCommonWaterhemp2004"/>
      <w:bookmarkEnd w:id="340"/>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1">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342" w:name="ref-heneghanGrowthDevelopmentFive2017"/>
      <w:bookmarkEnd w:id="341"/>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2">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343" w:name="X7441e3eafbdf51db39ed9bae69f4918976635f6"/>
      <w:bookmarkEnd w:id="342"/>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3">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344" w:name="ref-korresSeedbankPersistencePalmer2018"/>
      <w:bookmarkEnd w:id="343"/>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4">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345" w:name="ref-leslieUseMatricesCertain1945"/>
      <w:bookmarkEnd w:id="344"/>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5">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346" w:name="ref-liuPollenBiologyDispersal2012"/>
      <w:bookmarkEnd w:id="345"/>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6">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347" w:name="X496882e430c223ae1bb8ffdf3f8f3a1f5691e52"/>
      <w:bookmarkEnd w:id="346"/>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7">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348" w:name="X7723847c6d02b7eb8860381177e74df7d23e698"/>
      <w:bookmarkEnd w:id="347"/>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8">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349" w:name="ref-nguyenImpactCroppingSystem2022"/>
      <w:bookmarkEnd w:id="348"/>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39">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350" w:name="ref-nguyenWeedCommunityComposition2022"/>
      <w:bookmarkEnd w:id="349"/>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0">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351" w:name="ref-nordbyInfluenceCornCommon2004"/>
      <w:bookmarkEnd w:id="350"/>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1">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352" w:name="ref-princeBenchmarkStudyIV2012"/>
      <w:bookmarkEnd w:id="351"/>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2">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353" w:name="X2f09e2554680219c64dcb0fd3d04414c138691b"/>
      <w:bookmarkEnd w:id="352"/>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354" w:name="Xfccd3252c873b31fa4c42ed0514a224f6f1d493"/>
      <w:bookmarkEnd w:id="353"/>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3">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355" w:name="ref-spokasSeedChaserVerticalSoil2007"/>
      <w:bookmarkEnd w:id="354"/>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4">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356" w:name="ref-steckelTillageCroppingSystem2007"/>
      <w:bookmarkEnd w:id="355"/>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5">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357" w:name="ref-stubbenPopbioConstructionAnalyse2020"/>
      <w:bookmarkEnd w:id="356"/>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358" w:name="X89ff8b2de900915a8aaa392ac5b55d5814d2a68"/>
      <w:bookmarkEnd w:id="357"/>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6">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359" w:name="ref-ullrichWeedPopulationDynamics2000"/>
      <w:bookmarkEnd w:id="358"/>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360" w:name="ref-werlePredictingEmergence232014"/>
      <w:bookmarkEnd w:id="359"/>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7">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361" w:name="ref-yenishEffectsTillageVertical1992"/>
      <w:bookmarkEnd w:id="360"/>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328"/>
      <w:bookmarkEnd w:id="330"/>
      <w:bookmarkEnd w:id="361"/>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5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00"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107"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736FF" w14:textId="77777777" w:rsidR="00554DDC" w:rsidRDefault="00554DDC">
      <w:r>
        <w:separator/>
      </w:r>
    </w:p>
  </w:endnote>
  <w:endnote w:type="continuationSeparator" w:id="0">
    <w:p w14:paraId="205566F2" w14:textId="77777777" w:rsidR="00554DDC" w:rsidRDefault="00554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144D0" w14:textId="77777777" w:rsidR="00554DDC" w:rsidRDefault="00554DDC">
      <w:r>
        <w:separator/>
      </w:r>
    </w:p>
  </w:footnote>
  <w:footnote w:type="continuationSeparator" w:id="0">
    <w:p w14:paraId="690D5C1C" w14:textId="77777777" w:rsidR="00554DDC" w:rsidRDefault="00554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gUA7vAY+SwAAAA="/>
  </w:docVars>
  <w:rsids>
    <w:rsidRoot w:val="005550BE"/>
    <w:rsid w:val="000137B3"/>
    <w:rsid w:val="000217FF"/>
    <w:rsid w:val="00055A3F"/>
    <w:rsid w:val="000675DC"/>
    <w:rsid w:val="0007187E"/>
    <w:rsid w:val="000B6B53"/>
    <w:rsid w:val="0011041D"/>
    <w:rsid w:val="001402D1"/>
    <w:rsid w:val="00145918"/>
    <w:rsid w:val="00150044"/>
    <w:rsid w:val="00151E46"/>
    <w:rsid w:val="00176107"/>
    <w:rsid w:val="001B5033"/>
    <w:rsid w:val="001C57D6"/>
    <w:rsid w:val="001D4FAD"/>
    <w:rsid w:val="00200ACC"/>
    <w:rsid w:val="0020197C"/>
    <w:rsid w:val="002272C1"/>
    <w:rsid w:val="0025281C"/>
    <w:rsid w:val="002D46A5"/>
    <w:rsid w:val="0030128F"/>
    <w:rsid w:val="00301B19"/>
    <w:rsid w:val="0030514E"/>
    <w:rsid w:val="00334C2A"/>
    <w:rsid w:val="00363F4A"/>
    <w:rsid w:val="0038669C"/>
    <w:rsid w:val="003F22E8"/>
    <w:rsid w:val="003F5475"/>
    <w:rsid w:val="0048501F"/>
    <w:rsid w:val="004E09BB"/>
    <w:rsid w:val="005137FD"/>
    <w:rsid w:val="00513D83"/>
    <w:rsid w:val="00554DDC"/>
    <w:rsid w:val="005550BE"/>
    <w:rsid w:val="00557275"/>
    <w:rsid w:val="00562C54"/>
    <w:rsid w:val="00574138"/>
    <w:rsid w:val="005949CF"/>
    <w:rsid w:val="005B5BBC"/>
    <w:rsid w:val="005C2AD9"/>
    <w:rsid w:val="005D7BC8"/>
    <w:rsid w:val="005E3CBD"/>
    <w:rsid w:val="005F53BF"/>
    <w:rsid w:val="00617C34"/>
    <w:rsid w:val="006272BE"/>
    <w:rsid w:val="00631DDF"/>
    <w:rsid w:val="006435EC"/>
    <w:rsid w:val="00651658"/>
    <w:rsid w:val="006551F5"/>
    <w:rsid w:val="00661477"/>
    <w:rsid w:val="00672D46"/>
    <w:rsid w:val="00681996"/>
    <w:rsid w:val="00732E17"/>
    <w:rsid w:val="00764F17"/>
    <w:rsid w:val="007918CA"/>
    <w:rsid w:val="007C3A91"/>
    <w:rsid w:val="007F3CE3"/>
    <w:rsid w:val="008118B2"/>
    <w:rsid w:val="00832CB1"/>
    <w:rsid w:val="008354E7"/>
    <w:rsid w:val="00856202"/>
    <w:rsid w:val="00857EBD"/>
    <w:rsid w:val="00860C2F"/>
    <w:rsid w:val="00876203"/>
    <w:rsid w:val="00890FA4"/>
    <w:rsid w:val="008A0F7F"/>
    <w:rsid w:val="008E38E8"/>
    <w:rsid w:val="00952336"/>
    <w:rsid w:val="00953331"/>
    <w:rsid w:val="00980B15"/>
    <w:rsid w:val="009A4702"/>
    <w:rsid w:val="009B27E9"/>
    <w:rsid w:val="009E1269"/>
    <w:rsid w:val="009F1439"/>
    <w:rsid w:val="00A447EB"/>
    <w:rsid w:val="00A5708A"/>
    <w:rsid w:val="00AE36F8"/>
    <w:rsid w:val="00AF737C"/>
    <w:rsid w:val="00B14DE6"/>
    <w:rsid w:val="00B45EFC"/>
    <w:rsid w:val="00B534D3"/>
    <w:rsid w:val="00B76164"/>
    <w:rsid w:val="00B809D1"/>
    <w:rsid w:val="00C04C27"/>
    <w:rsid w:val="00C124DA"/>
    <w:rsid w:val="00C12825"/>
    <w:rsid w:val="00C201CF"/>
    <w:rsid w:val="00C27983"/>
    <w:rsid w:val="00C451E8"/>
    <w:rsid w:val="00C55CFC"/>
    <w:rsid w:val="00C72F0B"/>
    <w:rsid w:val="00CB623C"/>
    <w:rsid w:val="00CC7042"/>
    <w:rsid w:val="00CF1F33"/>
    <w:rsid w:val="00CF5383"/>
    <w:rsid w:val="00D11232"/>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6222E"/>
    <w:rsid w:val="00E6483C"/>
    <w:rsid w:val="00E76A98"/>
    <w:rsid w:val="00ED4BCB"/>
    <w:rsid w:val="00EE004B"/>
    <w:rsid w:val="00F05379"/>
    <w:rsid w:val="00F05C22"/>
    <w:rsid w:val="00F11486"/>
    <w:rsid w:val="00F20EC6"/>
    <w:rsid w:val="00F26B47"/>
    <w:rsid w:val="00F748E1"/>
    <w:rsid w:val="00F94156"/>
    <w:rsid w:val="00FD3536"/>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bmncpf" TargetMode="External"/><Relationship Id="rId39" Type="http://schemas.openxmlformats.org/officeDocument/2006/relationships/hyperlink" Target="https://doi.org/gpsrmj" TargetMode="External"/><Relationship Id="rId21" Type="http://schemas.openxmlformats.org/officeDocument/2006/relationships/image" Target="media/image9.png"/><Relationship Id="rId34" Type="http://schemas.openxmlformats.org/officeDocument/2006/relationships/hyperlink" Target="https://doi.org/gd2hgf" TargetMode="External"/><Relationship Id="rId42" Type="http://schemas.openxmlformats.org/officeDocument/2006/relationships/hyperlink" Target="https://doi.org/f37vn9" TargetMode="External"/><Relationship Id="rId47" Type="http://schemas.openxmlformats.org/officeDocument/2006/relationships/hyperlink" Target="https://doi.org/f5z7z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bxq7q8" TargetMode="External"/><Relationship Id="rId11" Type="http://schemas.openxmlformats.org/officeDocument/2006/relationships/image" Target="media/image1.jpg"/><Relationship Id="rId24" Type="http://schemas.openxmlformats.org/officeDocument/2006/relationships/hyperlink" Target="https://doi.org/10.1017/CBO9780511608629" TargetMode="External"/><Relationship Id="rId32" Type="http://schemas.openxmlformats.org/officeDocument/2006/relationships/hyperlink" Target="https://doi.org/f93hz9" TargetMode="External"/><Relationship Id="rId37" Type="http://schemas.openxmlformats.org/officeDocument/2006/relationships/hyperlink" Target="https://doi.org/gjpz5c" TargetMode="External"/><Relationship Id="rId40" Type="http://schemas.openxmlformats.org/officeDocument/2006/relationships/hyperlink" Target="https://doi.org/gpsrmk" TargetMode="External"/><Relationship Id="rId45" Type="http://schemas.openxmlformats.org/officeDocument/2006/relationships/hyperlink" Target="https://doi.org/bhs6v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b75t54" TargetMode="External"/><Relationship Id="rId28" Type="http://schemas.openxmlformats.org/officeDocument/2006/relationships/hyperlink" Target="https://doi.org/dmvcdf" TargetMode="External"/><Relationship Id="rId36" Type="http://schemas.openxmlformats.org/officeDocument/2006/relationships/hyperlink" Target="https://doi.org/f35xbv" TargetMode="External"/><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doi.org/cmhpxk" TargetMode="External"/><Relationship Id="rId44" Type="http://schemas.openxmlformats.org/officeDocument/2006/relationships/hyperlink" Target="https://doi.org/dzh845"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doi.org/dmnt6f" TargetMode="External"/><Relationship Id="rId27" Type="http://schemas.openxmlformats.org/officeDocument/2006/relationships/hyperlink" Target="https://doi.org/10.31274/rtd-180814-161" TargetMode="External"/><Relationship Id="rId30" Type="http://schemas.openxmlformats.org/officeDocument/2006/relationships/hyperlink" Target="https://doi.org/cdzbdn" TargetMode="External"/><Relationship Id="rId35" Type="http://schemas.openxmlformats.org/officeDocument/2006/relationships/hyperlink" Target="https://doi.org/bskdps" TargetMode="External"/><Relationship Id="rId43" Type="http://schemas.openxmlformats.org/officeDocument/2006/relationships/hyperlink" Target="https://doi.org/f4vgfs" TargetMode="External"/><Relationship Id="rId48" Type="http://schemas.openxmlformats.org/officeDocument/2006/relationships/fontTable" Target="fontTable.xml"/><Relationship Id="rId8" Type="http://schemas.openxmlformats.org/officeDocument/2006/relationships/comments" Target="comments.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d824tt" TargetMode="External"/><Relationship Id="rId33" Type="http://schemas.openxmlformats.org/officeDocument/2006/relationships/hyperlink" Target="https://doi.org/dxmb34" TargetMode="External"/><Relationship Id="rId38" Type="http://schemas.openxmlformats.org/officeDocument/2006/relationships/hyperlink" Target="https://doi.org/gf5pdq" TargetMode="External"/><Relationship Id="rId46" Type="http://schemas.openxmlformats.org/officeDocument/2006/relationships/hyperlink" Target="https://doi.org/gjpz5w" TargetMode="External"/><Relationship Id="rId20" Type="http://schemas.openxmlformats.org/officeDocument/2006/relationships/image" Target="media/image8.png"/><Relationship Id="rId41" Type="http://schemas.openxmlformats.org/officeDocument/2006/relationships/hyperlink" Target="https://doi.org/10.1614/WS-03-060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67D38-1017-4EC9-BA27-8D7848213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23373</Words>
  <Characters>133232</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34</cp:revision>
  <dcterms:created xsi:type="dcterms:W3CDTF">2022-07-27T16:53:00Z</dcterms:created>
  <dcterms:modified xsi:type="dcterms:W3CDTF">2022-07-28T22:24:00Z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