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27E20604" w14:textId="19D7DD50" w:rsidR="00FC1AD5" w:rsidRDefault="00FC1AD5" w:rsidP="00F05379">
      <w:pPr>
        <w:pStyle w:val="Heading1"/>
        <w:spacing w:line="480" w:lineRule="auto"/>
        <w:rPr>
          <w:ins w:id="0" w:author="Nguyen, Huong T [AGRON]" w:date="2022-08-01T23:09:00Z"/>
          <w:color w:val="000000" w:themeColor="text1"/>
        </w:rPr>
      </w:pPr>
      <w:bookmarkStart w:id="1" w:name="introduction"/>
      <w:ins w:id="2" w:author="Nguyen, Huong T [AGRON]" w:date="2022-08-01T23:09:00Z">
        <w:r>
          <w:rPr>
            <w:color w:val="000000" w:themeColor="text1"/>
          </w:rPr>
          <w:t>Abstract</w:t>
        </w:r>
      </w:ins>
    </w:p>
    <w:p w14:paraId="095205FB" w14:textId="3094A08B" w:rsidR="00FC1AD5" w:rsidRPr="00FC1AD5" w:rsidRDefault="00FC1AD5" w:rsidP="00E176ED">
      <w:pPr>
        <w:pStyle w:val="FirstParagraph"/>
        <w:spacing w:line="480" w:lineRule="auto"/>
        <w:rPr>
          <w:ins w:id="3" w:author="Nguyen, Huong T [AGRON]" w:date="2022-08-01T23:09:00Z"/>
        </w:rPr>
      </w:pPr>
      <w:ins w:id="4" w:author="Nguyen, Huong T [AGRON]" w:date="2022-08-01T23:10:00Z">
        <w:r>
          <w:t xml:space="preserve">Crop bio-physiological characteristics and management requirements can affect weed populations’ dynamics differently. One way to examine such differences is to track changes in common waterhemp populations concerning the applied crop management using periodic matrices. We used a chain of six periodic matrices in each of nine crop environments crossed with two corn weed management regimes to project population trajectories in two scenarios of plant fecundity, representing two levels of control efficacy (high and low). Each crop environment identifies a crop species (corn, soybean, oat, or alfalfa) in a rotation (2-year, 3-year, or 4-year). Only corn and soybean received chemical herbicide. Both literature and empirically measured data were used. The crop sequences in the 2-year, 3-year, and 4-year rotations are corn - soybean; corn - soybean - oat intercropped with red clover; and corn - soybean - oat intercropped with alfalfa - alfalfa. Under the high control efficacy scenario, </w:t>
        </w:r>
      </w:ins>
      <w:ins w:id="5" w:author="Nguyen, Huong T [AGRON]" w:date="2022-08-01T23:12:00Z">
        <w:r>
          <w:t>five</w:t>
        </w:r>
      </w:ins>
      <w:ins w:id="6" w:author="Nguyen, Huong T [AGRON]" w:date="2022-08-01T23:10:00Z">
        <w:r>
          <w:t xml:space="preserve"> waterhemp population size declined at the annualized rate of </w:t>
        </w:r>
      </w:ins>
      <m:oMath>
        <m:r>
          <w:ins w:id="7" w:author="Nguyen, Huong T [AGRON]" w:date="2022-08-01T23:10:00Z">
            <w:rPr>
              <w:rFonts w:ascii="Cambria Math" w:hAnsi="Cambria Math"/>
            </w:rPr>
            <m:t>λ</m:t>
          </w:ins>
        </m:r>
        <m:r>
          <w:ins w:id="8" w:author="Nguyen, Huong T [AGRON]" w:date="2022-08-01T23:10:00Z">
            <m:rPr>
              <m:sty m:val="p"/>
            </m:rPr>
            <w:rPr>
              <w:rFonts w:ascii="Cambria Math" w:hAnsi="Cambria Math"/>
            </w:rPr>
            <m:t>=</m:t>
          </w:ins>
        </m:r>
        <m:r>
          <w:ins w:id="9" w:author="Nguyen, Huong T [AGRON]" w:date="2022-08-01T23:10:00Z">
            <w:rPr>
              <w:rFonts w:ascii="Cambria Math" w:hAnsi="Cambria Math"/>
            </w:rPr>
            <m:t>0.</m:t>
          </w:ins>
        </m:r>
        <m:r>
          <w:ins w:id="10" w:author="Nguyen, Huong T [AGRON]" w:date="2022-08-01T23:28:00Z">
            <w:rPr>
              <w:rFonts w:ascii="Cambria Math" w:hAnsi="Cambria Math"/>
            </w:rPr>
            <m:t>7</m:t>
          </w:ins>
        </m:r>
      </m:oMath>
      <w:ins w:id="11" w:author="Nguyen, Huong T [AGRON]" w:date="2022-08-01T23:11:00Z">
        <w:r>
          <w:t xml:space="preserve"> to</w:t>
        </w:r>
      </w:ins>
      <w:ins w:id="12" w:author="Nguyen, Huong T [AGRON]" w:date="2022-08-01T23:10:00Z">
        <w:r>
          <w:t xml:space="preserve"> </w:t>
        </w:r>
      </w:ins>
      <m:oMath>
        <m:r>
          <w:ins w:id="13" w:author="Nguyen, Huong T [AGRON]" w:date="2022-08-01T23:11:00Z">
            <w:rPr>
              <w:rFonts w:ascii="Cambria Math" w:hAnsi="Cambria Math"/>
            </w:rPr>
            <m:t>λ</m:t>
          </w:ins>
        </m:r>
        <m:r>
          <w:ins w:id="14" w:author="Nguyen, Huong T [AGRON]" w:date="2022-08-01T23:11:00Z">
            <m:rPr>
              <m:sty m:val="p"/>
            </m:rPr>
            <w:rPr>
              <w:rFonts w:ascii="Cambria Math" w:hAnsi="Cambria Math"/>
            </w:rPr>
            <m:t>=</m:t>
          </w:ins>
        </m:r>
        <m:r>
          <w:ins w:id="15" w:author="Nguyen, Huong T [AGRON]" w:date="2022-08-01T23:11:00Z">
            <m:rPr>
              <m:sty m:val="p"/>
            </m:rPr>
            <w:rPr>
              <w:rFonts w:ascii="Cambria Math" w:hAnsi="Cambria Math"/>
            </w:rPr>
            <m:t xml:space="preserve"> 0</m:t>
          </w:ins>
        </m:r>
        <m:r>
          <w:ins w:id="16" w:author="Nguyen, Huong T [AGRON]" w:date="2022-08-01T23:12:00Z">
            <m:rPr>
              <m:sty m:val="p"/>
            </m:rPr>
            <w:rPr>
              <w:rFonts w:ascii="Cambria Math" w:hAnsi="Cambria Math"/>
            </w:rPr>
            <m:t>.9</m:t>
          </w:ins>
        </m:r>
      </m:oMath>
      <w:ins w:id="17" w:author="Nguyen, Huong T [AGRON]" w:date="2022-08-01T23:12:00Z">
        <w:r>
          <w:rPr>
            <w:rFonts w:eastAsiaTheme="minorEastAsia"/>
          </w:rPr>
          <w:t xml:space="preserve">, </w:t>
        </w:r>
        <w:r w:rsidR="00E176ED">
          <w:rPr>
            <w:rFonts w:eastAsiaTheme="minorEastAsia"/>
          </w:rPr>
          <w:t>but the waterhemp population</w:t>
        </w:r>
      </w:ins>
      <w:ins w:id="18" w:author="Nguyen, Huong T [AGRON]" w:date="2022-08-01T23:13:00Z">
        <w:r w:rsidR="00E176ED">
          <w:rPr>
            <w:rFonts w:eastAsiaTheme="minorEastAsia"/>
          </w:rPr>
          <w:t xml:space="preserve"> size</w:t>
        </w:r>
      </w:ins>
      <w:ins w:id="19" w:author="Nguyen, Huong T [AGRON]" w:date="2022-08-01T23:12:00Z">
        <w:r w:rsidR="00E176ED">
          <w:rPr>
            <w:rFonts w:eastAsiaTheme="minorEastAsia"/>
          </w:rPr>
          <w:t xml:space="preserve"> in the 4-year rotation with low herbicide </w:t>
        </w:r>
      </w:ins>
      <w:ins w:id="20" w:author="Nguyen, Huong T [AGRON]" w:date="2022-08-01T23:13:00Z">
        <w:r w:rsidR="00E176ED">
          <w:rPr>
            <w:rFonts w:eastAsiaTheme="minorEastAsia"/>
          </w:rPr>
          <w:t>corn weed management slightly increased (</w:t>
        </w:r>
      </w:ins>
      <m:oMath>
        <m:r>
          <w:ins w:id="21" w:author="Nguyen, Huong T [AGRON]" w:date="2022-08-01T23:13:00Z">
            <w:rPr>
              <w:rFonts w:ascii="Cambria Math" w:hAnsi="Cambria Math"/>
            </w:rPr>
            <m:t>λ</m:t>
          </w:ins>
        </m:r>
        <m:r>
          <w:ins w:id="22" w:author="Nguyen, Huong T [AGRON]" w:date="2022-08-01T23:13:00Z">
            <m:rPr>
              <m:sty m:val="p"/>
            </m:rPr>
            <w:rPr>
              <w:rFonts w:ascii="Cambria Math" w:hAnsi="Cambria Math"/>
            </w:rPr>
            <m:t>=</m:t>
          </w:ins>
        </m:r>
        <m:r>
          <w:ins w:id="23" w:author="Nguyen, Huong T [AGRON]" w:date="2022-08-01T23:13:00Z">
            <w:rPr>
              <w:rFonts w:ascii="Cambria Math" w:hAnsi="Cambria Math"/>
            </w:rPr>
            <m:t>1.4</m:t>
          </w:ins>
        </m:r>
      </m:oMath>
      <w:ins w:id="24" w:author="Nguyen, Huong T [AGRON]" w:date="2022-08-01T23:13:00Z">
        <w:r w:rsidR="00E176ED">
          <w:rPr>
            <w:rFonts w:eastAsiaTheme="minorEastAsia"/>
          </w:rPr>
          <w:t xml:space="preserve">). </w:t>
        </w:r>
      </w:ins>
      <w:ins w:id="25" w:author="Nguyen, Huong T [AGRON]" w:date="2022-08-01T23:10:00Z">
        <w:r>
          <w:t>Under the low control efficacy scenario, waterhemp population sizes increased the fastest in the 2-year rotation (</w:t>
        </w:r>
      </w:ins>
      <m:oMath>
        <m:r>
          <w:ins w:id="26" w:author="Nguyen, Huong T [AGRON]" w:date="2022-08-01T23:10:00Z">
            <w:rPr>
              <w:rFonts w:ascii="Cambria Math" w:hAnsi="Cambria Math"/>
            </w:rPr>
            <m:t>λ</m:t>
          </w:ins>
        </m:r>
        <m:r>
          <w:ins w:id="27" w:author="Nguyen, Huong T [AGRON]" w:date="2022-08-01T23:10:00Z">
            <m:rPr>
              <m:sty m:val="p"/>
            </m:rPr>
            <w:rPr>
              <w:rFonts w:ascii="Cambria Math" w:hAnsi="Cambria Math"/>
            </w:rPr>
            <m:t>=</m:t>
          </w:ins>
        </m:r>
        <m:r>
          <w:ins w:id="28" w:author="Nguyen, Huong T [AGRON]" w:date="2022-08-01T23:29:00Z">
            <w:rPr>
              <w:rFonts w:ascii="Cambria Math" w:hAnsi="Cambria Math"/>
            </w:rPr>
            <m:t>59.4</m:t>
          </w:ins>
        </m:r>
      </m:oMath>
      <w:ins w:id="29" w:author="Nguyen, Huong T [AGRON]" w:date="2022-08-01T23:10:00Z">
        <w:r>
          <w:t xml:space="preserve"> to </w:t>
        </w:r>
      </w:ins>
      <m:oMath>
        <m:r>
          <w:ins w:id="30" w:author="Nguyen, Huong T [AGRON]" w:date="2022-08-01T23:10:00Z">
            <w:rPr>
              <w:rFonts w:ascii="Cambria Math" w:hAnsi="Cambria Math"/>
            </w:rPr>
            <m:t>λ</m:t>
          </w:ins>
        </m:r>
        <m:r>
          <w:ins w:id="31" w:author="Nguyen, Huong T [AGRON]" w:date="2022-08-01T23:10:00Z">
            <m:rPr>
              <m:sty m:val="p"/>
            </m:rPr>
            <w:rPr>
              <w:rFonts w:ascii="Cambria Math" w:hAnsi="Cambria Math"/>
            </w:rPr>
            <m:t>=</m:t>
          </w:ins>
        </m:r>
        <m:r>
          <w:ins w:id="32" w:author="Nguyen, Huong T [AGRON]" w:date="2022-08-01T23:29:00Z">
            <w:rPr>
              <w:rFonts w:ascii="Cambria Math" w:hAnsi="Cambria Math"/>
            </w:rPr>
            <m:t>333.3</m:t>
          </w:ins>
        </m:r>
      </m:oMath>
      <w:ins w:id="33" w:author="Nguyen, Huong T [AGRON]" w:date="2022-08-01T23:10:00Z">
        <w:r>
          <w:t>) and the slowest in the 4-year rotation (</w:t>
        </w:r>
      </w:ins>
      <m:oMath>
        <m:r>
          <w:ins w:id="34" w:author="Nguyen, Huong T [AGRON]" w:date="2022-08-01T23:10:00Z">
            <w:rPr>
              <w:rFonts w:ascii="Cambria Math" w:hAnsi="Cambria Math"/>
            </w:rPr>
            <m:t>λ</m:t>
          </w:ins>
        </m:r>
        <m:r>
          <w:ins w:id="35" w:author="Nguyen, Huong T [AGRON]" w:date="2022-08-01T23:10:00Z">
            <m:rPr>
              <m:sty m:val="p"/>
            </m:rPr>
            <w:rPr>
              <w:rFonts w:ascii="Cambria Math" w:hAnsi="Cambria Math"/>
            </w:rPr>
            <m:t>=</m:t>
          </w:ins>
        </m:r>
        <m:r>
          <w:ins w:id="36" w:author="Nguyen, Huong T [AGRON]" w:date="2022-08-01T23:33:00Z">
            <w:rPr>
              <w:rFonts w:ascii="Cambria Math" w:hAnsi="Cambria Math"/>
            </w:rPr>
            <m:t>10.5</m:t>
          </w:ins>
        </m:r>
      </m:oMath>
      <w:ins w:id="37" w:author="Nguyen, Huong T [AGRON]" w:date="2022-08-01T23:10:00Z">
        <w:r>
          <w:t xml:space="preserve"> to </w:t>
        </w:r>
      </w:ins>
      <m:oMath>
        <m:r>
          <w:ins w:id="38" w:author="Nguyen, Huong T [AGRON]" w:date="2022-08-01T23:10:00Z">
            <w:rPr>
              <w:rFonts w:ascii="Cambria Math" w:hAnsi="Cambria Math"/>
            </w:rPr>
            <w:lastRenderedPageBreak/>
            <m:t>λ</m:t>
          </w:ins>
        </m:r>
        <m:r>
          <w:ins w:id="39" w:author="Nguyen, Huong T [AGRON]" w:date="2022-08-01T23:10:00Z">
            <m:rPr>
              <m:sty m:val="p"/>
            </m:rPr>
            <w:rPr>
              <w:rFonts w:ascii="Cambria Math" w:hAnsi="Cambria Math"/>
            </w:rPr>
            <m:t>=</m:t>
          </w:ins>
        </m:r>
        <m:r>
          <w:ins w:id="40" w:author="Nguyen, Huong T [AGRON]" w:date="2022-08-01T23:34:00Z">
            <w:rPr>
              <w:rFonts w:ascii="Cambria Math" w:hAnsi="Cambria Math"/>
            </w:rPr>
            <m:t>14.7</m:t>
          </w:ins>
        </m:r>
      </m:oMath>
      <w:ins w:id="41" w:author="Nguyen, Huong T [AGRON]" w:date="2022-08-01T23:10:00Z">
        <w:r>
          <w:t xml:space="preserve">). The slower rates of population growth in the more diverse rotation were attributed to declining </w:t>
        </w:r>
      </w:ins>
      <m:oMath>
        <m:r>
          <w:ins w:id="42" w:author="Nguyen, Huong T [AGRON]" w:date="2022-08-01T23:10:00Z">
            <w:rPr>
              <w:rFonts w:ascii="Cambria Math" w:hAnsi="Cambria Math"/>
            </w:rPr>
            <m:t>λ</m:t>
          </w:ins>
        </m:r>
      </m:oMath>
      <w:ins w:id="43" w:author="Nguyen, Huong T [AGRON]" w:date="2022-08-01T23:10:00Z">
        <w:r>
          <w:t xml:space="preserve"> in the oat, red clover, and alfalfa crop environments that are cool-season crops. In addition to population projection, we examined the seed production </w:t>
        </w:r>
      </w:ins>
      <w:ins w:id="44" w:author="Nguyen, Huong T [AGRON]" w:date="2022-08-01T23:38:00Z">
        <w:r w:rsidR="00576EC2">
          <w:t xml:space="preserve">and mature plant density </w:t>
        </w:r>
      </w:ins>
      <w:ins w:id="45" w:author="Nguyen, Huong T [AGRON]" w:date="2022-08-01T23:10:00Z">
        <w:r>
          <w:t>thresholds in the three rotations for stabilizing population size</w:t>
        </w:r>
      </w:ins>
      <w:ins w:id="46" w:author="Nguyen, Huong T [AGRON]" w:date="2022-08-01T23:38:00Z">
        <w:r w:rsidR="00576EC2">
          <w:t xml:space="preserve"> using</w:t>
        </w:r>
        <w:r w:rsidR="0024511E">
          <w:t xml:space="preserve"> the inputs from the low-effica</w:t>
        </w:r>
      </w:ins>
      <w:ins w:id="47" w:author="Nguyen, Huong T [AGRON]" w:date="2022-08-01T23:39:00Z">
        <w:r w:rsidR="0024511E">
          <w:t>cy scenario</w:t>
        </w:r>
      </w:ins>
      <w:ins w:id="48" w:author="Nguyen, Huong T [AGRON]" w:date="2022-08-01T23:10:00Z">
        <w:r>
          <w:t xml:space="preserve">. The </w:t>
        </w:r>
      </w:ins>
      <w:ins w:id="49" w:author="Nguyen, Huong T [AGRON]" w:date="2022-08-01T23:51:00Z">
        <w:r w:rsidR="009B7130">
          <w:t xml:space="preserve">difference in </w:t>
        </w:r>
        <w:r w:rsidR="005A7298">
          <w:t>seed production and mature plant density thresholds was more pronou</w:t>
        </w:r>
      </w:ins>
      <w:ins w:id="50" w:author="Nguyen, Huong T [AGRON]" w:date="2022-08-01T23:52:00Z">
        <w:r w:rsidR="005A7298">
          <w:t xml:space="preserve">nced between the 2-year and 4-year rotations </w:t>
        </w:r>
        <w:proofErr w:type="spellStart"/>
        <w:r w:rsidR="005A7298">
          <w:t>athan</w:t>
        </w:r>
        <w:proofErr w:type="spellEnd"/>
        <w:r w:rsidR="005A7298">
          <w:t xml:space="preserve"> any other pairwise comparison.</w:t>
        </w:r>
      </w:ins>
    </w:p>
    <w:p w14:paraId="60FEBAC8" w14:textId="3E0A300C" w:rsidR="005550BE" w:rsidRPr="009F1439" w:rsidRDefault="00E41100" w:rsidP="00F05379">
      <w:pPr>
        <w:pStyle w:val="Heading1"/>
        <w:spacing w:line="480" w:lineRule="auto"/>
        <w:rPr>
          <w:color w:val="000000" w:themeColor="text1"/>
        </w:rPr>
      </w:pPr>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w:t>
      </w:r>
      <w:proofErr w:type="gramStart"/>
      <w:r w:rsidRPr="009F1439">
        <w:rPr>
          <w:color w:val="000000" w:themeColor="text1"/>
        </w:rPr>
        <w:t>possible choke</w:t>
      </w:r>
      <w:proofErr w:type="gramEnd"/>
      <w:r w:rsidRPr="009F1439">
        <w:rPr>
          <w:color w:val="000000" w:themeColor="text1"/>
        </w:rPr>
        <w:t xml:space="preserv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w:t>
      </w:r>
      <w:r w:rsidRPr="009F1439">
        <w:rPr>
          <w:color w:val="000000" w:themeColor="text1"/>
        </w:rPr>
        <w:lastRenderedPageBreak/>
        <w:t>demographic parameters from multiple sources and organizing them in different scenarios can facilitate the evaluation of population responses without extensive field measurement (Caswell, 2001; Davis, 2002; Ullrich, 2000). In addition, retrospective perturbation analysis 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proofErr w:type="spellStart"/>
      <w:r w:rsidRPr="009F1439">
        <w:rPr>
          <w:color w:val="000000" w:themeColor="text1"/>
        </w:rPr>
        <w:t>Interseeding</w:t>
      </w:r>
      <w:proofErr w:type="spellEnd"/>
      <w:r w:rsidRPr="009F1439">
        <w:rPr>
          <w:color w:val="000000" w:themeColor="text1"/>
        </w:rPr>
        <w:t xml:space="preserve">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 xml:space="preserve">Triticum </w:t>
      </w:r>
      <w:proofErr w:type="spellStart"/>
      <w:r w:rsidRPr="009F1439">
        <w:rPr>
          <w:i/>
          <w:iCs/>
          <w:color w:val="000000" w:themeColor="text1"/>
        </w:rPr>
        <w:t>aestivum</w:t>
      </w:r>
      <w:proofErr w:type="spellEnd"/>
      <w:r w:rsidRPr="009F1439">
        <w:rPr>
          <w:color w:val="000000" w:themeColor="text1"/>
        </w:rPr>
        <w:t xml:space="preserve"> L.) followed by spring tillage delayed and reduced giant foxtail (</w:t>
      </w:r>
      <w:proofErr w:type="spellStart"/>
      <w:r w:rsidRPr="009F1439">
        <w:rPr>
          <w:i/>
          <w:iCs/>
          <w:color w:val="000000" w:themeColor="text1"/>
        </w:rPr>
        <w:t>Setaria</w:t>
      </w:r>
      <w:proofErr w:type="spellEnd"/>
      <w:r w:rsidRPr="009F1439">
        <w:rPr>
          <w:i/>
          <w:iCs/>
          <w:color w:val="000000" w:themeColor="text1"/>
        </w:rPr>
        <w:t xml:space="preserve"> </w:t>
      </w:r>
      <w:proofErr w:type="spellStart"/>
      <w:r w:rsidRPr="009F1439">
        <w:rPr>
          <w:i/>
          <w:iCs/>
          <w:color w:val="000000" w:themeColor="text1"/>
        </w:rPr>
        <w:t>faberi</w:t>
      </w:r>
      <w:proofErr w:type="spellEnd"/>
      <w:r w:rsidRPr="009F1439">
        <w:rPr>
          <w:color w:val="000000" w:themeColor="text1"/>
        </w:rPr>
        <w:t xml:space="preserve"> </w:t>
      </w:r>
      <w:proofErr w:type="spellStart"/>
      <w:r w:rsidRPr="009F1439">
        <w:rPr>
          <w:color w:val="000000" w:themeColor="text1"/>
        </w:rPr>
        <w:t>Herrm</w:t>
      </w:r>
      <w:proofErr w:type="spellEnd"/>
      <w:r w:rsidRPr="009F1439">
        <w:rPr>
          <w:color w:val="000000" w:themeColor="text1"/>
        </w:rPr>
        <w:t xml:space="preserve"> ) seedling emergence as compared with three other </w:t>
      </w:r>
      <w:proofErr w:type="spellStart"/>
      <w:r w:rsidRPr="009F1439">
        <w:rPr>
          <w:color w:val="000000" w:themeColor="text1"/>
        </w:rPr>
        <w:t>interseeding</w:t>
      </w:r>
      <w:proofErr w:type="spellEnd"/>
      <w:r w:rsidRPr="009F1439">
        <w:rPr>
          <w:color w:val="000000" w:themeColor="text1"/>
        </w:rPr>
        <w:t xml:space="preserve"> and tillage timing combinations (Davis and Liebman, 2003). Cool-season crops, such as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proofErr w:type="spellStart"/>
      <w:r w:rsidRPr="009F1439">
        <w:rPr>
          <w:i/>
          <w:iCs/>
          <w:color w:val="000000" w:themeColor="text1"/>
        </w:rPr>
        <w:t>Zea</w:t>
      </w:r>
      <w:proofErr w:type="spellEnd"/>
      <w:r w:rsidRPr="009F1439">
        <w:rPr>
          <w:i/>
          <w:iCs/>
          <w:color w:val="000000" w:themeColor="text1"/>
        </w:rPr>
        <w:t xml:space="preserve"> mays</w:t>
      </w:r>
      <w:r w:rsidRPr="009F1439">
        <w:rPr>
          <w:color w:val="000000" w:themeColor="text1"/>
        </w:rPr>
        <w:t xml:space="preserve"> L.) and </w:t>
      </w:r>
      <w:r w:rsidRPr="009F1439">
        <w:rPr>
          <w:color w:val="000000" w:themeColor="text1"/>
        </w:rPr>
        <w:lastRenderedPageBreak/>
        <w:t>soybean (</w:t>
      </w:r>
      <w:r w:rsidRPr="009F1439">
        <w:rPr>
          <w:i/>
          <w:iCs/>
          <w:color w:val="000000" w:themeColor="text1"/>
        </w:rPr>
        <w:t>Glycine max</w:t>
      </w:r>
      <w:r w:rsidRPr="009F1439">
        <w:rPr>
          <w:color w:val="000000" w:themeColor="text1"/>
        </w:rPr>
        <w:t xml:space="preserve"> (L.) </w:t>
      </w:r>
      <w:proofErr w:type="spellStart"/>
      <w:r w:rsidRPr="009F1439">
        <w:rPr>
          <w:color w:val="000000" w:themeColor="text1"/>
        </w:rPr>
        <w:t>Merr</w:t>
      </w:r>
      <w:proofErr w:type="spellEnd"/>
      <w:r w:rsidRPr="009F1439">
        <w:rPr>
          <w:color w:val="000000" w:themeColor="text1"/>
        </w:rPr>
        <w:t>.) (</w:t>
      </w:r>
      <w:proofErr w:type="gramStart"/>
      <w:r w:rsidRPr="009F1439">
        <w:rPr>
          <w:color w:val="000000" w:themeColor="text1"/>
        </w:rPr>
        <w:t>two</w:t>
      </w:r>
      <w:proofErr w:type="gramEnd"/>
      <w:r w:rsidRPr="009F1439">
        <w:rPr>
          <w:color w:val="000000" w:themeColor="text1"/>
        </w:rPr>
        <w:t xml:space="preserve">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333B8625"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rate</w:t>
      </w:r>
      <w:ins w:id="51" w:author="Nguyen, Huong T [AGRON]" w:date="2022-08-01T23:53:00Z">
        <w:r w:rsidR="00D606E0">
          <w:rPr>
            <w:color w:val="000000" w:themeColor="text1"/>
          </w:rPr>
          <w:t>s</w:t>
        </w:r>
      </w:ins>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52"/>
      <w:r w:rsidRPr="009F1439">
        <w:rPr>
          <w:color w:val="000000" w:themeColor="text1"/>
        </w:rPr>
        <w:t>The waterhemp populations in our study were depth-structured for the soil seedbank and cohort-structured for plants</w:t>
      </w:r>
      <w:ins w:id="53" w:author="Nguyen, Huong T [AGRON] [2]" w:date="2022-07-27T12:11:00Z">
        <w:r w:rsidR="00D11232">
          <w:rPr>
            <w:color w:val="000000" w:themeColor="text1"/>
          </w:rPr>
          <w:t>. The structure of the populat</w:t>
        </w:r>
      </w:ins>
      <w:ins w:id="54" w:author="Nguyen, Huong T [AGRON] [2]" w:date="2022-07-27T12:12:00Z">
        <w:r w:rsidR="00D11232">
          <w:rPr>
            <w:color w:val="000000" w:themeColor="text1"/>
          </w:rPr>
          <w:t xml:space="preserve">ion helps accommodate different </w:t>
        </w:r>
      </w:ins>
      <w:ins w:id="55" w:author="Nguyen, Huong T [AGRON] [2]" w:date="2022-07-27T12:13:00Z">
        <w:r w:rsidR="00D11232">
          <w:rPr>
            <w:color w:val="000000" w:themeColor="text1"/>
          </w:rPr>
          <w:t xml:space="preserve">seed </w:t>
        </w:r>
      </w:ins>
      <w:ins w:id="56" w:author="Nguyen, Huong T [AGRON] [2]" w:date="2022-07-27T12:12:00Z">
        <w:r w:rsidR="00D11232">
          <w:rPr>
            <w:color w:val="000000" w:themeColor="text1"/>
          </w:rPr>
          <w:t>survival rates</w:t>
        </w:r>
      </w:ins>
      <w:del w:id="57" w:author="Nguyen, Huong T [AGRON] [2]"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58" w:author="Nguyen, Huong T [AGRON] [2]"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52"/>
      <w:r w:rsidR="008A0F7F">
        <w:rPr>
          <w:rStyle w:val="CommentReference"/>
        </w:rPr>
        <w:commentReference w:id="5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lastRenderedPageBreak/>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59" w:name="materials-and-methods"/>
      <w:bookmarkEnd w:id="1"/>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6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proofErr w:type="gramStart"/>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w:t>
      </w:r>
      <w:proofErr w:type="gramEnd"/>
      <w:r w:rsidRPr="009F1439">
        <w:rPr>
          <w:color w:val="000000" w:themeColor="text1"/>
        </w:rPr>
        <w:t xml:space="preserve">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w:t>
      </w:r>
      <w:r w:rsidRPr="009F1439">
        <w:rPr>
          <w:color w:val="000000" w:themeColor="text1"/>
        </w:rPr>
        <w:lastRenderedPageBreak/>
        <w:t xml:space="preserve">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t xml:space="preserve">during </w:t>
      </w:r>
      <w:r w:rsidRPr="009F1439">
        <w:rPr>
          <w:color w:val="000000" w:themeColor="text1"/>
        </w:rPr>
        <w:t>2017-2020. During the period of the present study, data were collected in each experimental unit (</w:t>
      </w:r>
      <w:proofErr w:type="spellStart"/>
      <w:r w:rsidRPr="009F1439">
        <w:rPr>
          <w:color w:val="000000" w:themeColor="text1"/>
        </w:rPr>
        <w:t>eu</w:t>
      </w:r>
      <w:proofErr w:type="spellEnd"/>
      <w:r w:rsidRPr="009F1439">
        <w:rPr>
          <w:color w:val="000000" w:themeColor="text1"/>
        </w:rPr>
        <w:t>)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w:t>
      </w:r>
      <w:proofErr w:type="gramStart"/>
      <w:r w:rsidRPr="009F1439">
        <w:rPr>
          <w:i/>
          <w:iCs/>
          <w:color w:val="000000" w:themeColor="text1"/>
        </w:rPr>
        <w:t>blue</w:t>
      </w:r>
      <w:proofErr w:type="gramEnd"/>
      <w:r w:rsidRPr="009F1439">
        <w:rPr>
          <w:i/>
          <w:iCs/>
          <w:color w:val="000000" w:themeColor="text1"/>
        </w:rPr>
        <w:t xml:space="preserv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t>
      </w:r>
      <w:r w:rsidRPr="009F1439">
        <w:rPr>
          <w:i/>
          <w:iCs/>
          <w:color w:val="000000" w:themeColor="text1"/>
        </w:rPr>
        <w:lastRenderedPageBreak/>
        <w:t xml:space="preserve">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before 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61" w:name="data-collection-and-analysis"/>
      <w:bookmarkEnd w:id="6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w:t>
      </w:r>
      <w:proofErr w:type="gramStart"/>
      <w:r w:rsidR="00C201CF">
        <w:rPr>
          <w:color w:val="000000" w:themeColor="text1"/>
        </w:rPr>
        <w:t>roughly</w:t>
      </w:r>
      <w:r w:rsidR="00150044" w:rsidRPr="009F1439">
        <w:rPr>
          <w:color w:val="000000" w:themeColor="text1"/>
        </w:rPr>
        <w:t xml:space="preserve"> </w:t>
      </w:r>
      <w:r w:rsidRPr="009F1439">
        <w:rPr>
          <w:color w:val="000000" w:themeColor="text1"/>
        </w:rPr>
        <w:t>1</w:t>
      </w:r>
      <w:proofErr w:type="gramEnd"/>
      <w:r w:rsidRPr="009F1439">
        <w:rPr>
          <w:color w:val="000000" w:themeColor="text1"/>
        </w:rPr>
        <w:t>:1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6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w:t>
      </w:r>
      <w:proofErr w:type="spellStart"/>
      <w:r w:rsidRPr="009F1439">
        <w:rPr>
          <w:color w:val="000000" w:themeColor="text1"/>
        </w:rPr>
        <w:t>eu</w:t>
      </w:r>
      <w:proofErr w:type="spellEnd"/>
      <w:r w:rsidRPr="009F1439">
        <w:rPr>
          <w:color w:val="000000" w:themeColor="text1"/>
        </w:rPr>
        <w:t>).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w:t>
      </w:r>
      <w:proofErr w:type="spellStart"/>
      <w:r w:rsidRPr="009F1439">
        <w:rPr>
          <w:color w:val="000000" w:themeColor="text1"/>
        </w:rPr>
        <w:t>eu</w:t>
      </w:r>
      <w:proofErr w:type="spellEnd"/>
      <w:r w:rsidRPr="009F1439">
        <w:rPr>
          <w:color w:val="000000" w:themeColor="text1"/>
        </w:rPr>
        <w:t xml:space="preserve"> yielded two data points, one for each of the two soil strata. Seeds were separated from the soil materials and plant residues using elutriation and flotation</w:t>
      </w:r>
      <w:ins w:id="63" w:author="Nguyen, Huong T [AGRON] [2]"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64" w:author="Nguyen, Huong T [AGRON] [2]" w:date="2022-07-27T12:14:00Z">
        <w:r w:rsidR="001B5033" w:rsidRPr="009F1439" w:rsidDel="00D11232">
          <w:rPr>
            <w:color w:val="000000" w:themeColor="text1"/>
          </w:rPr>
          <w:delText xml:space="preserve"> (</w:delText>
        </w:r>
        <w:commentRangeStart w:id="65"/>
        <w:r w:rsidR="001B5033" w:rsidRPr="009F1439" w:rsidDel="00D11232">
          <w:rPr>
            <w:color w:val="000000" w:themeColor="text1"/>
          </w:rPr>
          <w:delText>Ball and Miller, 1989</w:delText>
        </w:r>
        <w:commentRangeEnd w:id="65"/>
        <w:r w:rsidR="00C201CF" w:rsidDel="00D11232">
          <w:rPr>
            <w:rStyle w:val="CommentReference"/>
          </w:rPr>
          <w:commentReference w:id="65"/>
        </w:r>
        <w:r w:rsidR="001B5033" w:rsidRPr="009F1439" w:rsidDel="00D11232">
          <w:rPr>
            <w:color w:val="000000" w:themeColor="text1"/>
          </w:rPr>
          <w:delText>)</w:delText>
        </w:r>
        <w:r w:rsidRPr="009F1439" w:rsidDel="00D11232">
          <w:rPr>
            <w:color w:val="000000" w:themeColor="text1"/>
          </w:rPr>
          <w:delText>.</w:delText>
        </w:r>
      </w:del>
      <w:ins w:id="66" w:author="Nguyen, Huong T [AGRON] [2]"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w:t>
      </w:r>
      <w:r w:rsidRPr="009F1439">
        <w:rPr>
          <w:color w:val="000000" w:themeColor="text1"/>
        </w:rPr>
        <w:lastRenderedPageBreak/>
        <w:t xml:space="preserve">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67" w:name="seedling-emergence-pattern-and-timing"/>
      <w:bookmarkEnd w:id="6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w:t>
      </w:r>
      <w:proofErr w:type="spellStart"/>
      <w:r w:rsidRPr="009F1439">
        <w:rPr>
          <w:color w:val="000000" w:themeColor="text1"/>
        </w:rPr>
        <w:t>eu</w:t>
      </w:r>
      <w:proofErr w:type="spellEnd"/>
      <w:r w:rsidRPr="009F1439">
        <w:rPr>
          <w:color w:val="000000" w:themeColor="text1"/>
        </w:rPr>
        <w:t xml:space="preserve">.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In the 2020 field season, destructive emergence surveys were conducted in eight quadrats per </w:t>
      </w:r>
      <w:proofErr w:type="spellStart"/>
      <w:r w:rsidRPr="009F1439">
        <w:rPr>
          <w:color w:val="000000" w:themeColor="text1"/>
        </w:rPr>
        <w:t>eu</w:t>
      </w:r>
      <w:proofErr w:type="spellEnd"/>
      <w:r w:rsidRPr="009F1439">
        <w:rPr>
          <w:color w:val="000000" w:themeColor="text1"/>
        </w:rPr>
        <w:t>.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68" w:name="Xec1ca302539727adf735d520d08ea70dc2deeb1"/>
      <w:bookmarkEnd w:id="67"/>
      <w:r w:rsidRPr="009F1439">
        <w:rPr>
          <w:color w:val="000000" w:themeColor="text1"/>
        </w:rPr>
        <w:lastRenderedPageBreak/>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All the response variables were analyzed with 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69" w:name="model-assumptions"/>
      <w:bookmarkEnd w:id="61"/>
      <w:bookmarkEnd w:id="6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70" w:author="Nguyen, Huong T [AGRON]" w:date="2022-07-29T22:28:00Z">
              <w:r>
                <w:rPr>
                  <w:rFonts w:ascii="Helvetica"/>
                  <w:color w:val="000000" w:themeColor="text1"/>
                  <w:sz w:val="22"/>
                  <w:szCs w:val="22"/>
                </w:rPr>
                <w:t>(</w:t>
              </w:r>
              <w:r>
                <w:rPr>
                  <w:rFonts w:ascii="Helvetica"/>
                  <w:i/>
                  <w:iCs/>
                  <w:color w:val="000000" w:themeColor="text1"/>
                  <w:sz w:val="22"/>
                  <w:szCs w:val="22"/>
                </w:rPr>
                <w:t xml:space="preserve">A. </w:t>
              </w:r>
              <w:proofErr w:type="spellStart"/>
              <w:r>
                <w:rPr>
                  <w:rFonts w:ascii="Helvetica"/>
                  <w:i/>
                  <w:iCs/>
                  <w:color w:val="000000" w:themeColor="text1"/>
                  <w:sz w:val="22"/>
                  <w:szCs w:val="22"/>
                </w:rPr>
                <w:t>retroflexus</w:t>
              </w:r>
              <w:proofErr w:type="spellEnd"/>
              <w:r>
                <w:rPr>
                  <w:rFonts w:ascii="Helvetica"/>
                  <w:color w:val="000000" w:themeColor="text1"/>
                  <w:sz w:val="22"/>
                  <w:szCs w:val="22"/>
                </w:rPr>
                <w:t xml:space="preserve">) </w:t>
              </w:r>
            </w:ins>
            <w:r w:rsidR="00E41100" w:rsidRPr="009F1439">
              <w:rPr>
                <w:rFonts w:ascii="Helvetica"/>
                <w:color w:val="000000" w:themeColor="text1"/>
                <w:sz w:val="22"/>
                <w:szCs w:val="22"/>
              </w:rPr>
              <w:t xml:space="preserve">Mohler and </w:t>
            </w:r>
            <w:proofErr w:type="spellStart"/>
            <w:r w:rsidR="00E41100" w:rsidRPr="009F1439">
              <w:rPr>
                <w:rFonts w:ascii="Helvetica"/>
                <w:color w:val="000000" w:themeColor="text1"/>
                <w:sz w:val="22"/>
                <w:szCs w:val="22"/>
              </w:rPr>
              <w:t>Galford</w:t>
            </w:r>
            <w:proofErr w:type="spellEnd"/>
            <w:r w:rsidR="00E41100" w:rsidRPr="009F1439">
              <w:rPr>
                <w:rFonts w:ascii="Helvetica"/>
                <w:color w:val="000000" w:themeColor="text1"/>
                <w:sz w:val="22"/>
                <w:szCs w:val="22"/>
              </w:rPr>
              <w:t>,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71" w:author="Nguyen, Huong T [AGRON]"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2" w:author="Nguyen, Huong T [AGRON]"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3" w:author="Nguyen, Huong T [AGRON]" w:date="2022-07-29T22:28:00Z"/>
                <w:rFonts w:ascii="Helvetica"/>
                <w:color w:val="000000" w:themeColor="text1"/>
                <w:sz w:val="22"/>
                <w:szCs w:val="22"/>
              </w:rPr>
            </w:pPr>
            <w:ins w:id="74" w:author="Nguyen, Huong T [AGRON]" w:date="2022-07-29T22:29:00Z">
              <w:r>
                <w:rPr>
                  <w:rFonts w:ascii="Helvetica"/>
                  <w:color w:val="000000" w:themeColor="text1"/>
                  <w:sz w:val="22"/>
                  <w:szCs w:val="22"/>
                </w:rPr>
                <w:t>100</w:t>
              </w:r>
            </w:ins>
            <w:ins w:id="75" w:author="Nguyen, Huong T [AGRON]" w:date="2022-07-29T22:41:00Z">
              <w:r w:rsidR="00157B83">
                <w:rPr>
                  <w:rFonts w:ascii="Helvetica"/>
                  <w:color w:val="000000" w:themeColor="text1"/>
                  <w:sz w:val="22"/>
                  <w:szCs w:val="22"/>
                </w:rPr>
                <w:t xml:space="preserve"> </w:t>
              </w:r>
            </w:ins>
            <w:ins w:id="76" w:author="Nguyen, Huong T [AGRON]" w:date="2022-07-29T22:29:00Z">
              <w:r>
                <w:rPr>
                  <w:rFonts w:ascii="Helvetica"/>
                  <w:color w:val="000000" w:themeColor="text1"/>
                  <w:sz w:val="22"/>
                  <w:szCs w:val="22"/>
                </w:rPr>
                <w:t xml:space="preserve">% of the germinated seeds from the 0 </w:t>
              </w:r>
            </w:ins>
            <w:ins w:id="77" w:author="Nguyen, Huong T [AGRON]" w:date="2022-07-29T22:30:00Z">
              <w:r>
                <w:rPr>
                  <w:rFonts w:ascii="Helvetica"/>
                  <w:color w:val="000000" w:themeColor="text1"/>
                  <w:sz w:val="22"/>
                  <w:szCs w:val="22"/>
                </w:rPr>
                <w:t>–</w:t>
              </w:r>
            </w:ins>
            <w:ins w:id="78" w:author="Nguyen, Huong T [AGRON]" w:date="2022-07-29T22:29:00Z">
              <w:r>
                <w:rPr>
                  <w:rFonts w:ascii="Helvetica"/>
                  <w:color w:val="000000" w:themeColor="text1"/>
                  <w:sz w:val="22"/>
                  <w:szCs w:val="22"/>
                </w:rPr>
                <w:t xml:space="preserve"> </w:t>
              </w:r>
            </w:ins>
            <w:ins w:id="79" w:author="Nguyen, Huong T [AGRON]" w:date="2022-07-29T22:30:00Z">
              <w:r>
                <w:rPr>
                  <w:rFonts w:ascii="Helvetica"/>
                  <w:color w:val="000000" w:themeColor="text1"/>
                  <w:sz w:val="22"/>
                  <w:szCs w:val="22"/>
                </w:rPr>
                <w:t>2 cm</w:t>
              </w:r>
            </w:ins>
            <w:ins w:id="80" w:author="Nguyen, Huong T [AGRON]" w:date="2022-07-29T22:36:00Z">
              <w:r w:rsidR="0055644F">
                <w:rPr>
                  <w:rFonts w:ascii="Helvetica"/>
                  <w:color w:val="000000" w:themeColor="text1"/>
                  <w:sz w:val="22"/>
                  <w:szCs w:val="22"/>
                </w:rPr>
                <w:t xml:space="preserve"> soil stratum</w:t>
              </w:r>
            </w:ins>
            <w:ins w:id="81" w:author="Nguyen, Huong T [AGRON]" w:date="2022-07-29T22:29:00Z">
              <w:r>
                <w:rPr>
                  <w:rFonts w:ascii="Helvetica"/>
                  <w:color w:val="000000" w:themeColor="text1"/>
                  <w:sz w:val="22"/>
                  <w:szCs w:val="22"/>
                </w:rPr>
                <w:t xml:space="preserve"> </w:t>
              </w:r>
            </w:ins>
            <w:ins w:id="82" w:author="Nguyen, Huong T [AGRON]" w:date="2022-07-29T22:36:00Z">
              <w:r w:rsidR="0055644F">
                <w:rPr>
                  <w:rFonts w:ascii="Helvetica"/>
                  <w:color w:val="000000" w:themeColor="text1"/>
                  <w:sz w:val="22"/>
                  <w:szCs w:val="22"/>
                </w:rPr>
                <w:t>i</w:t>
              </w:r>
            </w:ins>
            <w:ins w:id="83" w:author="Nguyen, Huong T [AGRON]" w:date="2022-07-29T22:37:00Z">
              <w:r w:rsidR="0055644F">
                <w:rPr>
                  <w:rFonts w:ascii="Helvetica"/>
                  <w:color w:val="000000" w:themeColor="text1"/>
                  <w:sz w:val="22"/>
                  <w:szCs w:val="22"/>
                </w:rPr>
                <w:t>n the</w:t>
              </w:r>
            </w:ins>
            <w:ins w:id="84" w:author="Nguyen, Huong T [AGRON]" w:date="2022-07-29T22:30:00Z">
              <w:r>
                <w:rPr>
                  <w:rFonts w:ascii="Helvetica"/>
                  <w:color w:val="000000" w:themeColor="text1"/>
                  <w:sz w:val="22"/>
                  <w:szCs w:val="22"/>
                </w:rPr>
                <w:t xml:space="preserve"> </w:t>
              </w:r>
              <w:proofErr w:type="gramStart"/>
              <w:r>
                <w:rPr>
                  <w:rFonts w:ascii="Helvetica"/>
                  <w:color w:val="000000" w:themeColor="text1"/>
                  <w:sz w:val="22"/>
                  <w:szCs w:val="22"/>
                </w:rPr>
                <w:t>POST-emergence</w:t>
              </w:r>
              <w:proofErr w:type="gramEnd"/>
              <w:r>
                <w:rPr>
                  <w:rFonts w:ascii="Helvetica"/>
                  <w:color w:val="000000" w:themeColor="text1"/>
                  <w:sz w:val="22"/>
                  <w:szCs w:val="22"/>
                </w:rPr>
                <w:t xml:space="preserve"> herbicide treated </w:t>
              </w:r>
              <w:proofErr w:type="spellStart"/>
              <w:r>
                <w:rPr>
                  <w:rFonts w:ascii="Helvetica"/>
                  <w:color w:val="000000" w:themeColor="text1"/>
                  <w:sz w:val="22"/>
                  <w:szCs w:val="22"/>
                </w:rPr>
                <w:t>eu</w:t>
              </w:r>
              <w:proofErr w:type="spellEnd"/>
              <w:r>
                <w:rPr>
                  <w:rFonts w:ascii="Helvetica"/>
                  <w:color w:val="000000" w:themeColor="text1"/>
                  <w:sz w:val="22"/>
                  <w:szCs w:val="22"/>
                </w:rPr>
                <w:t xml:space="preserve"> </w:t>
              </w:r>
            </w:ins>
            <w:ins w:id="85" w:author="Nguyen, Huong T [AGRON]" w:date="2022-07-29T22:29:00Z">
              <w:r>
                <w:rPr>
                  <w:rFonts w:ascii="Helvetica"/>
                  <w:color w:val="000000" w:themeColor="text1"/>
                  <w:sz w:val="22"/>
                  <w:szCs w:val="22"/>
                </w:rPr>
                <w:t>successfully emerge</w:t>
              </w:r>
            </w:ins>
            <w:ins w:id="86" w:author="Nguyen, Huong T [AGRON]"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7" w:author="Nguyen, Huong T [AGRON]" w:date="2022-07-29T22:28:00Z"/>
                <w:rFonts w:ascii="Helvetica"/>
                <w:color w:val="000000" w:themeColor="text1"/>
                <w:sz w:val="22"/>
                <w:szCs w:val="22"/>
              </w:rPr>
            </w:pPr>
            <w:ins w:id="88" w:author="Nguyen, Huong T [AGRON]" w:date="2022-07-29T22:34:00Z">
              <w:r>
                <w:rPr>
                  <w:rFonts w:ascii="Helvetica"/>
                  <w:color w:val="000000" w:themeColor="text1"/>
                  <w:sz w:val="22"/>
                  <w:szCs w:val="22"/>
                </w:rPr>
                <w:t xml:space="preserve">Assumed for simplicity of the </w:t>
              </w:r>
            </w:ins>
            <w:ins w:id="89" w:author="Nguyen, Huong T [AGRON]" w:date="2022-07-29T22:35:00Z">
              <w:r>
                <w:rPr>
                  <w:rFonts w:ascii="Helvetica"/>
                  <w:color w:val="000000" w:themeColor="text1"/>
                  <w:sz w:val="22"/>
                  <w:szCs w:val="22"/>
                </w:rPr>
                <w:t xml:space="preserve">model. </w:t>
              </w:r>
            </w:ins>
            <w:ins w:id="90" w:author="Nguyen, Huong T [AGRON]" w:date="2022-07-29T22:31:00Z">
              <w:r w:rsidR="00660A80">
                <w:rPr>
                  <w:rFonts w:ascii="Helvetica"/>
                  <w:color w:val="000000" w:themeColor="text1"/>
                  <w:sz w:val="22"/>
                  <w:szCs w:val="22"/>
                </w:rPr>
                <w:t>The seedling</w:t>
              </w:r>
            </w:ins>
            <w:ins w:id="91" w:author="Nguyen, Huong T [AGRON]" w:date="2022-07-29T22:32:00Z">
              <w:r w:rsidR="00660A80">
                <w:rPr>
                  <w:rFonts w:ascii="Helvetica"/>
                  <w:color w:val="000000" w:themeColor="text1"/>
                  <w:sz w:val="22"/>
                  <w:szCs w:val="22"/>
                </w:rPr>
                <w:t xml:space="preserve"> emergence</w:t>
              </w:r>
            </w:ins>
            <w:ins w:id="92" w:author="Nguyen, Huong T [AGRON]" w:date="2022-07-29T22:31:00Z">
              <w:r w:rsidR="00660A80">
                <w:rPr>
                  <w:rFonts w:ascii="Helvetica"/>
                  <w:color w:val="000000" w:themeColor="text1"/>
                  <w:sz w:val="22"/>
                  <w:szCs w:val="22"/>
                </w:rPr>
                <w:t xml:space="preserve"> </w:t>
              </w:r>
            </w:ins>
            <w:ins w:id="93" w:author="Nguyen, Huong T [AGRON]" w:date="2022-07-29T22:32:00Z">
              <w:r w:rsidR="00660A80">
                <w:rPr>
                  <w:rFonts w:ascii="Helvetica"/>
                  <w:color w:val="000000" w:themeColor="text1"/>
                  <w:sz w:val="22"/>
                  <w:szCs w:val="22"/>
                </w:rPr>
                <w:t xml:space="preserve">were </w:t>
              </w:r>
            </w:ins>
            <w:ins w:id="94" w:author="Nguyen, Huong T [AGRON]" w:date="2022-07-29T22:31:00Z">
              <w:r w:rsidR="00660A80">
                <w:rPr>
                  <w:rFonts w:ascii="Helvetica"/>
                  <w:color w:val="000000" w:themeColor="text1"/>
                  <w:sz w:val="22"/>
                  <w:szCs w:val="22"/>
                </w:rPr>
                <w:t>s</w:t>
              </w:r>
            </w:ins>
            <w:ins w:id="95" w:author="Nguyen, Huong T [AGRON]" w:date="2022-07-29T22:32:00Z">
              <w:r w:rsidR="00660A80">
                <w:rPr>
                  <w:rFonts w:ascii="Helvetica"/>
                  <w:color w:val="000000" w:themeColor="text1"/>
                  <w:sz w:val="22"/>
                  <w:szCs w:val="22"/>
                </w:rPr>
                <w:t xml:space="preserve">urveyed approximately every two </w:t>
              </w:r>
              <w:proofErr w:type="gramStart"/>
              <w:r w:rsidR="00660A80">
                <w:rPr>
                  <w:rFonts w:ascii="Helvetica"/>
                  <w:color w:val="000000" w:themeColor="text1"/>
                  <w:sz w:val="22"/>
                  <w:szCs w:val="22"/>
                </w:rPr>
                <w:t>weeks</w:t>
              </w:r>
            </w:ins>
            <w:proofErr w:type="gramEnd"/>
            <w:ins w:id="96" w:author="Nguyen, Huong T [AGRON]" w:date="2022-07-29T22:33:00Z">
              <w:r>
                <w:rPr>
                  <w:rFonts w:ascii="Helvetica"/>
                  <w:color w:val="000000" w:themeColor="text1"/>
                  <w:sz w:val="22"/>
                  <w:szCs w:val="22"/>
                </w:rPr>
                <w:t xml:space="preserve"> so</w:t>
              </w:r>
            </w:ins>
            <w:ins w:id="97" w:author="Nguyen, Huong T [AGRON]"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98" w:author="Nguyen, Huong T [AGRON]"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99" w:author="Nguyen, Huong T [AGRON]"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00" w:author="Nguyen, Huong T [AGRON]" w:date="2022-07-29T22:36:00Z"/>
                <w:rFonts w:ascii="Helvetica"/>
                <w:color w:val="000000" w:themeColor="text1"/>
                <w:sz w:val="22"/>
                <w:szCs w:val="22"/>
              </w:rPr>
            </w:pPr>
            <w:ins w:id="101" w:author="Nguyen, Huong T [AGRON]" w:date="2022-07-29T22:41:00Z">
              <w:r>
                <w:rPr>
                  <w:rFonts w:ascii="Helvetica"/>
                  <w:color w:val="000000" w:themeColor="text1"/>
                  <w:sz w:val="22"/>
                  <w:szCs w:val="22"/>
                </w:rPr>
                <w:t xml:space="preserve">5 </w:t>
              </w:r>
            </w:ins>
            <w:ins w:id="102" w:author="Nguyen, Huong T [AGRON]" w:date="2022-07-29T22:36:00Z">
              <w:r w:rsidR="0055644F">
                <w:rPr>
                  <w:rFonts w:ascii="Helvetica"/>
                  <w:color w:val="000000" w:themeColor="text1"/>
                  <w:sz w:val="22"/>
                  <w:szCs w:val="22"/>
                </w:rPr>
                <w:t xml:space="preserve">% of the germinated seeds from the 0 </w:t>
              </w:r>
            </w:ins>
            <w:ins w:id="103" w:author="Nguyen, Huong T [AGRON]" w:date="2022-07-29T22:42:00Z">
              <w:r>
                <w:rPr>
                  <w:rFonts w:ascii="Helvetica"/>
                  <w:color w:val="000000" w:themeColor="text1"/>
                  <w:sz w:val="22"/>
                  <w:szCs w:val="22"/>
                </w:rPr>
                <w:t>–</w:t>
              </w:r>
              <w:r>
                <w:rPr>
                  <w:rFonts w:ascii="Helvetica"/>
                  <w:color w:val="000000" w:themeColor="text1"/>
                  <w:sz w:val="22"/>
                  <w:szCs w:val="22"/>
                </w:rPr>
                <w:t xml:space="preserve"> </w:t>
              </w:r>
            </w:ins>
            <w:ins w:id="104" w:author="Nguyen, Huong T [AGRON]" w:date="2022-07-29T22:36:00Z">
              <w:r w:rsidR="0055644F">
                <w:rPr>
                  <w:rFonts w:ascii="Helvetica"/>
                  <w:color w:val="000000" w:themeColor="text1"/>
                  <w:sz w:val="22"/>
                  <w:szCs w:val="22"/>
                </w:rPr>
                <w:t xml:space="preserve">2 cm soil stratum </w:t>
              </w:r>
            </w:ins>
            <w:ins w:id="105" w:author="Nguyen, Huong T [AGRON]" w:date="2022-07-29T22:37:00Z">
              <w:r w:rsidR="0055644F">
                <w:rPr>
                  <w:rFonts w:ascii="Helvetica"/>
                  <w:color w:val="000000" w:themeColor="text1"/>
                  <w:sz w:val="22"/>
                  <w:szCs w:val="22"/>
                </w:rPr>
                <w:t xml:space="preserve">in the PRE-emergence herbicide treated </w:t>
              </w:r>
              <w:proofErr w:type="spellStart"/>
              <w:r w:rsidR="0055644F">
                <w:rPr>
                  <w:rFonts w:ascii="Helvetica"/>
                  <w:color w:val="000000" w:themeColor="text1"/>
                  <w:sz w:val="22"/>
                  <w:szCs w:val="22"/>
                </w:rPr>
                <w:t>eu</w:t>
              </w:r>
            </w:ins>
            <w:proofErr w:type="spellEnd"/>
            <w:ins w:id="106" w:author="Nguyen, Huong T [AGRON]" w:date="2022-07-29T22:41:00Z">
              <w:r>
                <w:rPr>
                  <w:rFonts w:ascii="Helvetica"/>
                  <w:color w:val="000000" w:themeColor="text1"/>
                  <w:sz w:val="22"/>
                  <w:szCs w:val="22"/>
                </w:rPr>
                <w:t xml:space="preserve"> (T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ins>
            <w:ins w:id="107" w:author="Nguyen, Huong T [AGRON]"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08" w:author="Nguyen, Huong T [AGRON]" w:date="2022-07-29T22:36:00Z"/>
                <w:rFonts w:ascii="Helvetica"/>
                <w:color w:val="000000" w:themeColor="text1"/>
                <w:sz w:val="22"/>
                <w:szCs w:val="22"/>
              </w:rPr>
            </w:pPr>
            <w:ins w:id="109" w:author="Nguyen, Huong T [AGRON]"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110" w:author="Nguyen, Huong T [AGRON]" w:date="2022-07-29T22:39:00Z">
              <w:r>
                <w:rPr>
                  <w:rFonts w:ascii="Helvetica"/>
                  <w:color w:val="000000" w:themeColor="text1"/>
                  <w:sz w:val="22"/>
                  <w:szCs w:val="22"/>
                </w:rPr>
                <w:t>m</w:t>
              </w:r>
            </w:ins>
            <w:ins w:id="111" w:author="Nguyen, Huong T [AGRON]" w:date="2022-07-29T22:38:00Z">
              <w:r>
                <w:rPr>
                  <w:rFonts w:ascii="Helvetica"/>
                  <w:color w:val="000000" w:themeColor="text1"/>
                  <w:sz w:val="22"/>
                  <w:szCs w:val="22"/>
                </w:rPr>
                <w:t xml:space="preserve">esotrione are </w:t>
              </w:r>
            </w:ins>
            <w:ins w:id="112" w:author="Nguyen, Huong T [AGRON]" w:date="2022-07-29T22:39:00Z">
              <w:r>
                <w:rPr>
                  <w:rFonts w:ascii="Helvetica"/>
                  <w:color w:val="000000" w:themeColor="text1"/>
                  <w:sz w:val="22"/>
                  <w:szCs w:val="22"/>
                </w:rPr>
                <w:t xml:space="preserve">97.5% and </w:t>
              </w:r>
            </w:ins>
            <w:ins w:id="113" w:author="Nguyen, Huong T [AGRON]"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114" w:author="Nguyen, Huong T [AGRON]" w:date="2022-07-29T22:41:00Z">
              <w:r>
                <w:rPr>
                  <w:rFonts w:ascii="Helvetica"/>
                  <w:color w:val="000000" w:themeColor="text1"/>
                  <w:sz w:val="22"/>
                  <w:szCs w:val="22"/>
                </w:rPr>
                <w:t xml:space="preserve">utton et al., 2002 and </w:t>
              </w:r>
            </w:ins>
            <w:proofErr w:type="spellStart"/>
            <w:ins w:id="115" w:author="Nguyen, Huong T [AGRON]" w:date="2022-07-29T22:40:00Z">
              <w:r>
                <w:rPr>
                  <w:rFonts w:ascii="Helvetica"/>
                  <w:color w:val="000000" w:themeColor="text1"/>
                  <w:sz w:val="22"/>
                  <w:szCs w:val="22"/>
                </w:rPr>
                <w:t>Janak</w:t>
              </w:r>
              <w:proofErr w:type="spellEnd"/>
              <w:r>
                <w:rPr>
                  <w:rFonts w:ascii="Helvetica"/>
                  <w:color w:val="000000" w:themeColor="text1"/>
                  <w:sz w:val="22"/>
                  <w:szCs w:val="22"/>
                </w:rPr>
                <w:t xml:space="preserve"> </w:t>
              </w:r>
            </w:ins>
            <w:ins w:id="116" w:author="Nguyen, Huong T [AGRON]" w:date="2022-07-30T20:25:00Z">
              <w:r w:rsidR="00B7213B">
                <w:rPr>
                  <w:rFonts w:ascii="Helvetica"/>
                  <w:color w:val="000000" w:themeColor="text1"/>
                  <w:sz w:val="22"/>
                  <w:szCs w:val="22"/>
                </w:rPr>
                <w:t xml:space="preserve">and </w:t>
              </w:r>
              <w:proofErr w:type="spellStart"/>
              <w:r w:rsidR="00B7213B">
                <w:rPr>
                  <w:rFonts w:ascii="Helvetica"/>
                  <w:color w:val="000000" w:themeColor="text1"/>
                  <w:sz w:val="22"/>
                  <w:szCs w:val="22"/>
                </w:rPr>
                <w:t>Grichar</w:t>
              </w:r>
            </w:ins>
            <w:proofErr w:type="spellEnd"/>
            <w:ins w:id="117" w:author="Nguyen, Huong T [AGRON]" w:date="2022-07-29T22:40:00Z">
              <w:r>
                <w:rPr>
                  <w:rFonts w:ascii="Helvetica"/>
                  <w:color w:val="000000" w:themeColor="text1"/>
                  <w:sz w:val="22"/>
                  <w:szCs w:val="22"/>
                </w:rPr>
                <w:t>, 2016)</w:t>
              </w:r>
            </w:ins>
          </w:p>
        </w:tc>
      </w:tr>
      <w:tr w:rsidR="00157B83" w:rsidRPr="009F1439" w14:paraId="793C2434" w14:textId="77777777" w:rsidTr="00AF737C">
        <w:trPr>
          <w:cantSplit/>
          <w:jc w:val="center"/>
          <w:ins w:id="118" w:author="Nguyen, Huong T [AGRON]"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19" w:author="Nguyen, Huong T [AGRON]"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20" w:author="Nguyen, Huong T [AGRON]" w:date="2022-07-29T22:42:00Z"/>
                <w:rFonts w:ascii="Helvetica"/>
                <w:color w:val="000000" w:themeColor="text1"/>
                <w:sz w:val="22"/>
                <w:szCs w:val="22"/>
              </w:rPr>
            </w:pPr>
            <w:ins w:id="121" w:author="Nguyen, Huong T [AGRON]" w:date="2022-07-30T23:03:00Z">
              <w:r>
                <w:rPr>
                  <w:rFonts w:ascii="Helvetica"/>
                  <w:color w:val="000000" w:themeColor="text1"/>
                  <w:sz w:val="22"/>
                  <w:szCs w:val="22"/>
                </w:rPr>
                <w:t xml:space="preserve">50% of 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 </w:t>
              </w:r>
              <w:proofErr w:type="spellStart"/>
              <w:r>
                <w:rPr>
                  <w:rFonts w:ascii="Helvetica"/>
                  <w:color w:val="000000" w:themeColor="text1"/>
                  <w:sz w:val="22"/>
                  <w:szCs w:val="22"/>
                </w:rPr>
                <w:t>eu</w:t>
              </w:r>
              <w:proofErr w:type="spellEnd"/>
              <w:r>
                <w:rPr>
                  <w:rFonts w:ascii="Helvetica"/>
                  <w:color w:val="000000" w:themeColor="text1"/>
                  <w:sz w:val="22"/>
                  <w:szCs w:val="22"/>
                </w:rPr>
                <w:t xml:space="preserve"> that were not treated with herbicides successfull</w:t>
              </w:r>
            </w:ins>
            <w:ins w:id="122" w:author="Nguyen, Huong T [AGRON]" w:date="2022-07-30T23:04:00Z">
              <w:r>
                <w:rPr>
                  <w:rFonts w:ascii="Helvetica"/>
                  <w:color w:val="000000" w:themeColor="text1"/>
                  <w:sz w:val="22"/>
                  <w:szCs w:val="22"/>
                </w:rPr>
                <w:t>y emerged</w:t>
              </w:r>
            </w:ins>
            <w:ins w:id="123" w:author="Nguyen, Huong T [AGRON]"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24" w:author="Nguyen, Huong T [AGRON]" w:date="2022-07-30T23:06:00Z"/>
                <w:rFonts w:ascii="Helvetica"/>
                <w:color w:val="000000" w:themeColor="text1"/>
                <w:sz w:val="22"/>
                <w:szCs w:val="22"/>
              </w:rPr>
            </w:pPr>
            <w:ins w:id="125" w:author="Nguyen, Huong T [AGRON]" w:date="2022-07-30T23:04:00Z">
              <w:r>
                <w:rPr>
                  <w:rFonts w:ascii="Helvetica"/>
                  <w:color w:val="000000" w:themeColor="text1"/>
                  <w:sz w:val="22"/>
                  <w:szCs w:val="22"/>
                </w:rPr>
                <w:t xml:space="preserve">Assumed for the simplicity of the model and for illustrating that </w:t>
              </w:r>
            </w:ins>
            <w:ins w:id="126" w:author="Nguyen, Huong T [AGRON]" w:date="2022-07-30T23:06:00Z">
              <w:r>
                <w:rPr>
                  <w:rFonts w:ascii="Helvetica"/>
                  <w:color w:val="000000" w:themeColor="text1"/>
                  <w:sz w:val="22"/>
                  <w:szCs w:val="22"/>
                </w:rPr>
                <w:t xml:space="preserve">pre-emergence </w:t>
              </w:r>
            </w:ins>
            <w:ins w:id="127" w:author="Nguyen, Huong T [AGRON]" w:date="2022-07-30T23:05:00Z">
              <w:r>
                <w:rPr>
                  <w:rFonts w:ascii="Helvetica"/>
                  <w:color w:val="000000" w:themeColor="text1"/>
                  <w:sz w:val="22"/>
                  <w:szCs w:val="22"/>
                </w:rPr>
                <w:t>herbicides</w:t>
              </w:r>
            </w:ins>
            <w:ins w:id="128" w:author="Nguyen, Huong T [AGRON]" w:date="2022-07-30T23:04:00Z">
              <w:r>
                <w:rPr>
                  <w:rFonts w:ascii="Helvetica"/>
                  <w:color w:val="000000" w:themeColor="text1"/>
                  <w:sz w:val="22"/>
                  <w:szCs w:val="22"/>
                </w:rPr>
                <w:t xml:space="preserve"> </w:t>
              </w:r>
            </w:ins>
            <w:ins w:id="129" w:author="Nguyen, Huong T [AGRON]" w:date="2022-07-30T23:05:00Z">
              <w:r>
                <w:rPr>
                  <w:rFonts w:ascii="Helvetica"/>
                  <w:color w:val="000000" w:themeColor="text1"/>
                  <w:sz w:val="22"/>
                  <w:szCs w:val="22"/>
                </w:rPr>
                <w:t>are more potent than allelochemicals on seed germination inhibition.</w:t>
              </w:r>
            </w:ins>
            <w:ins w:id="130" w:author="Nguyen, Huong T [AGRON]" w:date="2022-07-30T23:06:00Z">
              <w:r>
                <w:rPr>
                  <w:rFonts w:ascii="Helvetica"/>
                  <w:color w:val="000000" w:themeColor="text1"/>
                  <w:sz w:val="22"/>
                  <w:szCs w:val="22"/>
                </w:rPr>
                <w:t xml:space="preserve"> </w:t>
              </w:r>
            </w:ins>
            <w:ins w:id="131" w:author="Nguyen, Huong T [AGRON]"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32" w:author="Nguyen, Huong T [AGRON]" w:date="2022-07-29T22:42:00Z"/>
                <w:rFonts w:ascii="Helvetica"/>
                <w:color w:val="000000" w:themeColor="text1"/>
                <w:sz w:val="22"/>
                <w:szCs w:val="22"/>
              </w:rPr>
            </w:pPr>
            <w:ins w:id="133" w:author="Nguyen, Huong T [AGRON]" w:date="2022-07-30T01:18:00Z">
              <w:r>
                <w:rPr>
                  <w:rFonts w:ascii="Helvetica"/>
                  <w:color w:val="000000" w:themeColor="text1"/>
                  <w:sz w:val="22"/>
                  <w:szCs w:val="22"/>
                </w:rPr>
                <w:t>Red clover allelopathic chemical can inhibit up</w:t>
              </w:r>
            </w:ins>
            <w:ins w:id="134" w:author="Nguyen, Huong T [AGRON]" w:date="2022-07-30T01:19:00Z">
              <w:r>
                <w:rPr>
                  <w:rFonts w:ascii="Helvetica"/>
                  <w:color w:val="000000" w:themeColor="text1"/>
                  <w:sz w:val="22"/>
                  <w:szCs w:val="22"/>
                </w:rPr>
                <w:t xml:space="preserve"> </w:t>
              </w:r>
            </w:ins>
            <w:ins w:id="135" w:author="Nguyen, Huong T [AGRON]" w:date="2022-07-30T01:18:00Z">
              <w:r>
                <w:rPr>
                  <w:rFonts w:ascii="Helvetica"/>
                  <w:color w:val="000000" w:themeColor="text1"/>
                  <w:sz w:val="22"/>
                  <w:szCs w:val="22"/>
                </w:rPr>
                <w:t xml:space="preserve">to </w:t>
              </w:r>
            </w:ins>
            <w:ins w:id="136" w:author="Nguyen, Huong T [AGRON]" w:date="2022-07-29T23:44:00Z">
              <w:r w:rsidR="00B2719A">
                <w:rPr>
                  <w:rFonts w:ascii="Helvetica"/>
                  <w:color w:val="000000" w:themeColor="text1"/>
                  <w:sz w:val="22"/>
                  <w:szCs w:val="22"/>
                </w:rPr>
                <w:t>40%</w:t>
              </w:r>
            </w:ins>
            <w:ins w:id="137" w:author="Nguyen, Huong T [AGRON]" w:date="2022-07-30T01:19:00Z">
              <w:r>
                <w:rPr>
                  <w:rFonts w:ascii="Helvetica"/>
                  <w:color w:val="000000" w:themeColor="text1"/>
                  <w:sz w:val="22"/>
                  <w:szCs w:val="22"/>
                </w:rPr>
                <w:t xml:space="preserve"> germination</w:t>
              </w:r>
            </w:ins>
            <w:ins w:id="138" w:author="Nguyen, Huong T [AGRON]" w:date="2022-07-29T23:44:00Z">
              <w:r w:rsidR="00B2719A">
                <w:rPr>
                  <w:rFonts w:ascii="Helvetica"/>
                  <w:color w:val="000000" w:themeColor="text1"/>
                  <w:sz w:val="22"/>
                  <w:szCs w:val="22"/>
                </w:rPr>
                <w:t xml:space="preserve"> and </w:t>
              </w:r>
            </w:ins>
            <w:ins w:id="139" w:author="Nguyen, Huong T [AGRON]" w:date="2022-07-29T23:45:00Z">
              <w:r w:rsidR="00B2719A">
                <w:rPr>
                  <w:rFonts w:ascii="Helvetica"/>
                  <w:color w:val="000000" w:themeColor="text1"/>
                  <w:sz w:val="22"/>
                  <w:szCs w:val="22"/>
                </w:rPr>
                <w:t>up</w:t>
              </w:r>
            </w:ins>
            <w:ins w:id="140" w:author="Nguyen, Huong T [AGRON]" w:date="2022-07-30T01:19:00Z">
              <w:r>
                <w:rPr>
                  <w:rFonts w:ascii="Helvetica"/>
                  <w:color w:val="000000" w:themeColor="text1"/>
                  <w:sz w:val="22"/>
                  <w:szCs w:val="22"/>
                </w:rPr>
                <w:t xml:space="preserve"> </w:t>
              </w:r>
            </w:ins>
            <w:ins w:id="141" w:author="Nguyen, Huong T [AGRON]" w:date="2022-07-29T23:45:00Z">
              <w:r w:rsidR="00B2719A">
                <w:rPr>
                  <w:rFonts w:ascii="Helvetica"/>
                  <w:color w:val="000000" w:themeColor="text1"/>
                  <w:sz w:val="22"/>
                  <w:szCs w:val="22"/>
                </w:rPr>
                <w:t>to 70%</w:t>
              </w:r>
            </w:ins>
            <w:ins w:id="142" w:author="Nguyen, Huong T [AGRON]" w:date="2022-07-30T01:19:00Z">
              <w:r>
                <w:rPr>
                  <w:rFonts w:ascii="Helvetica"/>
                  <w:color w:val="000000" w:themeColor="text1"/>
                  <w:sz w:val="22"/>
                  <w:szCs w:val="22"/>
                </w:rPr>
                <w:t xml:space="preserve"> radicle length</w:t>
              </w:r>
            </w:ins>
            <w:ins w:id="143" w:author="Nguyen, Huong T [AGRON]" w:date="2022-07-29T23:46:00Z">
              <w:r w:rsidR="00B2719A">
                <w:rPr>
                  <w:rFonts w:ascii="Helvetica"/>
                  <w:color w:val="000000" w:themeColor="text1"/>
                  <w:sz w:val="22"/>
                  <w:szCs w:val="22"/>
                </w:rPr>
                <w:t xml:space="preserve"> (Liebman and Sun</w:t>
              </w:r>
            </w:ins>
            <w:ins w:id="144" w:author="Nguyen, Huong T [AGRON]" w:date="2022-07-29T23:47:00Z">
              <w:r w:rsidR="00B2719A">
                <w:rPr>
                  <w:rFonts w:ascii="Helvetica"/>
                  <w:color w:val="000000" w:themeColor="text1"/>
                  <w:sz w:val="22"/>
                  <w:szCs w:val="22"/>
                </w:rPr>
                <w:t>d</w:t>
              </w:r>
            </w:ins>
            <w:ins w:id="145" w:author="Nguyen, Huong T [AGRON]" w:date="2022-07-29T23:46:00Z">
              <w:r w:rsidR="00B2719A">
                <w:rPr>
                  <w:rFonts w:ascii="Helvetica"/>
                  <w:color w:val="000000" w:themeColor="text1"/>
                  <w:sz w:val="22"/>
                  <w:szCs w:val="22"/>
                </w:rPr>
                <w:t>berg, 2006)</w:t>
              </w:r>
            </w:ins>
            <w:ins w:id="146" w:author="Nguyen, Huong T [AGRON]" w:date="2022-07-30T23:01:00Z">
              <w:r w:rsidR="001615AE">
                <w:rPr>
                  <w:rFonts w:ascii="Helvetica"/>
                  <w:color w:val="000000" w:themeColor="text1"/>
                  <w:sz w:val="22"/>
                  <w:szCs w:val="22"/>
                </w:rPr>
                <w:t>,</w:t>
              </w:r>
            </w:ins>
            <w:ins w:id="147" w:author="Nguyen, Huong T [AGRON]" w:date="2022-07-30T13:11:00Z">
              <w:r w:rsidR="005B72B6">
                <w:rPr>
                  <w:rFonts w:ascii="Helvetica"/>
                  <w:color w:val="000000" w:themeColor="text1"/>
                  <w:sz w:val="22"/>
                  <w:szCs w:val="22"/>
                </w:rPr>
                <w:t xml:space="preserve"> </w:t>
              </w:r>
            </w:ins>
            <w:ins w:id="148" w:author="Nguyen, Huong T [AGRON]"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149" w:author="Nguyen, Huong T [AGRON]" w:date="2022-07-30T13:10:00Z">
              <w:r w:rsidR="005B72B6">
                <w:rPr>
                  <w:rFonts w:ascii="Helvetica"/>
                  <w:color w:val="000000" w:themeColor="text1"/>
                  <w:sz w:val="22"/>
                  <w:szCs w:val="22"/>
                </w:rPr>
                <w:t>can p</w:t>
              </w:r>
            </w:ins>
            <w:ins w:id="150" w:author="Nguyen, Huong T [AGRON]" w:date="2022-07-30T14:34:00Z">
              <w:r w:rsidR="005767A2">
                <w:rPr>
                  <w:rFonts w:ascii="Helvetica"/>
                  <w:color w:val="000000" w:themeColor="text1"/>
                  <w:sz w:val="22"/>
                  <w:szCs w:val="22"/>
                </w:rPr>
                <w:t>romote</w:t>
              </w:r>
            </w:ins>
            <w:ins w:id="151" w:author="Nguyen, Huong T [AGRON]" w:date="2022-07-30T13:10:00Z">
              <w:r w:rsidR="005B72B6">
                <w:rPr>
                  <w:rFonts w:ascii="Helvetica"/>
                  <w:color w:val="000000" w:themeColor="text1"/>
                  <w:sz w:val="22"/>
                  <w:szCs w:val="22"/>
                </w:rPr>
                <w:t xml:space="preserve"> weed </w:t>
              </w:r>
            </w:ins>
            <w:ins w:id="152" w:author="Nguyen, Huong T [AGRON]" w:date="2022-07-30T13:11:00Z">
              <w:r w:rsidR="005B72B6">
                <w:rPr>
                  <w:rFonts w:ascii="Helvetica"/>
                  <w:color w:val="000000" w:themeColor="text1"/>
                  <w:sz w:val="22"/>
                  <w:szCs w:val="22"/>
                </w:rPr>
                <w:t>germinat</w:t>
              </w:r>
            </w:ins>
            <w:ins w:id="153" w:author="Nguyen, Huong T [AGRON]" w:date="2022-07-30T14:34:00Z">
              <w:r w:rsidR="005767A2">
                <w:rPr>
                  <w:rFonts w:ascii="Helvetica"/>
                  <w:color w:val="000000" w:themeColor="text1"/>
                  <w:sz w:val="22"/>
                  <w:szCs w:val="22"/>
                </w:rPr>
                <w:t>ion</w:t>
              </w:r>
            </w:ins>
            <w:ins w:id="154" w:author="Nguyen, Huong T [AGRON]" w:date="2022-07-30T01:20:00Z">
              <w:r w:rsidR="00F62DF6">
                <w:rPr>
                  <w:rFonts w:ascii="Helvetica"/>
                  <w:color w:val="000000" w:themeColor="text1"/>
                  <w:sz w:val="22"/>
                  <w:szCs w:val="22"/>
                </w:rPr>
                <w:t xml:space="preserve"> (</w:t>
              </w:r>
            </w:ins>
            <w:proofErr w:type="spellStart"/>
            <w:ins w:id="155" w:author="Nguyen, Huong T [AGRON]" w:date="2022-07-30T14:32:00Z">
              <w:r w:rsidR="00D2137B">
                <w:rPr>
                  <w:rFonts w:ascii="Helvetica"/>
                  <w:color w:val="000000" w:themeColor="text1"/>
                  <w:sz w:val="22"/>
                  <w:szCs w:val="22"/>
                </w:rPr>
                <w:t>Cornellius</w:t>
              </w:r>
              <w:proofErr w:type="spellEnd"/>
              <w:r w:rsidR="00D2137B">
                <w:rPr>
                  <w:rFonts w:ascii="Helvetica"/>
                  <w:color w:val="000000" w:themeColor="text1"/>
                  <w:sz w:val="22"/>
                  <w:szCs w:val="22"/>
                </w:rPr>
                <w:t xml:space="preserve"> and Bradley</w:t>
              </w:r>
            </w:ins>
            <w:ins w:id="156" w:author="Nguyen, Huong T [AGRON]" w:date="2022-07-30T14:33:00Z">
              <w:r w:rsidR="00D2137B">
                <w:rPr>
                  <w:rFonts w:ascii="Helvetica"/>
                  <w:color w:val="000000" w:themeColor="text1"/>
                  <w:sz w:val="22"/>
                  <w:szCs w:val="22"/>
                </w:rPr>
                <w:t>, 2017</w:t>
              </w:r>
            </w:ins>
            <w:ins w:id="157" w:author="Nguyen, Huong T [AGRON]" w:date="2022-07-30T01:20:00Z">
              <w:r w:rsidR="00F62DF6">
                <w:rPr>
                  <w:rFonts w:ascii="Helvetica"/>
                  <w:color w:val="000000" w:themeColor="text1"/>
                  <w:sz w:val="22"/>
                  <w:szCs w:val="22"/>
                </w:rPr>
                <w:t>)</w:t>
              </w:r>
            </w:ins>
            <w:ins w:id="158" w:author="Nguyen, Huong T [AGRON]"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59" w:author="Nguyen, Huong T [AGRON]"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FC1AD5"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60" w:name="matrix-form"/>
      <w:bookmarkEnd w:id="6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w:t>
      </w:r>
      <w:proofErr w:type="spellStart"/>
      <w:r w:rsidRPr="009F1439">
        <w:rPr>
          <w:color w:val="000000" w:themeColor="text1"/>
        </w:rPr>
        <w:t>edling</w:t>
      </w:r>
      <w:proofErr w:type="spellEnd"/>
      <w:r w:rsidRPr="009F1439">
        <w:rPr>
          <w:color w:val="000000" w:themeColor="text1"/>
        </w:rPr>
        <w:t xml:space="preserve">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61" w:name="parameterization"/>
      <w:bookmarkEnd w:id="16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62" w:author="Nguyen, Huong T [AGRON] [2]" w:date="2022-07-27T12:16:00Z">
        <w:r w:rsidR="00D11232">
          <w:rPr>
            <w:color w:val="000000" w:themeColor="text1"/>
          </w:rPr>
          <w:t>,</w:t>
        </w:r>
      </w:ins>
      <w:r w:rsidR="00952336" w:rsidRPr="009F1439">
        <w:rPr>
          <w:color w:val="000000" w:themeColor="text1"/>
        </w:rPr>
        <w:t xml:space="preserve"> and consequently</w:t>
      </w:r>
      <w:ins w:id="163" w:author="Nguyen, Huong T [AGRON] [2]"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 xml:space="preserve">to examine the impact of </w:t>
      </w:r>
      <w:proofErr w:type="gramStart"/>
      <w:r w:rsidR="00F05C22" w:rsidRPr="009F1439">
        <w:rPr>
          <w:color w:val="000000" w:themeColor="text1"/>
        </w:rPr>
        <w:t>different levels</w:t>
      </w:r>
      <w:proofErr w:type="gramEnd"/>
      <w:r w:rsidR="00F05C22" w:rsidRPr="009F1439">
        <w:rPr>
          <w:color w:val="000000" w:themeColor="text1"/>
        </w:rPr>
        <w:t xml:space="preserve">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t>
      </w:r>
      <w:proofErr w:type="gramStart"/>
      <w:r w:rsidRPr="009F1439">
        <w:rPr>
          <w:color w:val="000000" w:themeColor="text1"/>
        </w:rPr>
        <w:t>whole population</w:t>
      </w:r>
      <w:proofErr w:type="gramEnd"/>
      <w:r w:rsidRPr="009F1439">
        <w:rPr>
          <w:color w:val="000000" w:themeColor="text1"/>
        </w:rPr>
        <w:t xml:space="preserve">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po</w:t>
      </w:r>
      <w:proofErr w:type="spellStart"/>
      <w:r w:rsidRPr="009F1439">
        <w:rPr>
          <w:color w:val="000000" w:themeColor="text1"/>
        </w:rPr>
        <w:t>st</w:t>
      </w:r>
      <w:proofErr w:type="spellEnd"/>
      <w:r w:rsidRPr="009F1439">
        <w:rPr>
          <w:color w:val="000000" w:themeColor="text1"/>
        </w:rPr>
        <w:t xml:space="preserve">-harvest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r w:rsidRPr="009F1439">
              <w:rPr>
                <w:rFonts w:ascii="Helvetica"/>
                <w:color w:val="000000" w:themeColor="text1"/>
                <w:sz w:val="20"/>
                <w:szCs w:val="20"/>
              </w:rPr>
              <w:t xml:space="preserve">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r w:rsidRPr="009F1439">
              <w:rPr>
                <w:rFonts w:ascii="Helvetica"/>
                <w:color w:val="000000" w:themeColor="text1"/>
                <w:sz w:val="20"/>
                <w:szCs w:val="20"/>
              </w:rPr>
              <w:t xml:space="preserve">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r w:rsidRPr="009F1439">
              <w:rPr>
                <w:rFonts w:ascii="Helvetica"/>
                <w:color w:val="000000" w:themeColor="text1"/>
                <w:sz w:val="20"/>
                <w:szCs w:val="20"/>
              </w:rPr>
              <w:t xml:space="preserve">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64" w:author="Nguyen, Huong T [AGRON] [2]"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65" w:author="Nguyen, Huong T [AGRON] [2]" w:date="2022-07-27T12:17:00Z">
              <w:r w:rsidRPr="009F1439" w:rsidDel="00D11232">
                <w:rPr>
                  <w:rFonts w:ascii="Helvetica"/>
                  <w:color w:val="000000" w:themeColor="text1"/>
                  <w:sz w:val="20"/>
                  <w:szCs w:val="20"/>
                </w:rPr>
                <w:delText>^</w:delText>
              </w:r>
            </w:del>
            <w:del w:id="166" w:author="Nguyen, Huong T [AGRON] [2]"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67" w:author="Nguyen, Huong T [AGRON] [2]"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68" w:author="Nguyen, Huong T [AGRON] [2]"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69" w:author="Nguyen, Huong T [AGRON] [2]"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70" w:author="Nguyen, Huong T [AGRON] [2]"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w:t>
            </w:r>
            <w:proofErr w:type="gramStart"/>
            <w:r w:rsidRPr="009F1439">
              <w:rPr>
                <w:rFonts w:ascii="Helvetica"/>
                <w:color w:val="000000" w:themeColor="text1"/>
                <w:sz w:val="20"/>
                <w:szCs w:val="20"/>
              </w:rPr>
              <w:t>3518.6;</w:t>
            </w:r>
            <w:proofErr w:type="gramEnd"/>
            <w:r w:rsidRPr="009F1439">
              <w:rPr>
                <w:rFonts w:ascii="Helvetica"/>
                <w:color w:val="000000" w:themeColor="text1"/>
                <w:sz w:val="20"/>
                <w:szCs w:val="20"/>
              </w:rPr>
              <w:t xml:space="preserve">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1" w:author="Nguyen, Huong T [AGRON] [2]" w:date="2022-07-27T12:22:00Z">
              <w:r w:rsidRPr="009F1439" w:rsidDel="00151E46">
                <w:rPr>
                  <w:rFonts w:ascii="Helvetica"/>
                  <w:color w:val="000000" w:themeColor="text1"/>
                  <w:sz w:val="20"/>
                  <w:szCs w:val="20"/>
                </w:rPr>
                <w:delText>4.3 - 9003620</w:delText>
              </w:r>
            </w:del>
            <w:ins w:id="172" w:author="Nguyen, Huong T [AGRON] [2]"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w:t>
            </w:r>
            <w:proofErr w:type="gramStart"/>
            <w:r w:rsidRPr="009F1439">
              <w:rPr>
                <w:rFonts w:ascii="Helvetica"/>
                <w:color w:val="000000" w:themeColor="text1"/>
                <w:sz w:val="20"/>
                <w:szCs w:val="20"/>
              </w:rPr>
              <w:t>35.5;</w:t>
            </w:r>
            <w:proofErr w:type="gramEnd"/>
            <w:r w:rsidRPr="009F1439">
              <w:rPr>
                <w:rFonts w:ascii="Helvetica"/>
                <w:color w:val="000000" w:themeColor="text1"/>
                <w:sz w:val="20"/>
                <w:szCs w:val="20"/>
              </w:rPr>
              <w:t xml:space="preserve">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3" w:author="Nguyen, Huong T [AGRON] [2]" w:date="2022-07-27T12:22:00Z">
              <w:r w:rsidRPr="009F1439" w:rsidDel="00151E46">
                <w:rPr>
                  <w:rFonts w:ascii="Helvetica"/>
                  <w:color w:val="000000" w:themeColor="text1"/>
                  <w:sz w:val="20"/>
                  <w:szCs w:val="20"/>
                </w:rPr>
                <w:delText>0.5 - 4453381.0</w:delText>
              </w:r>
            </w:del>
            <w:ins w:id="174" w:author="Nguyen, Huong T [AGRON] [2]" w:date="2022-07-27T12:22:00Z">
              <w:r w:rsidR="00151E46">
                <w:rPr>
                  <w:rFonts w:ascii="Helvetica"/>
                  <w:color w:val="000000" w:themeColor="text1"/>
                  <w:sz w:val="20"/>
                  <w:szCs w:val="20"/>
                </w:rPr>
                <w:t xml:space="preserve">1756.2 </w:t>
              </w:r>
            </w:ins>
            <w:ins w:id="175" w:author="Nguyen, Huong T [AGRON] [2]" w:date="2022-07-27T12:23:00Z">
              <w:r w:rsidR="00151E46">
                <w:rPr>
                  <w:rFonts w:ascii="Helvetica"/>
                  <w:color w:val="000000" w:themeColor="text1"/>
                  <w:sz w:val="20"/>
                  <w:szCs w:val="20"/>
                </w:rPr>
                <w:t>–</w:t>
              </w:r>
            </w:ins>
            <w:ins w:id="176" w:author="Nguyen, Huong T [AGRON] [2]" w:date="2022-07-27T12:22:00Z">
              <w:r w:rsidR="00151E46">
                <w:rPr>
                  <w:rFonts w:ascii="Helvetica"/>
                  <w:color w:val="000000" w:themeColor="text1"/>
                  <w:sz w:val="20"/>
                  <w:szCs w:val="20"/>
                </w:rPr>
                <w:t xml:space="preserve"> 1249</w:t>
              </w:r>
            </w:ins>
            <w:ins w:id="177" w:author="Nguyen, Huong T [AGRON] [2]"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w:t>
            </w:r>
            <w:proofErr w:type="gramStart"/>
            <w:r w:rsidRPr="009F1439">
              <w:rPr>
                <w:rFonts w:ascii="Helvetica"/>
                <w:color w:val="000000" w:themeColor="text1"/>
                <w:sz w:val="20"/>
                <w:szCs w:val="20"/>
              </w:rPr>
              <w:t>964.0;</w:t>
            </w:r>
            <w:proofErr w:type="gramEnd"/>
            <w:r w:rsidRPr="009F1439">
              <w:rPr>
                <w:rFonts w:ascii="Helvetica"/>
                <w:color w:val="000000" w:themeColor="text1"/>
                <w:sz w:val="20"/>
                <w:szCs w:val="20"/>
              </w:rPr>
              <w:t xml:space="preserve">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8" w:author="Nguyen, Huong T [AGRON] [2]" w:date="2022-07-27T12:23:00Z">
              <w:r w:rsidRPr="009F1439" w:rsidDel="00151E46">
                <w:rPr>
                  <w:rFonts w:ascii="Helvetica"/>
                  <w:color w:val="000000" w:themeColor="text1"/>
                  <w:sz w:val="20"/>
                  <w:szCs w:val="20"/>
                </w:rPr>
                <w:delText>3.9 - 4115522.0</w:delText>
              </w:r>
            </w:del>
            <w:ins w:id="179" w:author="Nguyen, Huong T [AGRON] [2]"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w:t>
            </w:r>
            <w:proofErr w:type="gramStart"/>
            <w:r w:rsidRPr="009F1439">
              <w:rPr>
                <w:rFonts w:ascii="Helvetica"/>
                <w:color w:val="000000" w:themeColor="text1"/>
                <w:sz w:val="20"/>
                <w:szCs w:val="20"/>
              </w:rPr>
              <w:t>11.8;</w:t>
            </w:r>
            <w:proofErr w:type="gramEnd"/>
            <w:r w:rsidRPr="009F1439">
              <w:rPr>
                <w:rFonts w:ascii="Helvetica"/>
                <w:color w:val="000000" w:themeColor="text1"/>
                <w:sz w:val="20"/>
                <w:szCs w:val="20"/>
              </w:rPr>
              <w:t xml:space="preserve">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80" w:author="Nguyen, Huong T [AGRON] [2]" w:date="2022-07-27T12:23:00Z">
              <w:r w:rsidRPr="009F1439" w:rsidDel="00151E46">
                <w:rPr>
                  <w:rFonts w:ascii="Helvetica"/>
                  <w:color w:val="000000" w:themeColor="text1"/>
                  <w:sz w:val="20"/>
                  <w:szCs w:val="20"/>
                </w:rPr>
                <w:delText xml:space="preserve">2 </w:delText>
              </w:r>
            </w:del>
            <w:ins w:id="181" w:author="Nguyen, Huong T [AGRON] [2]"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82" w:author="Nguyen, Huong T [AGRON] [2]" w:date="2022-07-27T12:23:00Z">
              <w:r w:rsidRPr="009F1439" w:rsidDel="00151E46">
                <w:rPr>
                  <w:rFonts w:ascii="Helvetica"/>
                  <w:color w:val="000000" w:themeColor="text1"/>
                  <w:sz w:val="20"/>
                  <w:szCs w:val="20"/>
                </w:rPr>
                <w:delText>-</w:delText>
              </w:r>
            </w:del>
            <w:ins w:id="183" w:author="Nguyen, Huong T [AGRON] [2]"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84" w:author="Nguyen, Huong T [AGRON] [2]" w:date="2022-07-27T12:23:00Z">
              <w:r w:rsidRPr="009F1439" w:rsidDel="00151E46">
                <w:rPr>
                  <w:rFonts w:ascii="Helvetica"/>
                  <w:color w:val="000000" w:themeColor="text1"/>
                  <w:sz w:val="20"/>
                  <w:szCs w:val="20"/>
                </w:rPr>
                <w:delText>14478.1</w:delText>
              </w:r>
            </w:del>
            <w:ins w:id="185" w:author="Nguyen, Huong T [AGRON] [2]"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86" w:name="modeling"/>
      <w:bookmarkEnd w:id="16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proofErr w:type="gramStart"/>
      <w:r w:rsidR="00617C34">
        <w:rPr>
          <w:color w:val="000000" w:themeColor="text1"/>
        </w:rPr>
        <w:t>study</w:t>
      </w:r>
      <w:proofErr w:type="gramEnd"/>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8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proofErr w:type="spellStart"/>
      <w:r w:rsidRPr="009F1439">
        <w:rPr>
          <w:rStyle w:val="VerbatimChar"/>
          <w:color w:val="000000" w:themeColor="text1"/>
        </w:rPr>
        <w:t>eigen.analysis</w:t>
      </w:r>
      <w:proofErr w:type="spellEnd"/>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proofErr w:type="spellStart"/>
      <w:r w:rsidRPr="009F1439">
        <w:rPr>
          <w:rStyle w:val="VerbatimChar"/>
          <w:color w:val="000000" w:themeColor="text1"/>
        </w:rPr>
        <w:t>eigen.analysis</w:t>
      </w:r>
      <w:proofErr w:type="spellEnd"/>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88" w:name="results-and-discussion"/>
      <w:bookmarkEnd w:id="59"/>
      <w:bookmarkEnd w:id="186"/>
      <w:bookmarkEnd w:id="187"/>
      <w:r w:rsidRPr="009F1439">
        <w:rPr>
          <w:color w:val="000000" w:themeColor="text1"/>
        </w:rPr>
        <w:t>Simulations</w:t>
      </w:r>
    </w:p>
    <w:p w14:paraId="7832C07C" w14:textId="7F38E7E9" w:rsidR="003F22E8" w:rsidRPr="00151E46" w:rsidDel="00151E46" w:rsidRDefault="003F22E8" w:rsidP="00F05379">
      <w:pPr>
        <w:pStyle w:val="FirstParagraph"/>
        <w:spacing w:line="480" w:lineRule="auto"/>
        <w:rPr>
          <w:del w:id="189" w:author="Nguyen, Huong T [AGRON] [2]" w:date="2022-07-27T12:27:00Z"/>
          <w:b/>
          <w:color w:val="000000" w:themeColor="text1"/>
          <w:rPrChange w:id="190" w:author="Nguyen, Huong T [AGRON] [2]" w:date="2022-07-27T12:27:00Z">
            <w:rPr>
              <w:del w:id="191" w:author="Nguyen, Huong T [AGRON] [2]"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92" w:author="Nguyen, Huong T [AGRON] [2]"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93"/>
      <w:r w:rsidRPr="009F1439">
        <w:rPr>
          <w:color w:val="000000" w:themeColor="text1"/>
        </w:rPr>
        <w:t>environments</w:t>
      </w:r>
      <w:commentRangeEnd w:id="193"/>
      <w:r w:rsidR="00617C34">
        <w:rPr>
          <w:rStyle w:val="CommentReference"/>
        </w:rPr>
        <w:commentReference w:id="193"/>
      </w:r>
      <w:ins w:id="194" w:author="Nguyen, Huong T [AGRON] [2]" w:date="2022-07-27T12:26:00Z">
        <w:r w:rsidR="00151E46">
          <w:rPr>
            <w:color w:val="000000" w:themeColor="text1"/>
          </w:rPr>
          <w:t xml:space="preserve"> (Nguyen and Liebman, 2022a)</w:t>
        </w:r>
      </w:ins>
      <w:r w:rsidRPr="009F1439">
        <w:rPr>
          <w:color w:val="000000" w:themeColor="text1"/>
        </w:rPr>
        <w:t>, we followed up with a simulation of seed production</w:t>
      </w:r>
      <w:ins w:id="195" w:author="Nguyen, Huong T [AGRON]" w:date="2022-08-02T00:05:00Z">
        <w:r w:rsidR="00E74B7F">
          <w:rPr>
            <w:color w:val="000000" w:themeColor="text1"/>
          </w:rPr>
          <w:t xml:space="preserve"> and mature plant density</w:t>
        </w:r>
      </w:ins>
      <w:r w:rsidRPr="009F1439">
        <w:rPr>
          <w:color w:val="000000" w:themeColor="text1"/>
        </w:rPr>
        <w:t xml:space="preserve"> </w:t>
      </w:r>
      <w:del w:id="196" w:author="Nguyen, Huong T [AGRON]" w:date="2022-07-27T19:24:00Z">
        <w:r w:rsidRPr="009F1439" w:rsidDel="00D6223B">
          <w:rPr>
            <w:color w:val="000000" w:themeColor="text1"/>
          </w:rPr>
          <w:delText xml:space="preserve">allowance </w:delText>
        </w:r>
      </w:del>
      <w:ins w:id="197" w:author="Nguyen, Huong T [AGRON]"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w:t>
      </w:r>
      <w:r w:rsidRPr="009F1439">
        <w:rPr>
          <w:color w:val="000000" w:themeColor="text1"/>
        </w:rPr>
        <w:lastRenderedPageBreak/>
        <w:t xml:space="preserve">corn and soybean. We used a theoretical plot of 1 </w:t>
      </w:r>
      <w:del w:id="198" w:author="Nguyen, Huong T [AGRON]" w:date="2022-08-02T00:05:00Z">
        <w:r w:rsidRPr="009F1439" w:rsidDel="00E74B7F">
          <w:rPr>
            <w:color w:val="000000" w:themeColor="text1"/>
          </w:rPr>
          <w:delText>meter squared</w:delText>
        </w:r>
      </w:del>
      <w:ins w:id="199" w:author="Nguyen, Huong T [AGRON]" w:date="2022-08-02T00:05:00Z">
        <w:r w:rsidR="00E74B7F">
          <w:rPr>
            <w:color w:val="000000" w:themeColor="text1"/>
          </w:rPr>
          <w:t>m</w:t>
        </w:r>
        <w:r w:rsidR="00E74B7F">
          <w:rPr>
            <w:color w:val="000000" w:themeColor="text1"/>
            <w:vertAlign w:val="superscript"/>
          </w:rPr>
          <w:t>2</w:t>
        </w:r>
      </w:ins>
      <w:r w:rsidRPr="009F1439">
        <w:rPr>
          <w:color w:val="000000" w:themeColor="text1"/>
        </w:rPr>
        <w:t xml:space="preserve">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200" w:author="Nguyen, Huong T [AGRON] [2]"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201" w:author="Nguyen, Huong T [AGRON] [2]" w:date="2022-07-27T12:27:00Z"/>
          <w:b/>
          <w:i/>
          <w:iCs/>
          <w:rPrChange w:id="202" w:author="Nguyen, Huong T [AGRON] [2]" w:date="2022-07-27T12:27:00Z">
            <w:rPr>
              <w:ins w:id="203" w:author="Nguyen, Huong T [AGRON] [2]" w:date="2022-07-27T12:27:00Z"/>
              <w:i/>
              <w:iCs/>
            </w:rPr>
          </w:rPrChange>
        </w:rPr>
      </w:pPr>
      <w:r w:rsidRPr="00151E46">
        <w:rPr>
          <w:b/>
          <w:i/>
          <w:iCs/>
          <w:rPrChange w:id="204" w:author="Nguyen, Huong T [AGRON] [2]" w:date="2022-07-27T12:27:00Z">
            <w:rPr>
              <w:i/>
              <w:iCs/>
            </w:rPr>
          </w:rPrChange>
        </w:rPr>
        <w:t xml:space="preserve">How much </w:t>
      </w:r>
      <w:r w:rsidR="00513D83" w:rsidRPr="00151E46">
        <w:rPr>
          <w:b/>
          <w:i/>
          <w:iCs/>
          <w:rPrChange w:id="205" w:author="Nguyen, Huong T [AGRON] [2]" w:date="2022-07-27T12:27:00Z">
            <w:rPr>
              <w:i/>
              <w:iCs/>
            </w:rPr>
          </w:rPrChange>
        </w:rPr>
        <w:t>weed control efficacy</w:t>
      </w:r>
      <w:r w:rsidRPr="00151E46">
        <w:rPr>
          <w:b/>
          <w:i/>
          <w:iCs/>
          <w:rPrChange w:id="206" w:author="Nguyen, Huong T [AGRON] [2]" w:date="2022-07-27T12:27:00Z">
            <w:rPr>
              <w:i/>
              <w:iCs/>
            </w:rPr>
          </w:rPrChange>
        </w:rPr>
        <w:t xml:space="preserve"> </w:t>
      </w:r>
      <w:r w:rsidR="00617C34" w:rsidRPr="00151E46">
        <w:rPr>
          <w:b/>
          <w:i/>
          <w:iCs/>
          <w:rPrChange w:id="207" w:author="Nguyen, Huong T [AGRON] [2]" w:date="2022-07-27T12:27:00Z">
            <w:rPr>
              <w:i/>
              <w:iCs/>
            </w:rPr>
          </w:rPrChange>
        </w:rPr>
        <w:t xml:space="preserve">is </w:t>
      </w:r>
      <w:r w:rsidRPr="00151E46">
        <w:rPr>
          <w:b/>
          <w:i/>
          <w:iCs/>
          <w:rPrChange w:id="208" w:author="Nguyen, Huong T [AGRON] [2]" w:date="2022-07-27T12:27:00Z">
            <w:rPr>
              <w:i/>
              <w:iCs/>
            </w:rPr>
          </w:rPrChange>
        </w:rPr>
        <w:t xml:space="preserve">necessary to </w:t>
      </w:r>
      <w:r w:rsidR="00513D83" w:rsidRPr="00151E46">
        <w:rPr>
          <w:b/>
          <w:i/>
          <w:iCs/>
          <w:rPrChange w:id="209" w:author="Nguyen, Huong T [AGRON] [2]" w:date="2022-07-27T12:27:00Z">
            <w:rPr>
              <w:i/>
              <w:iCs/>
            </w:rPr>
          </w:rPrChange>
        </w:rPr>
        <w:t>stabilize a waterhemp population</w:t>
      </w:r>
      <w:r w:rsidRPr="00151E46">
        <w:rPr>
          <w:b/>
          <w:i/>
          <w:iCs/>
          <w:rPrChange w:id="210" w:author="Nguyen, Huong T [AGRON] [2]"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211" w:author="Nguyen, Huong T [AGRON] [2]" w:date="2022-07-27T12:27:00Z">
            <w:rPr>
              <w:i/>
              <w:iCs/>
            </w:rPr>
          </w:rPrChange>
        </w:rPr>
        <w:t xml:space="preserve">)? </w:t>
      </w:r>
    </w:p>
    <w:p w14:paraId="4E0F4584" w14:textId="0584A1AE" w:rsidR="003F22E8" w:rsidRPr="009F1439" w:rsidDel="00151E46" w:rsidRDefault="00617C34">
      <w:pPr>
        <w:pStyle w:val="FirstParagraph"/>
        <w:spacing w:line="480" w:lineRule="auto"/>
        <w:rPr>
          <w:del w:id="212" w:author="Nguyen, Huong T [AGRON] [2]" w:date="2022-07-27T12:27:00Z"/>
        </w:rPr>
        <w:pPrChange w:id="213" w:author="Nguyen, Huong T [AGRON] [2]"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w:t>
      </w:r>
      <w:ins w:id="214" w:author="Nguyen, Huong T [AGRON]" w:date="2022-08-02T00:06:00Z">
        <w:r w:rsidR="00E74B7F">
          <w:t xml:space="preserve"> </w:t>
        </w:r>
      </w:ins>
      <w:del w:id="215" w:author="Nguyen, Huong T [AGRON]" w:date="2022-08-02T00:06:00Z">
        <w:r w:rsidR="003F22E8" w:rsidRPr="00D11232" w:rsidDel="00E74B7F">
          <w:delText>/</w:delText>
        </w:r>
      </w:del>
      <w:r w:rsidR="003F22E8" w:rsidRPr="00D11232">
        <w:t>m</w:t>
      </w:r>
      <m:oMath>
        <m:sSup>
          <m:sSupPr>
            <m:ctrlPr>
              <w:rPr>
                <w:rFonts w:ascii="Cambria Math" w:hAnsi="Cambria Math"/>
              </w:rPr>
            </m:ctrlPr>
          </m:sSupPr>
          <m:e>
            <m:r>
              <m:rPr>
                <m:sty m:val="p"/>
              </m:rPr>
              <w:rPr>
                <w:rFonts w:ascii="Cambria Math" w:hAnsi="Cambria Math"/>
              </w:rPr>
              <m:t>​</m:t>
            </m:r>
          </m:e>
          <m:sup>
            <m:r>
              <w:del w:id="216" w:author="Nguyen, Huong T [AGRON]" w:date="2022-08-02T00:06:00Z">
                <m:rPr>
                  <m:sty m:val="p"/>
                </m:rPr>
                <w:rPr>
                  <w:rFonts w:ascii="Cambria Math" w:hAnsi="Cambria Math"/>
                </w:rPr>
                <m:t>2</m:t>
              </w:del>
            </m:r>
            <m:r>
              <w:ins w:id="217" w:author="Nguyen, Huong T [AGRON]" w:date="2022-08-02T00:06:00Z">
                <m:rPr>
                  <m:sty m:val="p"/>
                </m:rPr>
                <w:rPr>
                  <w:rFonts w:ascii="Cambria Math" w:hAnsi="Cambria Math"/>
                </w:rPr>
                <m:t>-2</m:t>
              </w:ins>
            </m:r>
          </m:sup>
        </m:sSup>
      </m:oMath>
      <w:r w:rsidR="003F22E8" w:rsidRPr="00D11232">
        <w:t xml:space="preserve">) instead of plant density </w:t>
      </w:r>
      <w:ins w:id="218" w:author="Nguyen, Huong T [AGRON]" w:date="2022-07-27T19:25:00Z">
        <w:r w:rsidR="00D6223B" w:rsidRPr="00D11232">
          <w:t>(</w:t>
        </w:r>
        <w:r w:rsidR="00D6223B">
          <w:t>plants</w:t>
        </w:r>
      </w:ins>
      <w:ins w:id="219" w:author="Nguyen, Huong T [AGRON]" w:date="2022-08-02T00:05:00Z">
        <w:r w:rsidR="00E74B7F">
          <w:t xml:space="preserve"> </w:t>
        </w:r>
      </w:ins>
      <w:ins w:id="220" w:author="Nguyen, Huong T [AGRON]" w:date="2022-07-27T19:25:00Z">
        <w:r w:rsidR="00D6223B" w:rsidRPr="00D11232">
          <w:t>m</w:t>
        </w:r>
      </w:ins>
      <m:oMath>
        <m:sSup>
          <m:sSupPr>
            <m:ctrlPr>
              <w:ins w:id="221" w:author="Nguyen, Huong T [AGRON]" w:date="2022-07-27T19:25:00Z">
                <w:rPr>
                  <w:rFonts w:ascii="Cambria Math" w:hAnsi="Cambria Math"/>
                </w:rPr>
              </w:ins>
            </m:ctrlPr>
          </m:sSupPr>
          <m:e>
            <m:r>
              <w:ins w:id="222" w:author="Nguyen, Huong T [AGRON]" w:date="2022-07-27T19:25:00Z">
                <m:rPr>
                  <m:sty m:val="p"/>
                </m:rPr>
                <w:rPr>
                  <w:rFonts w:ascii="Cambria Math" w:hAnsi="Cambria Math"/>
                </w:rPr>
                <m:t>​</m:t>
              </w:ins>
            </m:r>
          </m:e>
          <m:sup>
            <m:r>
              <w:ins w:id="223" w:author="Nguyen, Huong T [AGRON]" w:date="2022-08-02T00:06:00Z">
                <m:rPr>
                  <m:sty m:val="p"/>
                </m:rPr>
                <w:rPr>
                  <w:rFonts w:ascii="Cambria Math" w:hAnsi="Cambria Math"/>
                </w:rPr>
                <m:t>-2</m:t>
              </w:ins>
            </m:r>
          </m:sup>
        </m:sSup>
      </m:oMath>
      <w:ins w:id="224" w:author="Nguyen, Huong T [AGRON]" w:date="2022-07-27T19:25:00Z">
        <w:r w:rsidR="00D6223B" w:rsidRPr="00D11232">
          <w:t>)</w:t>
        </w:r>
        <w:r w:rsidR="00D6223B">
          <w:t xml:space="preserve"> </w:t>
        </w:r>
      </w:ins>
      <w:r w:rsidR="003F22E8" w:rsidRPr="00D11232">
        <w:t xml:space="preserve">because waterhemp </w:t>
      </w:r>
      <w:ins w:id="225" w:author="Nguyen, Huong T [AGRON]" w:date="2022-07-27T19:25:00Z">
        <w:r w:rsidR="00F94156">
          <w:t xml:space="preserve">individual </w:t>
        </w:r>
      </w:ins>
      <w:r w:rsidR="003F22E8" w:rsidRPr="00D11232">
        <w:t>plant size is highly variable.</w:t>
      </w:r>
      <w:ins w:id="226" w:author="Nguyen, Huong T [AGRON] [2]" w:date="2022-07-27T12:27:00Z">
        <w:r w:rsidR="00151E46">
          <w:t xml:space="preserve"> </w:t>
        </w:r>
      </w:ins>
    </w:p>
    <w:p w14:paraId="3AEAA528" w14:textId="6A0C1945" w:rsidR="003F22E8" w:rsidRPr="009F1439" w:rsidRDefault="003F22E8">
      <w:pPr>
        <w:pStyle w:val="FirstParagraph"/>
        <w:spacing w:line="480" w:lineRule="auto"/>
        <w:pPrChange w:id="227" w:author="Nguyen, Huong T [AGRON] [2]"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228" w:author="Nguyen, Huong T [AGRON]" w:date="2022-07-27T19:25:00Z">
        <w:r w:rsidRPr="009F1439" w:rsidDel="00F94156">
          <w:delText xml:space="preserve">allowance </w:delText>
        </w:r>
      </w:del>
      <w:ins w:id="229" w:author="Nguyen, Huong T [AGRON]"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230" w:author="Nguyen, Huong T [AGRON]"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231" w:author="Nguyen, Huong T [AGRON]" w:date="2022-07-27T19:29:00Z">
        <w:r w:rsidRPr="009F1439" w:rsidDel="00F94156">
          <w:rPr>
            <w:color w:val="000000" w:themeColor="text1"/>
          </w:rPr>
          <w:delText xml:space="preserve">s </w:delText>
        </w:r>
      </w:del>
      <w:ins w:id="232" w:author="Nguyen, Huong T [AGRON]"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233" w:author="Nguyen, Huong T [AGRON]" w:date="2022-07-27T19:29:00Z">
        <w:r w:rsidRPr="009F1439" w:rsidDel="00F94156">
          <w:rPr>
            <w:color w:val="000000" w:themeColor="text1"/>
          </w:rPr>
          <w:delText xml:space="preserve">m </w:delText>
        </w:r>
      </w:del>
      <w:ins w:id="234" w:author="Nguyen, Huong T [AGRON]"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235" w:author="Nguyen, Huong T [AGRON] [2]" w:date="2022-07-27T12:28:00Z">
        <w:r w:rsidRPr="009F1439" w:rsidDel="005949CF">
          <w:rPr>
            <w:color w:val="000000" w:themeColor="text1"/>
          </w:rPr>
          <w:delText xml:space="preserve">?? </w:delText>
        </w:r>
      </w:del>
      <w:ins w:id="236" w:author="Nguyen, Huong T [AGRON] [2]"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237" w:author="Nguyen, Huong T [AGRON]" w:date="2022-07-27T19:28:00Z">
        <w:r w:rsidRPr="009F1439" w:rsidDel="00F94156">
          <w:rPr>
            <w:color w:val="000000" w:themeColor="text1"/>
          </w:rPr>
          <w:delText xml:space="preserve">s </w:delText>
        </w:r>
      </w:del>
      <w:ins w:id="238" w:author="Nguyen, Huong T [AGRON]"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239" w:author="Nguyen, Huong T [AGRON]" w:date="2022-07-27T19:28:00Z">
        <w:r w:rsidRPr="009F1439" w:rsidDel="00F94156">
          <w:rPr>
            <w:color w:val="000000" w:themeColor="text1"/>
          </w:rPr>
          <w:delText xml:space="preserve">m </w:delText>
        </w:r>
      </w:del>
      <w:ins w:id="240" w:author="Nguyen, Huong T [AGRON]"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241" w:author="Nguyen, Huong T [AGRON]" w:date="2022-07-27T19:29:00Z">
        <w:r w:rsidR="00F94156">
          <w:rPr>
            <w:color w:val="000000" w:themeColor="text1"/>
          </w:rPr>
          <w:t xml:space="preserve"> the rotation of interest’s annualized</w:t>
        </w:r>
      </w:ins>
      <w:r w:rsidRPr="009F1439">
        <w:rPr>
          <w:color w:val="000000" w:themeColor="text1"/>
        </w:rPr>
        <w:t xml:space="preserve"> </w:t>
      </w:r>
      <w:del w:id="242" w:author="Nguyen, Huong T [AGRON]"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243" w:author="Nguyen, Huong T [AGRON]" w:date="2022-07-27T19:45:00Z">
        <w:r w:rsidR="000217FF">
          <w:rPr>
            <w:rFonts w:eastAsiaTheme="minorEastAsia"/>
            <w:color w:val="000000" w:themeColor="text1"/>
          </w:rPr>
          <w:t xml:space="preserve"> (m = m*)</w:t>
        </w:r>
      </w:ins>
      <w:del w:id="244" w:author="Nguyen, Huong T [AGRON]" w:date="2022-07-27T19:28:00Z">
        <w:r w:rsidRPr="009F1439" w:rsidDel="00F94156">
          <w:rPr>
            <w:color w:val="000000" w:themeColor="text1"/>
          </w:rPr>
          <w:delText>)</w:delText>
        </w:r>
      </w:del>
      <w:ins w:id="245" w:author="Nguyen, Huong T [AGRON]" w:date="2022-07-27T19:39:00Z">
        <w:r w:rsidR="00E6483C">
          <w:rPr>
            <w:color w:val="000000" w:themeColor="text1"/>
          </w:rPr>
          <w:t xml:space="preserve">. </w:t>
        </w:r>
      </w:ins>
      <w:ins w:id="246" w:author="Nguyen, Huong T [AGRON]" w:date="2022-07-27T19:46:00Z">
        <w:r w:rsidR="00562C54">
          <w:rPr>
            <w:color w:val="000000" w:themeColor="text1"/>
          </w:rPr>
          <w:t xml:space="preserve"> Six values of m* were identified for each corn and soybean phase of the three rotations. </w:t>
        </w:r>
      </w:ins>
      <w:del w:id="247" w:author="Nguyen, Huong T [AGRON]"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248"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249"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250" w:name="soil-seedbank-and-emergence-proportion"/>
      <w:bookmarkEnd w:id="249"/>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w:t>
      </w:r>
      <w:proofErr w:type="gramStart"/>
      <w:r w:rsidRPr="009F1439">
        <w:rPr>
          <w:color w:val="000000" w:themeColor="text1"/>
        </w:rPr>
        <w:t>substantially higher</w:t>
      </w:r>
      <w:proofErr w:type="gramEnd"/>
      <w:r w:rsidRPr="009F1439">
        <w:rPr>
          <w:color w:val="000000" w:themeColor="text1"/>
        </w:rPr>
        <w:t xml:space="preserve">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251" w:author="Nguyen, Huong T [AGRON]" w:date="2022-07-28T22:27:00Z">
        <w:r w:rsidR="00FD43D1">
          <w:rPr>
            <w:color w:val="000000" w:themeColor="text1"/>
          </w:rPr>
          <w:t>/</w:t>
        </w:r>
      </w:ins>
      <w:del w:id="252" w:author="Nguyen, Huong T [AGRON]" w:date="2022-07-28T22:26:00Z">
        <w:r w:rsidRPr="009F1439" w:rsidDel="00FD43D1">
          <w:rPr>
            <w:color w:val="000000" w:themeColor="text1"/>
          </w:rPr>
          <w:delText xml:space="preserve"> per meter squared</w:delText>
        </w:r>
      </w:del>
      <w:ins w:id="253" w:author="Nguyen, Huong T [AGRON]" w:date="2022-07-28T22:26:00Z">
        <w:r w:rsidR="00FD43D1">
          <w:rPr>
            <w:color w:val="000000" w:themeColor="text1"/>
          </w:rPr>
          <w:t>m</w:t>
        </w:r>
      </w:ins>
      <w:ins w:id="254" w:author="Nguyen, Huong T [AGRON]"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255" w:name="waterhemp-population-growth-rates"/>
      <w:bookmarkEnd w:id="248"/>
      <w:bookmarkEnd w:id="250"/>
      <w:r w:rsidRPr="009F1439">
        <w:rPr>
          <w:color w:val="000000" w:themeColor="text1"/>
        </w:rPr>
        <w:t>Waterhemp population growth rates</w:t>
      </w:r>
    </w:p>
    <w:p w14:paraId="5C098BFB" w14:textId="4447D7B0" w:rsidR="004E792F" w:rsidRDefault="004E792F" w:rsidP="004E792F">
      <w:pPr>
        <w:pStyle w:val="FirstParagraph"/>
        <w:spacing w:line="480" w:lineRule="auto"/>
        <w:rPr>
          <w:ins w:id="256" w:author="Nguyen, Huong T [AGRON]" w:date="2022-08-02T00:01:00Z"/>
        </w:rPr>
      </w:pPr>
      <w:ins w:id="257" w:author="Nguyen, Huong T [AGRON]" w:date="2022-08-01T23:58:00Z">
        <w:r>
          <w:lastRenderedPageBreak/>
          <w:t xml:space="preserve">All the data sets for the </w:t>
        </w:r>
      </w:ins>
      <w:del w:id="258" w:author="Nguyen, Huong T [AGRON]" w:date="2022-08-01T23:58:00Z">
        <w:r w:rsidR="000675DC" w:rsidRPr="009F1439" w:rsidDel="004E792F">
          <w:rPr>
            <w:color w:val="000000" w:themeColor="text1"/>
          </w:rPr>
          <w:delText xml:space="preserve">Empirically </w:delText>
        </w:r>
      </w:del>
      <w:ins w:id="259" w:author="Nguyen, Huong T [AGRON]" w:date="2022-08-01T23:58:00Z">
        <w:r>
          <w:rPr>
            <w:color w:val="000000" w:themeColor="text1"/>
          </w:rPr>
          <w:t>e</w:t>
        </w:r>
        <w:r w:rsidRPr="009F1439">
          <w:rPr>
            <w:color w:val="000000" w:themeColor="text1"/>
          </w:rPr>
          <w:t xml:space="preserve">mpirically </w:t>
        </w:r>
      </w:ins>
      <w:r w:rsidR="000675DC" w:rsidRPr="009F1439">
        <w:rPr>
          <w:color w:val="000000" w:themeColor="text1"/>
        </w:rPr>
        <w:t xml:space="preserve">estimated sub-annual parameters were measured once. In 2019, individual plant size at maturity was measured for six cohorts in each quadrat of each </w:t>
      </w:r>
      <w:proofErr w:type="spellStart"/>
      <w:r w:rsidR="000675DC" w:rsidRPr="009F1439">
        <w:rPr>
          <w:color w:val="000000" w:themeColor="text1"/>
        </w:rPr>
        <w:t>eu</w:t>
      </w:r>
      <w:proofErr w:type="spellEnd"/>
      <w:r w:rsidR="00C55CFC" w:rsidRPr="009F1439">
        <w:rPr>
          <w:color w:val="000000" w:themeColor="text1"/>
        </w:rPr>
        <w:t>,</w:t>
      </w:r>
      <w:r w:rsidR="000675DC" w:rsidRPr="009F1439">
        <w:rPr>
          <w:color w:val="000000" w:themeColor="text1"/>
        </w:rPr>
        <w:t xml:space="preserve"> and two </w:t>
      </w:r>
      <w:r w:rsidR="00C55CFC" w:rsidRPr="009F1439">
        <w:rPr>
          <w:color w:val="000000" w:themeColor="text1"/>
        </w:rPr>
        <w:t>strata</w:t>
      </w:r>
      <w:r w:rsidR="000675DC"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000675DC" w:rsidRPr="009F1439">
        <w:rPr>
          <w:color w:val="000000" w:themeColor="text1"/>
        </w:rPr>
        <w:t xml:space="preserve">2019 data were used for </w:t>
      </w:r>
      <w:del w:id="260" w:author="Nguyen, Huong T [AGRON]" w:date="2022-08-01T23:58:00Z">
        <w:r w:rsidR="000675DC" w:rsidRPr="009F1439" w:rsidDel="004E792F">
          <w:rPr>
            <w:color w:val="000000" w:themeColor="text1"/>
          </w:rPr>
          <w:delText xml:space="preserve">scenario </w:delText>
        </w:r>
      </w:del>
      <w:ins w:id="261" w:author="Nguyen, Huong T [AGRON]" w:date="2022-08-01T23:58:00Z">
        <w:r>
          <w:rPr>
            <w:color w:val="000000" w:themeColor="text1"/>
          </w:rPr>
          <w:t>S</w:t>
        </w:r>
        <w:r w:rsidRPr="009F1439">
          <w:rPr>
            <w:color w:val="000000" w:themeColor="text1"/>
          </w:rPr>
          <w:t xml:space="preserve">cenario </w:t>
        </w:r>
      </w:ins>
      <w:r w:rsidR="000675DC" w:rsidRPr="009F1439">
        <w:rPr>
          <w:color w:val="000000" w:themeColor="text1"/>
        </w:rPr>
        <w:t>1</w:t>
      </w:r>
      <w:ins w:id="262" w:author="Nguyen, Huong T [AGRON]" w:date="2022-08-01T23:59:00Z">
        <w:r>
          <w:rPr>
            <w:color w:val="000000" w:themeColor="text1"/>
          </w:rPr>
          <w:t xml:space="preserve"> because 2019 was the only year that the soil seedbank samples were str</w:t>
        </w:r>
      </w:ins>
      <w:ins w:id="263" w:author="Nguyen, Huong T [AGRON]" w:date="2022-08-02T00:00:00Z">
        <w:r>
          <w:rPr>
            <w:color w:val="000000" w:themeColor="text1"/>
          </w:rPr>
          <w:t>atified</w:t>
        </w:r>
      </w:ins>
      <w:ins w:id="264" w:author="Nguyen, Huong T [AGRON]" w:date="2022-08-01T23:59:00Z">
        <w:r>
          <w:rPr>
            <w:color w:val="000000" w:themeColor="text1"/>
          </w:rPr>
          <w:t xml:space="preserve"> (</w:t>
        </w:r>
      </w:ins>
      <w:ins w:id="265" w:author="Nguyen, Huong T [AGRON]" w:date="2022-08-02T00:00:00Z">
        <w:r>
          <w:rPr>
            <w:color w:val="000000" w:themeColor="text1"/>
          </w:rPr>
          <w:t>0 – 2 cm top stratum and 2 – 20 cm bottom stratum)</w:t>
        </w:r>
      </w:ins>
      <w:r w:rsidR="000675DC" w:rsidRPr="009F1439">
        <w:rPr>
          <w:color w:val="000000" w:themeColor="text1"/>
        </w:rPr>
        <w:t>.</w:t>
      </w:r>
      <w:r w:rsidR="00513D83" w:rsidRPr="009F1439">
        <w:rPr>
          <w:color w:val="000000" w:themeColor="text1"/>
        </w:rPr>
        <w:t xml:space="preserve"> </w:t>
      </w:r>
      <w:ins w:id="266" w:author="Nguyen, Huong T [AGRON]" w:date="2022-08-02T00:01:00Z">
        <w:r>
          <w:t xml:space="preserve">Within the same rotation, a consistent pattern of </w:t>
        </w:r>
        <w:proofErr w:type="spellStart"/>
        <w:r>
          <w:t>top:bottom</w:t>
        </w:r>
        <w:proofErr w:type="spellEnd"/>
        <w:r>
          <w:t xml:space="preserve"> ratios of seed densities </w:t>
        </w:r>
        <w:proofErr w:type="gramStart"/>
        <w:r>
          <w:t>was</w:t>
        </w:r>
        <w:proofErr w:type="gramEnd"/>
        <w:r>
          <w:t xml:space="preserve"> observed between two corn weed management regimes. The seedbanks’ top : bottom partitioning</w:t>
        </w:r>
        <w:r>
          <w:t xml:space="preserve"> at the completion of each crop</w:t>
        </w:r>
      </w:ins>
      <w:ins w:id="267" w:author="Nguyen, Huong T [AGRON]" w:date="2022-08-02T00:02:00Z">
        <w:r>
          <w:t xml:space="preserve"> phase</w:t>
        </w:r>
      </w:ins>
      <w:ins w:id="268" w:author="Nguyen, Huong T [AGRON]" w:date="2022-08-02T00:01:00Z">
        <w:r>
          <w:t xml:space="preserve"> differed between rotations and between crop </w:t>
        </w:r>
      </w:ins>
      <w:ins w:id="269" w:author="Nguyen, Huong T [AGRON]" w:date="2022-08-02T00:02:00Z">
        <w:r>
          <w:t>identity</w:t>
        </w:r>
      </w:ins>
      <w:ins w:id="270" w:author="Nguyen, Huong T [AGRON]" w:date="2022-08-02T00:01:00Z">
        <w:r>
          <w:t xml:space="preserve"> of the same rotation.</w:t>
        </w:r>
      </w:ins>
    </w:p>
    <w:p w14:paraId="08E36A06" w14:textId="754C0A40" w:rsidR="005550BE" w:rsidRPr="009F1439" w:rsidRDefault="00513D83" w:rsidP="00F05379">
      <w:pPr>
        <w:pStyle w:val="BodyText"/>
        <w:spacing w:line="480" w:lineRule="auto"/>
        <w:rPr>
          <w:color w:val="000000" w:themeColor="text1"/>
        </w:rPr>
      </w:pPr>
      <w:del w:id="271" w:author="Nguyen, Huong T [AGRON]" w:date="2022-08-02T00:01:00Z">
        <w:r w:rsidRPr="009F1439" w:rsidDel="004E792F">
          <w:rPr>
            <w:color w:val="000000" w:themeColor="text1"/>
          </w:rPr>
          <w:delText xml:space="preserve">The difference in the trajectory of population growth in scenario 1 versus scenario 2 was attributed to the difference in seed production. This pattern was further illustrated </w:delText>
        </w:r>
        <w:r w:rsidR="00CF1F33" w:rsidDel="004E792F">
          <w:rPr>
            <w:color w:val="000000" w:themeColor="text1"/>
          </w:rPr>
          <w:delText>in</w:delText>
        </w:r>
        <w:r w:rsidRPr="009F1439" w:rsidDel="004E792F">
          <w:rPr>
            <w:color w:val="000000" w:themeColor="text1"/>
          </w:rPr>
          <w:delText xml:space="preserve"> the simulation exercise in which population size stabilized </w:delText>
        </w:r>
        <w:r w:rsidR="00E6222E" w:rsidRPr="009F1439" w:rsidDel="004E792F">
          <w:rPr>
            <w:color w:val="000000" w:themeColor="text1"/>
          </w:rPr>
          <w:delText>as waterhemp cohorts 1 through 3 were severely suppressed.</w:delText>
        </w:r>
        <w:r w:rsidRPr="009F1439" w:rsidDel="004E792F">
          <w:rPr>
            <w:color w:val="000000" w:themeColor="text1"/>
          </w:rPr>
          <w:delText xml:space="preserve"> </w:delText>
        </w:r>
      </w:del>
    </w:p>
    <w:p w14:paraId="17672A7E" w14:textId="77777777" w:rsidR="005550BE" w:rsidRPr="009F1439" w:rsidRDefault="00E41100" w:rsidP="00F05379">
      <w:pPr>
        <w:pStyle w:val="Heading3"/>
        <w:spacing w:line="480" w:lineRule="auto"/>
        <w:rPr>
          <w:color w:val="000000" w:themeColor="text1"/>
        </w:rPr>
      </w:pPr>
      <w:bookmarkStart w:id="272" w:name="scenario-1"/>
      <w:r w:rsidRPr="009F1439">
        <w:rPr>
          <w:color w:val="000000" w:themeColor="text1"/>
        </w:rPr>
        <w:t>Scenario 1</w:t>
      </w:r>
    </w:p>
    <w:p w14:paraId="36C78D8E" w14:textId="77777777" w:rsidR="00EC074E" w:rsidRDefault="00E41100" w:rsidP="00EC074E">
      <w:pPr>
        <w:pStyle w:val="FirstParagraph"/>
        <w:rPr>
          <w:ins w:id="273" w:author="Nguyen, Huong T [AGRON]" w:date="2022-08-02T00:08:00Z"/>
        </w:rPr>
      </w:pPr>
      <w:del w:id="274" w:author="Nguyen, Huong T [AGRON]" w:date="2022-08-02T00:03:00Z">
        <w:r w:rsidRPr="009F1439" w:rsidDel="00E74B7F">
          <w:rPr>
            <w:color w:val="000000" w:themeColor="text1"/>
          </w:rPr>
          <w:delText xml:space="preserve">Using </w:delText>
        </w:r>
      </w:del>
      <w:ins w:id="275" w:author="Nguyen, Huong T [AGRON]" w:date="2022-08-02T00:03:00Z">
        <w:r w:rsidR="00E74B7F">
          <w:rPr>
            <w:color w:val="000000" w:themeColor="text1"/>
          </w:rPr>
          <w:t>With</w:t>
        </w:r>
        <w:r w:rsidR="00E74B7F" w:rsidRPr="009F1439">
          <w:rPr>
            <w:color w:val="000000" w:themeColor="text1"/>
          </w:rPr>
          <w:t xml:space="preserve"> </w:t>
        </w:r>
      </w:ins>
      <w:r w:rsidRPr="009F1439">
        <w:rPr>
          <w:color w:val="000000" w:themeColor="text1"/>
        </w:rPr>
        <w:t xml:space="preserve">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w:t>
      </w:r>
      <w:del w:id="276" w:author="Nguyen, Huong T [AGRON]" w:date="2022-08-02T00:03:00Z">
        <w:r w:rsidRPr="009F1439" w:rsidDel="00E74B7F">
          <w:rPr>
            <w:color w:val="000000" w:themeColor="text1"/>
          </w:rPr>
          <w:delText>rotations</w:delText>
        </w:r>
      </w:del>
      <w:ins w:id="277" w:author="Nguyen, Huong T [AGRON]" w:date="2022-08-02T00:03:00Z">
        <w:r w:rsidR="00E74B7F">
          <w:rPr>
            <w:color w:val="000000" w:themeColor="text1"/>
          </w:rPr>
          <w:t>treatments</w:t>
        </w:r>
      </w:ins>
      <w:r w:rsidRPr="009F1439">
        <w:rPr>
          <w:color w:val="000000" w:themeColor="text1"/>
        </w:rPr>
        <w:t>, except in the 4-year rotation with low herbicide corn weed management</w:t>
      </w:r>
      <w:ins w:id="278" w:author="Nguyen, Huong T [AGRON]" w:date="2022-08-02T00:07:00Z">
        <w:r w:rsidR="00E74B7F">
          <w:rPr>
            <w:color w:val="000000" w:themeColor="text1"/>
          </w:rPr>
          <w:t xml:space="preserve"> (</w:t>
        </w:r>
      </w:ins>
      <m:oMath>
        <m:r>
          <w:ins w:id="279" w:author="Nguyen, Huong T [AGRON]" w:date="2022-08-02T00:07:00Z">
            <w:rPr>
              <w:rFonts w:ascii="Cambria Math" w:hAnsi="Cambria Math"/>
              <w:color w:val="000000" w:themeColor="text1"/>
            </w:rPr>
            <m:t>λ</m:t>
          </w:ins>
        </m:r>
        <m:r>
          <w:ins w:id="280" w:author="Nguyen, Huong T [AGRON]" w:date="2022-08-02T00:07:00Z">
            <w:rPr>
              <w:rFonts w:ascii="Cambria Math" w:hAnsi="Cambria Math"/>
              <w:color w:val="000000" w:themeColor="text1"/>
            </w:rPr>
            <m:t>=1.4</m:t>
          </w:ins>
        </m:r>
      </m:oMath>
      <w:ins w:id="281" w:author="Nguyen, Huong T [AGRON]" w:date="2022-08-02T00:07:00Z">
        <w:r w:rsidR="00E74B7F">
          <w:rPr>
            <w:color w:val="000000" w:themeColor="text1"/>
          </w:rPr>
          <w:t>)</w:t>
        </w:r>
      </w:ins>
      <w:r w:rsidRPr="009F1439">
        <w:rPr>
          <w:color w:val="000000" w:themeColor="text1"/>
        </w:rPr>
        <w:t xml:space="preserve">. </w:t>
      </w:r>
    </w:p>
    <w:p w14:paraId="65BC5E38" w14:textId="77777777" w:rsidR="00EC074E" w:rsidRDefault="00EC074E" w:rsidP="00EC074E">
      <w:pPr>
        <w:pStyle w:val="BodyText"/>
        <w:rPr>
          <w:ins w:id="282" w:author="Nguyen, Huong T [AGRON]" w:date="2022-08-02T00:08:00Z"/>
          <w:color w:val="000000" w:themeColor="text1"/>
        </w:rPr>
      </w:pPr>
      <w:ins w:id="283" w:author="Nguyen, Huong T [AGRON]" w:date="2022-08-02T00:08:00Z">
        <w:r>
          <w:t>Waterhemp populations were projected to decrease the most quickly in the 3-year and 4-year rotations under conventional herbicide corn weed management</w:t>
        </w:r>
        <w:r>
          <w:t xml:space="preserve"> </w:t>
        </w:r>
      </w:ins>
      <w:del w:id="284" w:author="Nguyen, Huong T [AGRON]" w:date="2022-08-02T00:08:00Z">
        <w:r w:rsidR="00E41100" w:rsidRPr="009F1439" w:rsidDel="00EC074E">
          <w:rPr>
            <w:color w:val="000000" w:themeColor="text1"/>
          </w:rPr>
          <w:delText xml:space="preserve">The population was projected to decrease most quickly in the 2-year rotation under low herbicide corn weed management and the 3-year rotation under both corn weed management programs </w:delText>
        </w:r>
      </w:del>
      <w:r w:rsidR="00E41100" w:rsidRPr="009F1439">
        <w:rPr>
          <w:color w:val="000000" w:themeColor="text1"/>
        </w:rPr>
        <w:t xml:space="preserve">(Figure 3). </w:t>
      </w:r>
    </w:p>
    <w:p w14:paraId="5AAD1E65" w14:textId="50EE6C44" w:rsidR="00EC074E" w:rsidRDefault="00EC074E" w:rsidP="00EC074E">
      <w:pPr>
        <w:pStyle w:val="BodyText"/>
        <w:rPr>
          <w:ins w:id="285" w:author="Nguyen, Huong T [AGRON]" w:date="2022-08-02T00:08:00Z"/>
        </w:rPr>
      </w:pPr>
      <w:ins w:id="286" w:author="Nguyen, Huong T [AGRON]" w:date="2022-08-02T00:08:00Z">
        <w:r>
          <w:t xml:space="preserve">The top and bottom soil strata were evenly populated at the completion of the corn phase in all rotations crossed with corn weed management treatments, but a smaller portion of the seedbank was in the top soil stratum than in the bottom soil stratum in the soybean phase of all the rotations crossed with corn weed management treatments, and in the alfalfa phase of the 4-year rotation regardless of the corn weed management regimes. The </w:t>
        </w:r>
        <w:proofErr w:type="gramStart"/>
        <w:r>
          <w:t>top soil</w:t>
        </w:r>
        <w:proofErr w:type="gramEnd"/>
        <w:r>
          <w:t xml:space="preserve"> stratum was less populated than the bottom soil stratum at the completion of O3 but more populated than the bottom soil stratum at the completion of O4.</w:t>
        </w:r>
      </w:ins>
    </w:p>
    <w:p w14:paraId="3E73E574" w14:textId="5C645DF2" w:rsidR="00EC074E" w:rsidRDefault="00EC074E" w:rsidP="00EC074E">
      <w:pPr>
        <w:pStyle w:val="BodyText"/>
        <w:rPr>
          <w:ins w:id="287" w:author="Nguyen, Huong T [AGRON]" w:date="2022-08-02T00:08:00Z"/>
        </w:rPr>
      </w:pPr>
      <w:ins w:id="288" w:author="Nguyen, Huong T [AGRON]" w:date="2022-08-02T00:08:00Z">
        <w:r>
          <w:t xml:space="preserve">With the exception of the 4-year rotation in which corn was treated with low herbicide weed management, all the other treatments’ decline of waterhemp population was attributed to the steady decrease of population size in the crop phases after corn. Even </w:t>
        </w:r>
        <w:r>
          <w:lastRenderedPageBreak/>
          <w:t>though the 2-year and 3-year rotations were of similar annualized population growth</w:t>
        </w:r>
      </w:ins>
      <w:ins w:id="289" w:author="Nguyen, Huong T [AGRON]" w:date="2022-08-02T00:09:00Z">
        <w:r w:rsidR="00CD7098">
          <w:t xml:space="preserve"> rate</w:t>
        </w:r>
      </w:ins>
      <w:ins w:id="290" w:author="Nguyen, Huong T [AGRON]" w:date="2022-08-02T00:08:00Z">
        <w:r>
          <w:t xml:space="preserve"> (</w:t>
        </w:r>
      </w:ins>
      <m:oMath>
        <m:r>
          <w:ins w:id="291" w:author="Nguyen, Huong T [AGRON]" w:date="2022-08-02T00:08:00Z">
            <w:rPr>
              <w:rFonts w:ascii="Cambria Math" w:hAnsi="Cambria Math"/>
            </w:rPr>
            <m:t>λ</m:t>
          </w:ins>
        </m:r>
        <m:d>
          <m:dPr>
            <m:ctrlPr>
              <w:ins w:id="292" w:author="Nguyen, Huong T [AGRON]" w:date="2022-08-02T00:08:00Z">
                <w:rPr>
                  <w:rFonts w:ascii="Cambria Math" w:hAnsi="Cambria Math"/>
                </w:rPr>
              </w:ins>
            </m:ctrlPr>
          </m:dPr>
          <m:e>
            <m:r>
              <w:ins w:id="293" w:author="Nguyen, Huong T [AGRON]" w:date="2022-08-02T00:08:00Z">
                <w:rPr>
                  <w:rFonts w:ascii="Cambria Math" w:hAnsi="Cambria Math"/>
                </w:rPr>
                <m:t>2</m:t>
              </w:ins>
            </m:r>
            <m:r>
              <w:ins w:id="294" w:author="Nguyen, Huong T [AGRON]" w:date="2022-08-02T00:08:00Z">
                <m:rPr>
                  <m:sty m:val="p"/>
                </m:rPr>
                <w:rPr>
                  <w:rFonts w:ascii="Cambria Math" w:hAnsi="Cambria Math"/>
                </w:rPr>
                <m:t>,</m:t>
              </w:ins>
            </m:r>
            <m:r>
              <w:ins w:id="295" w:author="Nguyen, Huong T [AGRON]" w:date="2022-08-02T00:08:00Z">
                <w:rPr>
                  <w:rFonts w:ascii="Cambria Math" w:hAnsi="Cambria Math"/>
                </w:rPr>
                <m:t>conv</m:t>
              </w:ins>
            </m:r>
          </m:e>
        </m:d>
        <m:r>
          <w:ins w:id="296" w:author="Nguyen, Huong T [AGRON]" w:date="2022-08-02T00:08:00Z">
            <m:rPr>
              <m:sty m:val="p"/>
            </m:rPr>
            <w:rPr>
              <w:rFonts w:ascii="Cambria Math" w:hAnsi="Cambria Math"/>
            </w:rPr>
            <m:t>=</m:t>
          </w:ins>
        </m:r>
        <m:r>
          <w:ins w:id="297" w:author="Nguyen, Huong T [AGRON]" w:date="2022-08-02T00:08:00Z">
            <w:rPr>
              <w:rFonts w:ascii="Cambria Math" w:hAnsi="Cambria Math"/>
            </w:rPr>
            <m:t>0.8</m:t>
          </w:ins>
        </m:r>
      </m:oMath>
      <w:ins w:id="298" w:author="Nguyen, Huong T [AGRON]" w:date="2022-08-02T00:08:00Z">
        <w:r>
          <w:t xml:space="preserve">, </w:t>
        </w:r>
      </w:ins>
      <m:oMath>
        <m:r>
          <w:ins w:id="299" w:author="Nguyen, Huong T [AGRON]" w:date="2022-08-02T00:08:00Z">
            <w:rPr>
              <w:rFonts w:ascii="Cambria Math" w:hAnsi="Cambria Math"/>
            </w:rPr>
            <m:t>λ</m:t>
          </w:ins>
        </m:r>
        <m:d>
          <m:dPr>
            <m:ctrlPr>
              <w:ins w:id="300" w:author="Nguyen, Huong T [AGRON]" w:date="2022-08-02T00:08:00Z">
                <w:rPr>
                  <w:rFonts w:ascii="Cambria Math" w:hAnsi="Cambria Math"/>
                </w:rPr>
              </w:ins>
            </m:ctrlPr>
          </m:dPr>
          <m:e>
            <m:r>
              <w:ins w:id="301" w:author="Nguyen, Huong T [AGRON]" w:date="2022-08-02T00:08:00Z">
                <w:rPr>
                  <w:rFonts w:ascii="Cambria Math" w:hAnsi="Cambria Math"/>
                </w:rPr>
                <m:t>2</m:t>
              </w:ins>
            </m:r>
            <m:r>
              <w:ins w:id="302" w:author="Nguyen, Huong T [AGRON]" w:date="2022-08-02T00:08:00Z">
                <m:rPr>
                  <m:sty m:val="p"/>
                </m:rPr>
                <w:rPr>
                  <w:rFonts w:ascii="Cambria Math" w:hAnsi="Cambria Math"/>
                </w:rPr>
                <m:t>,</m:t>
              </w:ins>
            </m:r>
            <m:r>
              <w:ins w:id="303" w:author="Nguyen, Huong T [AGRON]" w:date="2022-08-02T00:08:00Z">
                <w:rPr>
                  <w:rFonts w:ascii="Cambria Math" w:hAnsi="Cambria Math"/>
                </w:rPr>
                <m:t>low</m:t>
              </w:ins>
            </m:r>
          </m:e>
        </m:d>
        <m:r>
          <w:ins w:id="304" w:author="Nguyen, Huong T [AGRON]" w:date="2022-08-02T00:08:00Z">
            <m:rPr>
              <m:sty m:val="p"/>
            </m:rPr>
            <w:rPr>
              <w:rFonts w:ascii="Cambria Math" w:hAnsi="Cambria Math"/>
            </w:rPr>
            <m:t>=</m:t>
          </w:ins>
        </m:r>
        <m:r>
          <w:ins w:id="305" w:author="Nguyen, Huong T [AGRON]" w:date="2022-08-02T00:08:00Z">
            <w:rPr>
              <w:rFonts w:ascii="Cambria Math" w:hAnsi="Cambria Math"/>
            </w:rPr>
            <m:t>0.9</m:t>
          </w:ins>
        </m:r>
      </m:oMath>
      <w:ins w:id="306" w:author="Nguyen, Huong T [AGRON]" w:date="2022-08-02T00:08:00Z">
        <w:r>
          <w:t xml:space="preserve">, </w:t>
        </w:r>
      </w:ins>
      <m:oMath>
        <m:r>
          <w:ins w:id="307" w:author="Nguyen, Huong T [AGRON]" w:date="2022-08-02T00:08:00Z">
            <w:rPr>
              <w:rFonts w:ascii="Cambria Math" w:hAnsi="Cambria Math"/>
            </w:rPr>
            <m:t>λ</m:t>
          </w:ins>
        </m:r>
        <m:d>
          <m:dPr>
            <m:ctrlPr>
              <w:ins w:id="308" w:author="Nguyen, Huong T [AGRON]" w:date="2022-08-02T00:08:00Z">
                <w:rPr>
                  <w:rFonts w:ascii="Cambria Math" w:hAnsi="Cambria Math"/>
                </w:rPr>
              </w:ins>
            </m:ctrlPr>
          </m:dPr>
          <m:e>
            <m:r>
              <w:ins w:id="309" w:author="Nguyen, Huong T [AGRON]" w:date="2022-08-02T00:08:00Z">
                <w:rPr>
                  <w:rFonts w:ascii="Cambria Math" w:hAnsi="Cambria Math"/>
                </w:rPr>
                <m:t>3</m:t>
              </w:ins>
            </m:r>
            <m:r>
              <w:ins w:id="310" w:author="Nguyen, Huong T [AGRON]" w:date="2022-08-02T00:08:00Z">
                <m:rPr>
                  <m:sty m:val="p"/>
                </m:rPr>
                <w:rPr>
                  <w:rFonts w:ascii="Cambria Math" w:hAnsi="Cambria Math"/>
                </w:rPr>
                <m:t>,</m:t>
              </w:ins>
            </m:r>
            <m:r>
              <w:ins w:id="311" w:author="Nguyen, Huong T [AGRON]" w:date="2022-08-02T00:08:00Z">
                <w:rPr>
                  <w:rFonts w:ascii="Cambria Math" w:hAnsi="Cambria Math"/>
                </w:rPr>
                <m:t>conv</m:t>
              </w:ins>
            </m:r>
          </m:e>
        </m:d>
        <m:r>
          <w:ins w:id="312" w:author="Nguyen, Huong T [AGRON]" w:date="2022-08-02T00:08:00Z">
            <m:rPr>
              <m:sty m:val="p"/>
            </m:rPr>
            <w:rPr>
              <w:rFonts w:ascii="Cambria Math" w:hAnsi="Cambria Math"/>
            </w:rPr>
            <m:t>=</m:t>
          </w:ins>
        </m:r>
        <m:r>
          <w:ins w:id="313" w:author="Nguyen, Huong T [AGRON]" w:date="2022-08-02T00:08:00Z">
            <w:rPr>
              <w:rFonts w:ascii="Cambria Math" w:hAnsi="Cambria Math"/>
            </w:rPr>
            <m:t>0.7</m:t>
          </w:ins>
        </m:r>
      </m:oMath>
      <w:ins w:id="314" w:author="Nguyen, Huong T [AGRON]" w:date="2022-08-02T00:08:00Z">
        <w:r>
          <w:t xml:space="preserve">, and </w:t>
        </w:r>
      </w:ins>
      <m:oMath>
        <m:r>
          <w:ins w:id="315" w:author="Nguyen, Huong T [AGRON]" w:date="2022-08-02T00:08:00Z">
            <w:rPr>
              <w:rFonts w:ascii="Cambria Math" w:hAnsi="Cambria Math"/>
            </w:rPr>
            <m:t>λ</m:t>
          </w:ins>
        </m:r>
        <m:d>
          <m:dPr>
            <m:ctrlPr>
              <w:ins w:id="316" w:author="Nguyen, Huong T [AGRON]" w:date="2022-08-02T00:08:00Z">
                <w:rPr>
                  <w:rFonts w:ascii="Cambria Math" w:hAnsi="Cambria Math"/>
                </w:rPr>
              </w:ins>
            </m:ctrlPr>
          </m:dPr>
          <m:e>
            <m:r>
              <w:ins w:id="317" w:author="Nguyen, Huong T [AGRON]" w:date="2022-08-02T00:08:00Z">
                <w:rPr>
                  <w:rFonts w:ascii="Cambria Math" w:hAnsi="Cambria Math"/>
                </w:rPr>
                <m:t>3</m:t>
              </w:ins>
            </m:r>
            <m:r>
              <w:ins w:id="318" w:author="Nguyen, Huong T [AGRON]" w:date="2022-08-02T00:08:00Z">
                <m:rPr>
                  <m:sty m:val="p"/>
                </m:rPr>
                <w:rPr>
                  <w:rFonts w:ascii="Cambria Math" w:hAnsi="Cambria Math"/>
                </w:rPr>
                <m:t>,</m:t>
              </w:ins>
            </m:r>
            <m:r>
              <w:ins w:id="319" w:author="Nguyen, Huong T [AGRON]" w:date="2022-08-02T00:08:00Z">
                <w:rPr>
                  <w:rFonts w:ascii="Cambria Math" w:hAnsi="Cambria Math"/>
                </w:rPr>
                <m:t>low</m:t>
              </w:ins>
            </m:r>
          </m:e>
        </m:d>
        <m:r>
          <w:ins w:id="320" w:author="Nguyen, Huong T [AGRON]" w:date="2022-08-02T00:08:00Z">
            <m:rPr>
              <m:sty m:val="p"/>
            </m:rPr>
            <w:rPr>
              <w:rFonts w:ascii="Cambria Math" w:hAnsi="Cambria Math"/>
            </w:rPr>
            <m:t>=</m:t>
          </w:ins>
        </m:r>
        <m:r>
          <w:ins w:id="321" w:author="Nguyen, Huong T [AGRON]" w:date="2022-08-02T00:08:00Z">
            <w:rPr>
              <w:rFonts w:ascii="Cambria Math" w:hAnsi="Cambria Math"/>
            </w:rPr>
            <m:t>0.9</m:t>
          </w:ins>
        </m:r>
      </m:oMath>
      <w:ins w:id="322" w:author="Nguyen, Huong T [AGRON]" w:date="2022-08-02T00:08:00Z">
        <w:r>
          <w:t>), larger proportion of the seedbank was in the bottom soil stratum in the 3-year rotation, which can shrink the available seed pool for germination.</w:t>
        </w:r>
      </w:ins>
    </w:p>
    <w:p w14:paraId="6BD5F418" w14:textId="7F366808" w:rsidR="005550BE" w:rsidRPr="00EC074E" w:rsidDel="00EC074E" w:rsidRDefault="00E41100" w:rsidP="00EC074E">
      <w:pPr>
        <w:pStyle w:val="FirstParagraph"/>
        <w:rPr>
          <w:del w:id="323" w:author="Nguyen, Huong T [AGRON]" w:date="2022-08-02T00:08:00Z"/>
          <w:rPrChange w:id="324" w:author="Nguyen, Huong T [AGRON]" w:date="2022-08-02T00:08:00Z">
            <w:rPr>
              <w:del w:id="325" w:author="Nguyen, Huong T [AGRON]" w:date="2022-08-02T00:08:00Z"/>
              <w:color w:val="000000" w:themeColor="text1"/>
            </w:rPr>
          </w:rPrChange>
        </w:rPr>
        <w:pPrChange w:id="326" w:author="Nguyen, Huong T [AGRON]" w:date="2022-08-02T00:08:00Z">
          <w:pPr>
            <w:pStyle w:val="FirstParagraph"/>
            <w:spacing w:line="480" w:lineRule="auto"/>
          </w:pPr>
        </w:pPrChange>
      </w:pPr>
      <m:oMath>
        <m:r>
          <w:del w:id="327" w:author="Nguyen, Huong T [AGRON]" w:date="2022-08-02T00:08:00Z">
            <w:rPr>
              <w:rFonts w:ascii="Cambria Math" w:hAnsi="Cambria Math"/>
              <w:color w:val="000000" w:themeColor="text1"/>
            </w:rPr>
            <m:t>λ</m:t>
          </w:del>
        </m:r>
      </m:oMath>
      <w:del w:id="328" w:author="Nguyen, Huong T [AGRON]" w:date="2022-08-02T00:08:00Z">
        <w:r w:rsidRPr="009F1439" w:rsidDel="00EC074E">
          <w:rPr>
            <w:color w:val="000000" w:themeColor="text1"/>
          </w:rPr>
          <w:delText>’s decreased right after the first phase of the 2-year (C2) and 3-year (C3) rotations</w:delText>
        </w:r>
      </w:del>
      <w:del w:id="329" w:author="Nguyen, Huong T [AGRON]" w:date="2022-08-02T00:04:00Z">
        <w:r w:rsidRPr="009F1439" w:rsidDel="00E74B7F">
          <w:rPr>
            <w:color w:val="000000" w:themeColor="text1"/>
          </w:rPr>
          <w:delText>,</w:delText>
        </w:r>
      </w:del>
      <w:del w:id="330" w:author="Nguyen, Huong T [AGRON]" w:date="2022-08-02T00:08:00Z">
        <w:r w:rsidRPr="009F1439" w:rsidDel="00EC074E">
          <w:rPr>
            <w:color w:val="000000" w:themeColor="text1"/>
          </w:rPr>
          <w:delText xml:space="preserve"> but increased in the first phase of the 4-year rotation (</w:delText>
        </w:r>
        <w:commentRangeStart w:id="331"/>
        <w:commentRangeEnd w:id="331"/>
        <w:r w:rsidR="00145918" w:rsidDel="00EC074E">
          <w:rPr>
            <w:rStyle w:val="CommentReference"/>
          </w:rPr>
          <w:commentReference w:id="331"/>
        </w:r>
      </w:del>
      <m:oMath>
        <m:r>
          <w:del w:id="332" w:author="Nguyen, Huong T [AGRON]" w:date="2022-08-02T00:08:00Z">
            <w:rPr>
              <w:rFonts w:ascii="Cambria Math" w:hAnsi="Cambria Math"/>
              <w:color w:val="000000" w:themeColor="text1"/>
              <w:highlight w:val="yellow"/>
            </w:rPr>
            <m:t>λ</m:t>
          </w:del>
        </m:r>
        <m:d>
          <m:dPr>
            <m:ctrlPr>
              <w:del w:id="333" w:author="Nguyen, Huong T [AGRON]" w:date="2022-08-02T00:08:00Z">
                <w:rPr>
                  <w:rFonts w:ascii="Cambria Math" w:hAnsi="Cambria Math"/>
                  <w:color w:val="000000" w:themeColor="text1"/>
                  <w:highlight w:val="yellow"/>
                </w:rPr>
              </w:del>
            </m:ctrlPr>
          </m:dPr>
          <m:e>
            <m:r>
              <w:del w:id="334" w:author="Nguyen, Huong T [AGRON]" w:date="2022-08-02T00:08:00Z">
                <w:rPr>
                  <w:rFonts w:ascii="Cambria Math" w:hAnsi="Cambria Math"/>
                  <w:color w:val="000000" w:themeColor="text1"/>
                  <w:highlight w:val="yellow"/>
                </w:rPr>
                <m:t>C4</m:t>
              </w:del>
            </m:r>
            <m:r>
              <w:del w:id="335" w:author="Nguyen, Huong T [AGRON]" w:date="2022-08-02T00:08:00Z">
                <m:rPr>
                  <m:sty m:val="p"/>
                </m:rPr>
                <w:rPr>
                  <w:rFonts w:ascii="Cambria Math" w:hAnsi="Cambria Math"/>
                  <w:color w:val="000000" w:themeColor="text1"/>
                  <w:highlight w:val="yellow"/>
                </w:rPr>
                <m:t>,</m:t>
              </w:del>
            </m:r>
            <m:r>
              <w:del w:id="336" w:author="Nguyen, Huong T [AGRON]" w:date="2022-08-02T00:08:00Z">
                <w:rPr>
                  <w:rFonts w:ascii="Cambria Math" w:hAnsi="Cambria Math"/>
                  <w:color w:val="000000" w:themeColor="text1"/>
                  <w:highlight w:val="yellow"/>
                </w:rPr>
                <m:t>low</m:t>
              </w:del>
            </m:r>
            <m:r>
              <w:ins w:id="337" w:author="Nguyen, Huong T [AGRON] [2]" w:date="2022-07-27T12:30:00Z">
                <w:del w:id="338" w:author="Nguyen, Huong T [AGRON]" w:date="2022-08-02T00:08:00Z">
                  <w:rPr>
                    <w:rFonts w:ascii="Cambria Math" w:hAnsi="Cambria Math"/>
                    <w:color w:val="000000" w:themeColor="text1"/>
                    <w:highlight w:val="yellow"/>
                  </w:rPr>
                  <m:t>conv</m:t>
                </w:del>
              </w:ins>
            </m:r>
          </m:e>
        </m:d>
      </m:oMath>
      <w:del w:id="339" w:author="Nguyen, Huong T [AGRON]" w:date="2022-08-02T00:08:00Z">
        <w:r w:rsidRPr="00D11232" w:rsidDel="00EC074E">
          <w:rPr>
            <w:color w:val="000000" w:themeColor="text1"/>
            <w:highlight w:val="yellow"/>
          </w:rPr>
          <w:delText xml:space="preserve"> = 6.12, </w:delText>
        </w:r>
      </w:del>
      <m:oMath>
        <m:r>
          <w:del w:id="340" w:author="Nguyen, Huong T [AGRON]" w:date="2022-08-02T00:08:00Z">
            <w:rPr>
              <w:rFonts w:ascii="Cambria Math" w:hAnsi="Cambria Math"/>
              <w:color w:val="000000" w:themeColor="text1"/>
              <w:highlight w:val="yellow"/>
            </w:rPr>
            <m:t>λ</m:t>
          </w:del>
        </m:r>
        <m:d>
          <m:dPr>
            <m:ctrlPr>
              <w:del w:id="341" w:author="Nguyen, Huong T [AGRON]" w:date="2022-08-02T00:08:00Z">
                <w:rPr>
                  <w:rFonts w:ascii="Cambria Math" w:hAnsi="Cambria Math"/>
                  <w:color w:val="000000" w:themeColor="text1"/>
                  <w:highlight w:val="yellow"/>
                </w:rPr>
              </w:del>
            </m:ctrlPr>
          </m:dPr>
          <m:e>
            <m:r>
              <w:del w:id="342" w:author="Nguyen, Huong T [AGRON]" w:date="2022-08-02T00:08:00Z">
                <w:rPr>
                  <w:rFonts w:ascii="Cambria Math" w:hAnsi="Cambria Math"/>
                  <w:color w:val="000000" w:themeColor="text1"/>
                  <w:highlight w:val="yellow"/>
                </w:rPr>
                <m:t>C4</m:t>
              </w:del>
            </m:r>
            <m:r>
              <w:del w:id="343" w:author="Nguyen, Huong T [AGRON]" w:date="2022-08-02T00:08:00Z">
                <m:rPr>
                  <m:sty m:val="p"/>
                </m:rPr>
                <w:rPr>
                  <w:rFonts w:ascii="Cambria Math" w:hAnsi="Cambria Math"/>
                  <w:color w:val="000000" w:themeColor="text1"/>
                  <w:highlight w:val="yellow"/>
                </w:rPr>
                <m:t>,</m:t>
              </w:del>
            </m:r>
            <m:r>
              <w:del w:id="344" w:author="Nguyen, Huong T [AGRON]" w:date="2022-08-02T00:08:00Z">
                <w:rPr>
                  <w:rFonts w:ascii="Cambria Math" w:hAnsi="Cambria Math"/>
                  <w:color w:val="000000" w:themeColor="text1"/>
                  <w:highlight w:val="yellow"/>
                </w:rPr>
                <m:t>low</m:t>
              </w:del>
            </m:r>
          </m:e>
        </m:d>
      </m:oMath>
      <w:del w:id="345" w:author="Nguyen, Huong T [AGRON]" w:date="2022-08-02T00:08:00Z">
        <w:r w:rsidRPr="00D11232" w:rsidDel="00EC074E">
          <w:rPr>
            <w:color w:val="000000" w:themeColor="text1"/>
            <w:highlight w:val="yellow"/>
          </w:rPr>
          <w:delText xml:space="preserve"> = 28.34)</w:delText>
        </w:r>
        <w:r w:rsidRPr="009F1439" w:rsidDel="00EC074E">
          <w:rPr>
            <w:color w:val="000000" w:themeColor="text1"/>
          </w:rPr>
          <w:delText xml:space="preserve"> fold. The steady decrease of population density in the soybean, oat, and alfalfa phases (</w:delText>
        </w:r>
      </w:del>
      <m:oMath>
        <m:r>
          <w:del w:id="346" w:author="Nguyen, Huong T [AGRON]" w:date="2022-08-02T00:08:00Z">
            <w:rPr>
              <w:rFonts w:ascii="Cambria Math" w:hAnsi="Cambria Math"/>
              <w:color w:val="000000" w:themeColor="text1"/>
            </w:rPr>
            <m:t>λ</m:t>
          </w:del>
        </m:r>
      </m:oMath>
      <w:del w:id="347" w:author="Nguyen, Huong T [AGRON]" w:date="2022-08-02T00:08:00Z">
        <w:r w:rsidRPr="009F1439" w:rsidDel="00EC074E">
          <w:rPr>
            <w:color w:val="000000" w:themeColor="text1"/>
          </w:rPr>
          <w:delText xml:space="preserve">’s = 0.5) of the 4-year rotation under conventional corn weed management was sufficient to keep the rotation-wise populations decreasing within a </w:delText>
        </w:r>
        <w:r w:rsidR="00C55CFC" w:rsidRPr="009F1439" w:rsidDel="00EC074E">
          <w:rPr>
            <w:color w:val="000000" w:themeColor="text1"/>
          </w:rPr>
          <w:delText>four-year</w:delText>
        </w:r>
        <w:r w:rsidRPr="009F1439" w:rsidDel="00EC074E">
          <w:rPr>
            <w:color w:val="000000" w:themeColor="text1"/>
          </w:rPr>
          <w:delText xml:space="preserve"> cycle even if </w:delText>
        </w:r>
      </w:del>
      <m:oMath>
        <m:r>
          <w:del w:id="348" w:author="Nguyen, Huong T [AGRON]" w:date="2022-08-02T00:08:00Z">
            <w:rPr>
              <w:rFonts w:ascii="Cambria Math" w:hAnsi="Cambria Math"/>
              <w:color w:val="000000" w:themeColor="text1"/>
            </w:rPr>
            <m:t>λ</m:t>
          </w:del>
        </m:r>
      </m:oMath>
      <w:del w:id="349" w:author="Nguyen, Huong T [AGRON]" w:date="2022-08-02T00:08:00Z">
        <w:r w:rsidRPr="009F1439" w:rsidDel="00EC074E">
          <w:rPr>
            <w:color w:val="000000" w:themeColor="text1"/>
          </w:rPr>
          <w:delText xml:space="preserve"> increased again when the cropping system returned to the corn phase. </w:delText>
        </w:r>
        <w:r w:rsidR="00C55CFC" w:rsidRPr="009F1439" w:rsidDel="00EC074E">
          <w:rPr>
            <w:color w:val="000000" w:themeColor="text1"/>
          </w:rPr>
          <w:delText>Most</w:delText>
        </w:r>
        <w:r w:rsidRPr="009F1439" w:rsidDel="00EC074E">
          <w:rPr>
            <w:color w:val="000000" w:themeColor="text1"/>
          </w:rPr>
          <w:delText xml:space="preserve"> of the seedbank in the 4-year rotation </w:delText>
        </w:r>
        <w:r w:rsidR="00B45EFC" w:rsidRPr="009F1439" w:rsidDel="00EC074E">
          <w:rPr>
            <w:color w:val="000000" w:themeColor="text1"/>
          </w:rPr>
          <w:delText xml:space="preserve">was </w:delText>
        </w:r>
        <w:r w:rsidRPr="009F1439" w:rsidDel="00EC074E">
          <w:rPr>
            <w:color w:val="000000" w:themeColor="text1"/>
          </w:rPr>
          <w:delText>in the 2-20 cm stratum, limiting the seed pool density for seedling emergence.</w:delText>
        </w:r>
      </w:del>
    </w:p>
    <w:p w14:paraId="0A023223" w14:textId="77777777" w:rsidR="005550BE" w:rsidRPr="009F1439" w:rsidRDefault="00E41100" w:rsidP="00EC074E">
      <w:pPr>
        <w:pStyle w:val="FirstParagraph"/>
        <w:rPr>
          <w:color w:val="000000" w:themeColor="text1"/>
        </w:rPr>
      </w:pPr>
      <w:bookmarkStart w:id="350" w:name="scenario-2"/>
      <w:bookmarkEnd w:id="272"/>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w:t>
      </w:r>
      <w:proofErr w:type="gramStart"/>
      <w:r w:rsidRPr="009F1439">
        <w:rPr>
          <w:color w:val="000000" w:themeColor="text1"/>
        </w:rPr>
        <w:t>a large portion</w:t>
      </w:r>
      <w:proofErr w:type="gramEnd"/>
      <w:r w:rsidRPr="009F1439">
        <w:rPr>
          <w:color w:val="000000" w:themeColor="text1"/>
        </w:rPr>
        <w:t xml:space="preserve">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01798DED" w:rsidR="005550BE" w:rsidRPr="009F1439" w:rsidRDefault="00E41100" w:rsidP="00F05379">
      <w:pPr>
        <w:pStyle w:val="CaptionedFigure"/>
        <w:spacing w:line="480" w:lineRule="auto"/>
        <w:rPr>
          <w:color w:val="000000" w:themeColor="text1"/>
        </w:rPr>
      </w:pPr>
      <w:bookmarkStart w:id="351" w:name="Xf5df142dff9b7c2f56340cdf78ee2c0bbaf8ab2"/>
      <w:bookmarkStart w:id="352" w:name="scenario-2-1"/>
      <w:bookmarkEnd w:id="255"/>
      <w:bookmarkEnd w:id="350"/>
      <w:del w:id="353" w:author="Nguyen, Huong T [AGRON] [2]" w:date="2022-08-01T20:45:00Z">
        <w:r w:rsidRPr="009F1439" w:rsidDel="002C6A79">
          <w:rPr>
            <w:noProof/>
            <w:color w:val="000000" w:themeColor="text1"/>
          </w:rPr>
          <w:lastRenderedPageBreak/>
          <w:drawing>
            <wp:inline distT="0" distB="0" distL="0" distR="0" wp14:anchorId="372B66DE" wp14:editId="7AE2BB9C">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del>
      <w:ins w:id="354" w:author="Nguyen, Huong T [AGRON] [2]" w:date="2022-08-01T20:46:00Z">
        <w:r w:rsidR="002C6A79">
          <w:rPr>
            <w:noProof/>
          </w:rPr>
          <w:drawing>
            <wp:inline distT="0" distB="0" distL="0" distR="0" wp14:anchorId="2F467BE4" wp14:editId="3E0B958C">
              <wp:extent cx="5334000" cy="5334000"/>
              <wp:effectExtent l="0" t="0" r="0" b="0"/>
              <wp:docPr id="5"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4E6EC840" w:rsidR="005550BE" w:rsidRPr="009F1439" w:rsidRDefault="002C6A79" w:rsidP="00F05379">
      <w:pPr>
        <w:pStyle w:val="CaptionedFigure"/>
        <w:spacing w:line="480" w:lineRule="auto"/>
        <w:rPr>
          <w:color w:val="000000" w:themeColor="text1"/>
        </w:rPr>
      </w:pPr>
      <w:ins w:id="355" w:author="Nguyen, Huong T [AGRON] [2]" w:date="2022-08-01T20:45:00Z">
        <w:r>
          <w:rPr>
            <w:noProof/>
          </w:rPr>
          <w:lastRenderedPageBreak/>
          <w:drawing>
            <wp:inline distT="0" distB="0" distL="0" distR="0" wp14:anchorId="0B0522E8" wp14:editId="5F18E816">
              <wp:extent cx="5334000" cy="5334000"/>
              <wp:effectExtent l="0" t="0" r="0" b="0"/>
              <wp:docPr id="3"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356" w:author="Nguyen, Huong T [AGRON] [2]" w:date="2022-08-01T20:45:00Z">
        <w:r w:rsidR="00E41100" w:rsidRPr="009F1439" w:rsidDel="002C6A79">
          <w:rPr>
            <w:noProof/>
            <w:color w:val="000000" w:themeColor="text1"/>
          </w:rPr>
          <w:drawing>
            <wp:inline distT="0" distB="0" distL="0" distR="0" wp14:anchorId="6651AF54" wp14:editId="5AA6723A">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9"/>
                      <a:stretch>
                        <a:fillRect/>
                      </a:stretch>
                    </pic:blipFill>
                    <pic:spPr bwMode="auto">
                      <a:xfrm>
                        <a:off x="0" y="0"/>
                        <a:ext cx="5334000" cy="8001000"/>
                      </a:xfrm>
                      <a:prstGeom prst="rect">
                        <a:avLst/>
                      </a:prstGeom>
                      <a:noFill/>
                      <a:ln w="9525">
                        <a:noFill/>
                        <a:headEnd/>
                        <a:tailEnd/>
                      </a:ln>
                    </pic:spPr>
                  </pic:pic>
                </a:graphicData>
              </a:graphic>
            </wp:inline>
          </w:drawing>
        </w:r>
      </w:del>
    </w:p>
    <w:p w14:paraId="0CFBF7FE" w14:textId="0455DC92" w:rsidR="005550BE" w:rsidRPr="009F1439" w:rsidDel="00D87077" w:rsidRDefault="00E41100" w:rsidP="00F05379">
      <w:pPr>
        <w:pStyle w:val="ImageCaption"/>
        <w:spacing w:line="480" w:lineRule="auto"/>
        <w:rPr>
          <w:del w:id="357" w:author="Nguyen, Huong T [AGRON]" w:date="2022-07-27T23:27:00Z"/>
          <w:color w:val="000000" w:themeColor="text1"/>
        </w:rPr>
      </w:pPr>
      <w:r w:rsidRPr="009F1439">
        <w:rPr>
          <w:color w:val="000000" w:themeColor="text1"/>
        </w:rPr>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w:t>
      </w:r>
      <w:proofErr w:type="gramStart"/>
      <w:r w:rsidRPr="009F1439">
        <w:rPr>
          <w:color w:val="000000" w:themeColor="text1"/>
        </w:rPr>
        <w:t>natural-logarithm</w:t>
      </w:r>
      <w:proofErr w:type="gramEnd"/>
      <w:r w:rsidRPr="009F1439">
        <w:rPr>
          <w:color w:val="000000" w:themeColor="text1"/>
        </w:rPr>
        <w:t xml:space="preserve">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w:t>
      </w:r>
      <w:r w:rsidRPr="009F1439">
        <w:rPr>
          <w:color w:val="000000" w:themeColor="text1"/>
        </w:rPr>
        <w:lastRenderedPageBreak/>
        <w:t xml:space="preserve">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358"/>
      <w:r w:rsidRPr="009F1439">
        <w:rPr>
          <w:color w:val="000000" w:themeColor="text1"/>
        </w:rPr>
        <w:t>Simulation</w:t>
      </w:r>
      <w:commentRangeEnd w:id="358"/>
      <w:r w:rsidR="00DD3FED">
        <w:rPr>
          <w:rStyle w:val="CommentReference"/>
          <w:rFonts w:asciiTheme="minorHAnsi" w:eastAsiaTheme="minorHAnsi" w:hAnsiTheme="minorHAnsi" w:cstheme="minorBidi"/>
          <w:b w:val="0"/>
          <w:bCs w:val="0"/>
          <w:color w:val="auto"/>
        </w:rPr>
        <w:commentReference w:id="358"/>
      </w:r>
    </w:p>
    <w:p w14:paraId="1DF12C90" w14:textId="39D45E21" w:rsidR="00824A3C" w:rsidRDefault="00824A3C" w:rsidP="00971BAA">
      <w:pPr>
        <w:pStyle w:val="Heading3"/>
        <w:rPr>
          <w:ins w:id="359" w:author="Nguyen, Huong T [AGRON] [2]" w:date="2022-08-01T17:02:00Z"/>
        </w:rPr>
      </w:pPr>
      <w:ins w:id="360" w:author="Nguyen, Huong T [AGRON]" w:date="2022-08-01T11:16:00Z">
        <w:r>
          <w:t>Seed production threshold</w:t>
        </w:r>
      </w:ins>
      <w:ins w:id="361" w:author="Nguyen, Huong T [AGRON] [2]" w:date="2022-08-01T17:02:00Z">
        <w:r w:rsidR="00971BAA">
          <w:t xml:space="preserve"> </w:t>
        </w:r>
      </w:ins>
    </w:p>
    <w:p w14:paraId="232BEAB6" w14:textId="77777777" w:rsidR="00971BAA" w:rsidRPr="00971BAA" w:rsidRDefault="00971BAA" w:rsidP="00792837">
      <w:pPr>
        <w:pStyle w:val="BodyText"/>
        <w:rPr>
          <w:ins w:id="362" w:author="Nguyen, Huong T [AGRON]" w:date="2022-08-01T11:18:00Z"/>
        </w:rPr>
      </w:pPr>
    </w:p>
    <w:p w14:paraId="02BF15B2" w14:textId="0030E49B" w:rsidR="00804CC7" w:rsidRPr="00792837" w:rsidRDefault="00824A3C" w:rsidP="00F05379">
      <w:pPr>
        <w:pStyle w:val="FirstParagraph"/>
        <w:spacing w:line="480" w:lineRule="auto"/>
        <w:rPr>
          <w:ins w:id="363" w:author="Nguyen, Huong T [AGRON]" w:date="2022-08-01T11:22:00Z"/>
          <w:rFonts w:eastAsiaTheme="minorEastAsia"/>
          <w:color w:val="000000" w:themeColor="text1"/>
        </w:rPr>
      </w:pPr>
      <w:ins w:id="364" w:author="Nguyen, Huong T [AGRON]" w:date="2022-08-01T11:18:00Z">
        <w:r>
          <w:rPr>
            <w:color w:val="000000" w:themeColor="text1"/>
          </w:rPr>
          <w:t>Keeping all th</w:t>
        </w:r>
      </w:ins>
      <w:ins w:id="365" w:author="Nguyen, Huong T [AGRON]" w:date="2022-08-01T11:19:00Z">
        <w:r>
          <w:rPr>
            <w:color w:val="000000" w:themeColor="text1"/>
          </w:rPr>
          <w:t>e input matrices, except the seed production matrix</w:t>
        </w:r>
      </w:ins>
      <w:ins w:id="366" w:author="Nguyen, Huong T [AGRON] [2]" w:date="2022-08-01T17:44:00Z">
        <w:r w:rsidR="00792837">
          <w:rPr>
            <w:color w:val="000000" w:themeColor="text1"/>
          </w:rPr>
          <w:t xml:space="preserve"> (B</w:t>
        </w:r>
        <w:r w:rsidR="00792837">
          <w:rPr>
            <w:color w:val="000000" w:themeColor="text1"/>
            <w:vertAlign w:val="subscript"/>
          </w:rPr>
          <w:t>f</w:t>
        </w:r>
        <w:r w:rsidR="00792837">
          <w:rPr>
            <w:color w:val="000000" w:themeColor="text1"/>
          </w:rPr>
          <w:t>)</w:t>
        </w:r>
      </w:ins>
      <w:ins w:id="367" w:author="Nguyen, Huong T [AGRON]" w:date="2022-08-01T11:19:00Z">
        <w:r>
          <w:rPr>
            <w:color w:val="000000" w:themeColor="text1"/>
          </w:rPr>
          <w:t>, as in the population</w:t>
        </w:r>
      </w:ins>
      <w:ins w:id="368" w:author="Nguyen, Huong T [AGRON]" w:date="2022-08-01T11:20:00Z">
        <w:r>
          <w:rPr>
            <w:color w:val="000000" w:themeColor="text1"/>
          </w:rPr>
          <w:t xml:space="preserve"> projection exercise, </w:t>
        </w:r>
      </w:ins>
      <w:ins w:id="369" w:author="Nguyen, Huong T [AGRON]" w:date="2022-08-01T11:39:00Z">
        <w:r w:rsidR="00431E53">
          <w:rPr>
            <w:color w:val="000000" w:themeColor="text1"/>
          </w:rPr>
          <w:t xml:space="preserve">the seed production thresholds presented here were </w:t>
        </w:r>
      </w:ins>
      <w:ins w:id="370" w:author="Nguyen, Huong T [AGRON]" w:date="2022-08-01T11:43:00Z">
        <w:r w:rsidR="00431E53">
          <w:rPr>
            <w:color w:val="000000" w:themeColor="text1"/>
          </w:rPr>
          <w:t>converted from seeds plant</w:t>
        </w:r>
        <w:r w:rsidR="00431E53">
          <w:rPr>
            <w:color w:val="000000" w:themeColor="text1"/>
            <w:vertAlign w:val="superscript"/>
          </w:rPr>
          <w:t>-1</w:t>
        </w:r>
        <w:r w:rsidR="00431E53">
          <w:rPr>
            <w:color w:val="000000" w:themeColor="text1"/>
          </w:rPr>
          <w:t xml:space="preserve"> to seeds m</w:t>
        </w:r>
        <w:r w:rsidR="00431E53">
          <w:rPr>
            <w:color w:val="000000" w:themeColor="text1"/>
            <w:vertAlign w:val="superscript"/>
          </w:rPr>
          <w:t>-2</w:t>
        </w:r>
      </w:ins>
      <w:ins w:id="371" w:author="Nguyen, Huong T [AGRON]" w:date="2022-08-01T11:44:00Z">
        <w:r w:rsidR="001267CB">
          <w:rPr>
            <w:color w:val="000000" w:themeColor="text1"/>
          </w:rPr>
          <w:t>.</w:t>
        </w:r>
      </w:ins>
    </w:p>
    <w:p w14:paraId="3714250D" w14:textId="18F7EDDD" w:rsidR="008E38E8" w:rsidRPr="00971BAA" w:rsidRDefault="00971BAA" w:rsidP="00F05379">
      <w:pPr>
        <w:pStyle w:val="FirstParagraph"/>
        <w:spacing w:line="480" w:lineRule="auto"/>
        <w:rPr>
          <w:ins w:id="372" w:author="Nguyen, Huong T [AGRON]" w:date="2022-07-27T23:44:00Z"/>
          <w:rFonts w:eastAsiaTheme="minorEastAsia"/>
          <w:bCs/>
          <w:color w:val="000000" w:themeColor="text1"/>
        </w:rPr>
      </w:pPr>
      <w:ins w:id="373" w:author="Nguyen, Huong T [AGRON] [2]" w:date="2022-08-01T17:10:00Z">
        <w:r>
          <w:rPr>
            <w:color w:val="000000" w:themeColor="text1"/>
          </w:rPr>
          <w:t xml:space="preserve">Under </w:t>
        </w:r>
      </w:ins>
      <w:ins w:id="374" w:author="Nguyen, Huong T [AGRON] [2]" w:date="2022-08-01T17:11:00Z">
        <w:r>
          <w:rPr>
            <w:color w:val="000000" w:themeColor="text1"/>
          </w:rPr>
          <w:t>both corn weed management regimes, the 4-</w:t>
        </w:r>
      </w:ins>
      <w:ins w:id="375" w:author="Nguyen, Huong T [AGRON] [2]" w:date="2022-08-01T17:12:00Z">
        <w:r>
          <w:rPr>
            <w:color w:val="000000" w:themeColor="text1"/>
          </w:rPr>
          <w:t>year rotation was projected to tolerate higher seed production in the corn phase than the 3-year and 2-year rotations could</w:t>
        </w:r>
      </w:ins>
      <w:del w:id="376" w:author="Nguyen, Huong T [AGRON] [2]" w:date="2022-08-01T17:10:00Z">
        <w:r w:rsidR="00F748E1" w:rsidRPr="009F1439" w:rsidDel="00971BAA">
          <w:rPr>
            <w:color w:val="000000" w:themeColor="text1"/>
          </w:rPr>
          <w:delText>T</w:delText>
        </w:r>
      </w:del>
      <w:del w:id="377" w:author="Nguyen, Huong T [AGRON] [2]" w:date="2022-08-01T17:11:00Z">
        <w:r w:rsidR="00F748E1" w:rsidRPr="009F1439" w:rsidDel="00971BAA">
          <w:rPr>
            <w:color w:val="000000" w:themeColor="text1"/>
          </w:rPr>
          <w:delText xml:space="preserve">he more diverse rotations (3-year and 4-year) </w:delText>
        </w:r>
        <w:r w:rsidR="00B534D3" w:rsidDel="00971BAA">
          <w:rPr>
            <w:color w:val="000000" w:themeColor="text1"/>
          </w:rPr>
          <w:delText>could</w:delText>
        </w:r>
        <w:r w:rsidR="00B534D3" w:rsidRPr="009F1439" w:rsidDel="00971BAA">
          <w:rPr>
            <w:color w:val="000000" w:themeColor="text1"/>
          </w:rPr>
          <w:delText xml:space="preserve"> </w:delText>
        </w:r>
        <w:r w:rsidR="00F748E1" w:rsidRPr="009F1439" w:rsidDel="00971BAA">
          <w:rPr>
            <w:color w:val="000000" w:themeColor="text1"/>
          </w:rPr>
          <w:delText xml:space="preserve">tolerate higher seed production than the 2-year rotation </w:delText>
        </w:r>
        <w:r w:rsidR="00B534D3" w:rsidDel="00971BAA">
          <w:rPr>
            <w:color w:val="000000" w:themeColor="text1"/>
          </w:rPr>
          <w:delText>could</w:delText>
        </w:r>
        <w:r w:rsidR="00B534D3" w:rsidRPr="009F1439" w:rsidDel="00971BAA">
          <w:rPr>
            <w:color w:val="000000" w:themeColor="text1"/>
          </w:rPr>
          <w:delText xml:space="preserve"> </w:delText>
        </w:r>
      </w:del>
      <w:ins w:id="378" w:author="Nguyen, Huong T [AGRON]" w:date="2022-07-27T19:22:00Z">
        <w:r w:rsidR="0020197C">
          <w:rPr>
            <w:color w:val="000000" w:themeColor="text1"/>
          </w:rPr>
          <w:t xml:space="preserve"> </w:t>
        </w:r>
      </w:ins>
      <w:r w:rsidR="00F748E1" w:rsidRPr="009F1439">
        <w:rPr>
          <w:color w:val="000000" w:themeColor="text1"/>
        </w:rPr>
        <w:t xml:space="preserve">(Figure </w:t>
      </w:r>
      <w:r w:rsidR="00F26B47" w:rsidRPr="009F1439">
        <w:rPr>
          <w:color w:val="000000" w:themeColor="text1"/>
        </w:rPr>
        <w:t>5</w:t>
      </w:r>
      <w:r w:rsidR="00F748E1" w:rsidRPr="009F1439">
        <w:rPr>
          <w:color w:val="000000" w:themeColor="text1"/>
        </w:rPr>
        <w:t>).</w:t>
      </w:r>
      <w:ins w:id="379" w:author="Nguyen, Huong T [AGRON] [2]" w:date="2022-08-01T17:35:00Z">
        <w:r w:rsidR="00AD18CD">
          <w:rPr>
            <w:color w:val="000000" w:themeColor="text1"/>
          </w:rPr>
          <w:t xml:space="preserve"> The lower seed production was in the cool sea</w:t>
        </w:r>
      </w:ins>
      <w:ins w:id="380" w:author="Nguyen, Huong T [AGRON] [2]" w:date="2022-08-01T20:15:00Z">
        <w:r w:rsidR="00314EC7">
          <w:rPr>
            <w:color w:val="000000" w:themeColor="text1"/>
          </w:rPr>
          <w:t>s</w:t>
        </w:r>
      </w:ins>
      <w:ins w:id="381" w:author="Nguyen, Huong T [AGRON] [2]" w:date="2022-08-01T17:35:00Z">
        <w:r w:rsidR="00AD18CD">
          <w:rPr>
            <w:color w:val="000000" w:themeColor="text1"/>
          </w:rPr>
          <w:t>on crops</w:t>
        </w:r>
      </w:ins>
      <w:ins w:id="382" w:author="Nguyen, Huong T [AGRON] [2]" w:date="2022-08-01T20:15:00Z">
        <w:r w:rsidR="00314EC7">
          <w:rPr>
            <w:color w:val="000000" w:themeColor="text1"/>
          </w:rPr>
          <w:t>;</w:t>
        </w:r>
      </w:ins>
      <w:ins w:id="383" w:author="Nguyen, Huong T [AGRON] [2]" w:date="2022-08-01T17:35:00Z">
        <w:r w:rsidR="00AD18CD">
          <w:rPr>
            <w:color w:val="000000" w:themeColor="text1"/>
          </w:rPr>
          <w:t xml:space="preserve"> the higher seed production could be tolerated in the warm</w:t>
        </w:r>
      </w:ins>
      <w:ins w:id="384" w:author="Nguyen, Huong T [AGRON] [2]" w:date="2022-08-01T17:36:00Z">
        <w:r w:rsidR="00AD18CD">
          <w:rPr>
            <w:color w:val="000000" w:themeColor="text1"/>
          </w:rPr>
          <w:t>-season crops.</w:t>
        </w:r>
      </w:ins>
      <w:r w:rsidR="00F748E1" w:rsidRPr="009F1439">
        <w:rPr>
          <w:color w:val="000000" w:themeColor="text1"/>
        </w:rPr>
        <w:t xml:space="preserve"> </w:t>
      </w:r>
      <w:del w:id="385" w:author="Nguyen, Huong T [AGRON] [2]" w:date="2022-08-01T17:09:00Z">
        <w:r w:rsidR="00F748E1" w:rsidRPr="009F1439" w:rsidDel="00971BAA">
          <w:rPr>
            <w:color w:val="000000" w:themeColor="text1"/>
          </w:rPr>
          <w:delText xml:space="preserve">This pattern </w:delText>
        </w:r>
        <w:r w:rsidR="00B534D3" w:rsidDel="00971BAA">
          <w:rPr>
            <w:color w:val="000000" w:themeColor="text1"/>
          </w:rPr>
          <w:delText>was</w:delText>
        </w:r>
        <w:r w:rsidR="00B534D3" w:rsidRPr="009F1439" w:rsidDel="00971BAA">
          <w:rPr>
            <w:color w:val="000000" w:themeColor="text1"/>
          </w:rPr>
          <w:delText xml:space="preserve"> </w:delText>
        </w:r>
        <w:r w:rsidR="00F748E1" w:rsidRPr="009F1439" w:rsidDel="00971BAA">
          <w:rPr>
            <w:color w:val="000000" w:themeColor="text1"/>
          </w:rPr>
          <w:delText>consistent with the population projection presented previously.</w:delText>
        </w:r>
        <w:r w:rsidR="00A447EB" w:rsidRPr="009F1439" w:rsidDel="00971BAA">
          <w:rPr>
            <w:color w:val="000000" w:themeColor="text1"/>
          </w:rPr>
          <w:delText xml:space="preserve"> </w:delText>
        </w:r>
      </w:del>
      <w:ins w:id="386" w:author="Nguyen, Huong T [AGRON]" w:date="2022-07-27T23:44:00Z">
        <w:del w:id="387" w:author="Nguyen, Huong T [AGRON] [2]" w:date="2022-08-01T17:13:00Z">
          <w:r w:rsidR="008E38E8" w:rsidDel="00971BAA">
            <w:rPr>
              <w:color w:val="000000" w:themeColor="text1"/>
            </w:rPr>
            <w:delText>Higher seed production threshold</w:delText>
          </w:r>
        </w:del>
      </w:ins>
      <w:ins w:id="388" w:author="Nguyen, Huong T [AGRON]" w:date="2022-07-27T23:45:00Z">
        <w:del w:id="389" w:author="Nguyen, Huong T [AGRON] [2]" w:date="2022-08-01T17:13:00Z">
          <w:r w:rsidR="008E38E8" w:rsidDel="00971BAA">
            <w:rPr>
              <w:color w:val="000000" w:themeColor="text1"/>
            </w:rPr>
            <w:delText xml:space="preserve">s were tolerated </w:delText>
          </w:r>
        </w:del>
      </w:ins>
      <w:ins w:id="390" w:author="Nguyen, Huong T [AGRON]" w:date="2022-07-27T23:44:00Z">
        <w:del w:id="391" w:author="Nguyen, Huong T [AGRON] [2]" w:date="2022-08-01T17:13:00Z">
          <w:r w:rsidR="008E38E8" w:rsidDel="00971BAA">
            <w:rPr>
              <w:color w:val="000000" w:themeColor="text1"/>
            </w:rPr>
            <w:delText xml:space="preserve">in the </w:delText>
          </w:r>
        </w:del>
      </w:ins>
      <w:ins w:id="392" w:author="Nguyen, Huong T [AGRON]" w:date="2022-08-01T11:12:00Z">
        <w:del w:id="393" w:author="Nguyen, Huong T [AGRON] [2]" w:date="2022-08-01T17:13:00Z">
          <w:r w:rsidR="008324D2" w:rsidDel="00971BAA">
            <w:rPr>
              <w:color w:val="000000" w:themeColor="text1"/>
            </w:rPr>
            <w:delText>2-year</w:delText>
          </w:r>
        </w:del>
      </w:ins>
      <w:ins w:id="394" w:author="Nguyen, Huong T [AGRON]" w:date="2022-07-27T23:44:00Z">
        <w:del w:id="395" w:author="Nguyen, Huong T [AGRON] [2]" w:date="2022-08-01T17:13:00Z">
          <w:r w:rsidR="008E38E8" w:rsidDel="00971BAA">
            <w:rPr>
              <w:color w:val="000000" w:themeColor="text1"/>
            </w:rPr>
            <w:delText xml:space="preserve"> rotations</w:delText>
          </w:r>
        </w:del>
      </w:ins>
      <w:ins w:id="396" w:author="Nguyen, Huong T [AGRON]" w:date="2022-07-27T23:45:00Z">
        <w:del w:id="397" w:author="Nguyen, Huong T [AGRON] [2]" w:date="2022-08-01T17:13:00Z">
          <w:r w:rsidR="008E38E8" w:rsidDel="00971BAA">
            <w:rPr>
              <w:color w:val="000000" w:themeColor="text1"/>
            </w:rPr>
            <w:delText xml:space="preserve"> because </w:delText>
          </w:r>
          <w:r w:rsidR="008E38E8" w:rsidRPr="00971BAA" w:rsidDel="00971BAA">
            <w:rPr>
              <w:b/>
              <w:bCs/>
              <w:color w:val="000000" w:themeColor="text1"/>
            </w:rPr>
            <w:delText>the oat, red clover, and alfalfa i</w:delText>
          </w:r>
        </w:del>
      </w:ins>
      <w:ins w:id="398" w:author="Nguyen, Huong T [AGRON]" w:date="2022-07-27T23:46:00Z">
        <w:del w:id="399" w:author="Nguyen, Huong T [AGRON] [2]" w:date="2022-08-01T17:13:00Z">
          <w:r w:rsidR="008E38E8" w:rsidRPr="00971BAA" w:rsidDel="00971BAA">
            <w:rPr>
              <w:b/>
              <w:bCs/>
              <w:color w:val="000000" w:themeColor="text1"/>
            </w:rPr>
            <w:delText>n the third and fourth phases</w:delText>
          </w:r>
          <w:r w:rsidR="00B809D1" w:rsidRPr="00971BAA" w:rsidDel="00971BAA">
            <w:rPr>
              <w:b/>
              <w:bCs/>
              <w:color w:val="000000" w:themeColor="text1"/>
            </w:rPr>
            <w:delText xml:space="preserve"> </w:delText>
          </w:r>
        </w:del>
      </w:ins>
      <w:ins w:id="400" w:author="Nguyen, Huong T [AGRON]" w:date="2022-07-27T23:48:00Z">
        <w:del w:id="401" w:author="Nguyen, Huong T [AGRON] [2]" w:date="2022-08-01T17:13:00Z">
          <w:r w:rsidR="00B809D1" w:rsidRPr="00971BAA" w:rsidDel="00971BAA">
            <w:rPr>
              <w:b/>
              <w:bCs/>
              <w:color w:val="000000" w:themeColor="text1"/>
            </w:rPr>
            <w:delText xml:space="preserve">of the 3-year and 4-year rotation </w:delText>
          </w:r>
        </w:del>
      </w:ins>
      <w:ins w:id="402" w:author="Nguyen, Huong T [AGRON]" w:date="2022-07-27T23:46:00Z">
        <w:del w:id="403" w:author="Nguyen, Huong T [AGRON] [2]" w:date="2022-08-01T17:13:00Z">
          <w:r w:rsidR="00B809D1" w:rsidRPr="00971BAA" w:rsidDel="00971BAA">
            <w:rPr>
              <w:b/>
              <w:bCs/>
              <w:color w:val="000000" w:themeColor="text1"/>
            </w:rPr>
            <w:delText>helped reducing population growth rate (</w:delText>
          </w:r>
        </w:del>
      </w:ins>
      <m:oMath>
        <m:r>
          <w:ins w:id="404" w:author="Nguyen, Huong T [AGRON]" w:date="2022-07-27T23:47:00Z">
            <w:del w:id="405" w:author="Nguyen, Huong T [AGRON] [2]" w:date="2022-08-01T17:13:00Z">
              <m:rPr>
                <m:sty m:val="bi"/>
              </m:rPr>
              <w:rPr>
                <w:rFonts w:ascii="Cambria Math" w:hAnsi="Cambria Math"/>
                <w:color w:val="000000" w:themeColor="text1"/>
              </w:rPr>
              <m:t>λ</m:t>
            </w:del>
          </w:ins>
        </m:r>
        <m:r>
          <w:ins w:id="406" w:author="Nguyen, Huong T [AGRON]" w:date="2022-07-27T23:47:00Z">
            <w:del w:id="407" w:author="Nguyen, Huong T [AGRON] [2]" w:date="2022-08-01T17:13:00Z">
              <m:rPr>
                <m:sty m:val="bi"/>
              </m:rPr>
              <w:rPr>
                <w:rFonts w:ascii="Cambria Math" w:eastAsiaTheme="minorEastAsia" w:hAnsi="Cambria Math"/>
                <w:color w:val="000000" w:themeColor="text1"/>
              </w:rPr>
              <m:t>&lt;1</m:t>
            </w:del>
          </w:ins>
        </m:r>
      </m:oMath>
      <w:ins w:id="408" w:author="Nguyen, Huong T [AGRON]" w:date="2022-07-27T23:47:00Z">
        <w:del w:id="409" w:author="Nguyen, Huong T [AGRON] [2]" w:date="2022-08-01T17:13:00Z">
          <w:r w:rsidR="00B809D1" w:rsidRPr="00971BAA" w:rsidDel="00971BAA">
            <w:rPr>
              <w:rFonts w:eastAsiaTheme="minorEastAsia"/>
              <w:b/>
              <w:bCs/>
              <w:color w:val="000000" w:themeColor="text1"/>
            </w:rPr>
            <w:delText>).</w:delText>
          </w:r>
        </w:del>
      </w:ins>
      <w:ins w:id="410" w:author="Nguyen, Huong T [AGRON]" w:date="2022-07-27T23:48:00Z">
        <w:del w:id="411" w:author="Nguyen, Huong T [AGRON] [2]" w:date="2022-08-01T17:13:00Z">
          <w:r w:rsidR="00B809D1" w:rsidRPr="00971BAA" w:rsidDel="00971BAA">
            <w:rPr>
              <w:rFonts w:eastAsiaTheme="minorEastAsia"/>
              <w:b/>
              <w:bCs/>
              <w:color w:val="000000" w:themeColor="text1"/>
            </w:rPr>
            <w:delText xml:space="preserve"> </w:delText>
          </w:r>
        </w:del>
      </w:ins>
      <w:ins w:id="412" w:author="Nguyen, Huong T [AGRON]" w:date="2022-07-27T23:47:00Z">
        <w:del w:id="413" w:author="Nguyen, Huong T [AGRON] [2]" w:date="2022-08-01T17:13:00Z">
          <w:r w:rsidR="00B809D1" w:rsidRPr="00971BAA" w:rsidDel="00971BAA">
            <w:rPr>
              <w:rFonts w:eastAsiaTheme="minorEastAsia"/>
              <w:b/>
              <w:bCs/>
              <w:color w:val="000000" w:themeColor="text1"/>
            </w:rPr>
            <w:delText xml:space="preserve">    </w:delText>
          </w:r>
        </w:del>
      </w:ins>
      <w:ins w:id="414" w:author="Nguyen, Huong T [AGRON] [2]" w:date="2022-08-01T17:13:00Z">
        <w:r>
          <w:rPr>
            <w:color w:val="000000" w:themeColor="text1"/>
          </w:rPr>
          <w:t>The</w:t>
        </w:r>
      </w:ins>
      <w:ins w:id="415" w:author="Nguyen, Huong T [AGRON] [2]" w:date="2022-08-01T17:16:00Z">
        <w:r>
          <w:rPr>
            <w:color w:val="000000" w:themeColor="text1"/>
          </w:rPr>
          <w:t xml:space="preserve"> relative seed production tolerance of the 3-year rotation differed between </w:t>
        </w:r>
      </w:ins>
      <w:ins w:id="416" w:author="Nguyen, Huong T [AGRON] [2]" w:date="2022-08-01T17:17:00Z">
        <w:r>
          <w:rPr>
            <w:color w:val="000000" w:themeColor="text1"/>
          </w:rPr>
          <w:t>two corn weed management regimes</w:t>
        </w:r>
      </w:ins>
      <w:ins w:id="417" w:author="Nguyen, Huong T [AGRON] [2]" w:date="2022-08-01T17:16:00Z">
        <w:r>
          <w:rPr>
            <w:color w:val="000000" w:themeColor="text1"/>
          </w:rPr>
          <w:t xml:space="preserve"> </w:t>
        </w:r>
      </w:ins>
      <w:ins w:id="418" w:author="Nguyen, Huong T [AGRON] [2]" w:date="2022-08-01T17:15:00Z">
        <w:r>
          <w:rPr>
            <w:color w:val="000000" w:themeColor="text1"/>
          </w:rPr>
          <w:t>(Figure 5)</w:t>
        </w:r>
      </w:ins>
      <w:ins w:id="419" w:author="Nguyen, Huong T [AGRON] [2]" w:date="2022-08-01T17:17:00Z">
        <w:r>
          <w:rPr>
            <w:rFonts w:eastAsiaTheme="minorEastAsia"/>
            <w:bCs/>
            <w:color w:val="000000" w:themeColor="text1"/>
          </w:rPr>
          <w:t>: 863 seeds m</w:t>
        </w:r>
        <w:r>
          <w:rPr>
            <w:rFonts w:eastAsiaTheme="minorEastAsia"/>
            <w:bCs/>
            <w:color w:val="000000" w:themeColor="text1"/>
            <w:vertAlign w:val="superscript"/>
          </w:rPr>
          <w:t>-2</w:t>
        </w:r>
        <w:r>
          <w:rPr>
            <w:rFonts w:eastAsiaTheme="minorEastAsia"/>
            <w:bCs/>
            <w:color w:val="000000" w:themeColor="text1"/>
          </w:rPr>
          <w:t xml:space="preserve"> under conventional corn weed management and 4482 seeds m</w:t>
        </w:r>
        <w:r>
          <w:rPr>
            <w:rFonts w:eastAsiaTheme="minorEastAsia"/>
            <w:bCs/>
            <w:color w:val="000000" w:themeColor="text1"/>
            <w:vertAlign w:val="superscript"/>
          </w:rPr>
          <w:t>-2</w:t>
        </w:r>
        <w:r>
          <w:rPr>
            <w:rFonts w:eastAsiaTheme="minorEastAsia"/>
            <w:bCs/>
            <w:color w:val="000000" w:themeColor="text1"/>
          </w:rPr>
          <w:t xml:space="preserve"> und</w:t>
        </w:r>
      </w:ins>
      <w:ins w:id="420" w:author="Nguyen, Huong T [AGRON] [2]" w:date="2022-08-01T17:18:00Z">
        <w:r>
          <w:rPr>
            <w:rFonts w:eastAsiaTheme="minorEastAsia"/>
            <w:bCs/>
            <w:color w:val="000000" w:themeColor="text1"/>
          </w:rPr>
          <w:t>er low herbicide corn weed management.</w:t>
        </w:r>
      </w:ins>
      <w:ins w:id="421" w:author="Nguyen, Huong T [AGRON] [2]" w:date="2022-08-01T17:22:00Z">
        <w:r>
          <w:rPr>
            <w:rFonts w:eastAsiaTheme="minorEastAsia"/>
            <w:bCs/>
            <w:color w:val="000000" w:themeColor="text1"/>
          </w:rPr>
          <w:t xml:space="preserve"> </w:t>
        </w:r>
      </w:ins>
      <w:ins w:id="422" w:author="Nguyen, Huong T [AGRON] [2]" w:date="2022-08-01T17:23:00Z">
        <w:r>
          <w:rPr>
            <w:rFonts w:eastAsiaTheme="minorEastAsia"/>
            <w:bCs/>
            <w:color w:val="000000" w:themeColor="text1"/>
          </w:rPr>
          <w:t>However,</w:t>
        </w:r>
      </w:ins>
      <w:ins w:id="423" w:author="Nguyen, Huong T [AGRON] [2]" w:date="2022-08-01T17:22:00Z">
        <w:r>
          <w:rPr>
            <w:rFonts w:eastAsiaTheme="minorEastAsia"/>
            <w:bCs/>
            <w:color w:val="000000" w:themeColor="text1"/>
          </w:rPr>
          <w:t xml:space="preserve"> </w:t>
        </w:r>
      </w:ins>
      <w:ins w:id="424" w:author="Nguyen, Huong T [AGRON] [2]" w:date="2022-08-01T17:24:00Z">
        <w:r>
          <w:rPr>
            <w:rFonts w:eastAsiaTheme="minorEastAsia"/>
            <w:bCs/>
            <w:color w:val="000000" w:themeColor="text1"/>
          </w:rPr>
          <w:t xml:space="preserve">regardless of the corn weed management regime, the more diverse rotation could tolerate lower seed production in the soybean phase than the 2-year rotation. </w:t>
        </w:r>
      </w:ins>
    </w:p>
    <w:p w14:paraId="6D652207" w14:textId="6CFC2BE4"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w:t>
      </w:r>
      <w:ins w:id="425" w:author="Nguyen, Huong T [AGRON] [2]" w:date="2022-08-01T17:26:00Z">
        <w:r w:rsidR="00971BAA">
          <w:rPr>
            <w:color w:val="000000" w:themeColor="text1"/>
          </w:rPr>
          <w:t xml:space="preserve"> </w:t>
        </w:r>
      </w:ins>
      <w:r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ins w:id="426" w:author="Nguyen, Huong T [AGRON] [2]" w:date="2022-08-01T17:26:00Z">
                <w:rPr>
                  <w:rFonts w:ascii="Cambria Math" w:hAnsi="Cambria Math"/>
                  <w:color w:val="000000" w:themeColor="text1"/>
                </w:rPr>
                <m:t>-</m:t>
              </w:ins>
            </m:r>
            <m:r>
              <w:rPr>
                <w:rFonts w:ascii="Cambria Math" w:hAnsi="Cambria Math"/>
                <w:color w:val="000000" w:themeColor="text1"/>
              </w:rPr>
              <m:t>2</m:t>
            </m:r>
          </m:sup>
        </m:sSup>
      </m:oMath>
      <w:r w:rsidRPr="009F1439">
        <w:rPr>
          <w:color w:val="000000" w:themeColor="text1"/>
        </w:rPr>
        <w:t xml:space="preserve"> would remain stable if the first three</w:t>
      </w:r>
      <w:ins w:id="427" w:author="Nguyen, Huong T [AGRON]" w:date="2022-07-27T20:06:00Z">
        <w:r w:rsidR="00562C54">
          <w:rPr>
            <w:color w:val="000000" w:themeColor="text1"/>
          </w:rPr>
          <w:t xml:space="preserve"> waterhemp</w:t>
        </w:r>
      </w:ins>
      <w:r w:rsidRPr="009F1439">
        <w:rPr>
          <w:color w:val="000000" w:themeColor="text1"/>
        </w:rPr>
        <w:t xml:space="preserve"> cohorts in C2 </w:t>
      </w:r>
      <w:ins w:id="428" w:author="Nguyen, Huong T [AGRON]" w:date="2022-07-27T20:06:00Z">
        <w:r w:rsidR="00562C54">
          <w:rPr>
            <w:color w:val="000000" w:themeColor="text1"/>
          </w:rPr>
          <w:t xml:space="preserve">seed </w:t>
        </w:r>
      </w:ins>
      <w:ins w:id="429" w:author="Nguyen, Huong T [AGRON]" w:date="2022-07-27T19:48:00Z">
        <w:r w:rsidR="00562C54">
          <w:rPr>
            <w:color w:val="000000" w:themeColor="text1"/>
          </w:rPr>
          <w:t>produc</w:t>
        </w:r>
      </w:ins>
      <w:ins w:id="430" w:author="Nguyen, Huong T [AGRON]" w:date="2022-07-27T20:07:00Z">
        <w:r w:rsidR="00562C54">
          <w:rPr>
            <w:color w:val="000000" w:themeColor="text1"/>
          </w:rPr>
          <w:t>tion was capped at</w:t>
        </w:r>
      </w:ins>
      <w:ins w:id="431" w:author="Nguyen, Huong T [AGRON]" w:date="2022-07-27T19:48:00Z">
        <w:r w:rsidR="00562C54">
          <w:rPr>
            <w:color w:val="000000" w:themeColor="text1"/>
          </w:rPr>
          <w:t xml:space="preserve"> </w:t>
        </w:r>
      </w:ins>
      <w:ins w:id="432" w:author="Nguyen, Huong T [AGRON]" w:date="2022-08-01T11:13:00Z">
        <w:r w:rsidR="008324D2">
          <w:rPr>
            <w:color w:val="000000" w:themeColor="text1"/>
          </w:rPr>
          <w:t>1464</w:t>
        </w:r>
      </w:ins>
      <w:ins w:id="433" w:author="Nguyen, Huong T [AGRON]" w:date="2022-07-27T19:49:00Z">
        <w:r w:rsidR="00562C54">
          <w:rPr>
            <w:color w:val="000000" w:themeColor="text1"/>
          </w:rPr>
          <w:t xml:space="preserve"> seeds</w:t>
        </w:r>
      </w:ins>
      <w:ins w:id="434" w:author="Nguyen, Huong T [AGRON]" w:date="2022-08-01T11:24:00Z">
        <w:r w:rsidR="00804CC7" w:rsidRPr="00804CC7">
          <w:rPr>
            <w:color w:val="000000" w:themeColor="text1"/>
          </w:rPr>
          <w:t xml:space="preserve"> </w:t>
        </w:r>
        <w:r w:rsidR="00804CC7" w:rsidRPr="009F1439">
          <w:rPr>
            <w:color w:val="000000" w:themeColor="text1"/>
          </w:rPr>
          <w:t>m</w:t>
        </w:r>
      </w:ins>
      <m:oMath>
        <m:sSup>
          <m:sSupPr>
            <m:ctrlPr>
              <w:ins w:id="435" w:author="Nguyen, Huong T [AGRON]" w:date="2022-08-01T11:24:00Z">
                <w:rPr>
                  <w:rFonts w:ascii="Cambria Math" w:hAnsi="Cambria Math"/>
                  <w:color w:val="000000" w:themeColor="text1"/>
                </w:rPr>
              </w:ins>
            </m:ctrlPr>
          </m:sSupPr>
          <m:e>
            <m:r>
              <w:ins w:id="436" w:author="Nguyen, Huong T [AGRON]" w:date="2022-08-01T11:24:00Z">
                <w:rPr>
                  <w:rFonts w:ascii="Cambria Math" w:hAnsi="Cambria Math"/>
                  <w:color w:val="000000" w:themeColor="text1"/>
                </w:rPr>
                <m:t>​</m:t>
              </w:ins>
            </m:r>
          </m:e>
          <m:sup>
            <m:r>
              <w:ins w:id="437" w:author="Nguyen, Huong T [AGRON]" w:date="2022-08-01T11:24:00Z">
                <w:rPr>
                  <w:rFonts w:ascii="Cambria Math" w:hAnsi="Cambria Math"/>
                  <w:color w:val="000000" w:themeColor="text1"/>
                </w:rPr>
                <m:t>-2</m:t>
              </w:ins>
            </m:r>
          </m:sup>
        </m:sSup>
      </m:oMath>
      <w:ins w:id="438" w:author="Nguyen, Huong T [AGRON] [2]" w:date="2022-08-01T17:42:00Z">
        <w:r w:rsidR="00792837">
          <w:rPr>
            <w:rFonts w:eastAsiaTheme="minorEastAsia"/>
            <w:color w:val="000000" w:themeColor="text1"/>
          </w:rPr>
          <w:t>a</w:t>
        </w:r>
      </w:ins>
      <w:proofErr w:type="spellStart"/>
      <w:ins w:id="439" w:author="Nguyen, Huong T [AGRON]" w:date="2022-08-01T11:13:00Z">
        <w:r w:rsidR="008324D2">
          <w:rPr>
            <w:color w:val="000000" w:themeColor="text1"/>
          </w:rPr>
          <w:t>nd</w:t>
        </w:r>
      </w:ins>
      <w:proofErr w:type="spellEnd"/>
      <w:ins w:id="440" w:author="Nguyen, Huong T [AGRON]" w:date="2022-07-27T19:49:00Z">
        <w:r w:rsidR="00562C54">
          <w:rPr>
            <w:color w:val="000000" w:themeColor="text1"/>
          </w:rPr>
          <w:t xml:space="preserve"> </w:t>
        </w:r>
      </w:ins>
      <w:ins w:id="441" w:author="Nguyen, Huong T [AGRON]" w:date="2022-08-01T11:13:00Z">
        <w:r w:rsidR="008324D2">
          <w:rPr>
            <w:color w:val="000000" w:themeColor="text1"/>
          </w:rPr>
          <w:t>1402</w:t>
        </w:r>
      </w:ins>
      <w:ins w:id="442" w:author="Nguyen, Huong T [AGRON]" w:date="2022-07-27T19:49:00Z">
        <w:r w:rsidR="00562C54">
          <w:rPr>
            <w:color w:val="000000" w:themeColor="text1"/>
          </w:rPr>
          <w:t xml:space="preserve"> </w:t>
        </w:r>
      </w:ins>
      <w:ins w:id="443"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44" w:author="Nguyen, Huong T [AGRON]" w:date="2022-08-01T11:24:00Z">
                <w:rPr>
                  <w:rFonts w:ascii="Cambria Math" w:hAnsi="Cambria Math"/>
                  <w:color w:val="000000" w:themeColor="text1"/>
                </w:rPr>
              </w:ins>
            </m:ctrlPr>
          </m:sSupPr>
          <m:e>
            <m:r>
              <w:ins w:id="445" w:author="Nguyen, Huong T [AGRON]" w:date="2022-08-01T11:24:00Z">
                <w:rPr>
                  <w:rFonts w:ascii="Cambria Math" w:hAnsi="Cambria Math"/>
                  <w:color w:val="000000" w:themeColor="text1"/>
                </w:rPr>
                <m:t>​</m:t>
              </w:ins>
            </m:r>
          </m:e>
          <m:sup>
            <m:r>
              <w:ins w:id="446" w:author="Nguyen, Huong T [AGRON]" w:date="2022-08-01T11:24:00Z">
                <w:rPr>
                  <w:rFonts w:ascii="Cambria Math" w:hAnsi="Cambria Math"/>
                  <w:color w:val="000000" w:themeColor="text1"/>
                </w:rPr>
                <m:t>-2</m:t>
              </w:ins>
            </m:r>
          </m:sup>
        </m:sSup>
      </m:oMath>
      <w:ins w:id="447" w:author="Nguyen, Huong T [AGRON]" w:date="2022-07-27T19:49:00Z">
        <w:r w:rsidR="00562C54">
          <w:rPr>
            <w:color w:val="000000" w:themeColor="text1"/>
          </w:rPr>
          <w:t xml:space="preserve">in conventional </w:t>
        </w:r>
      </w:ins>
      <w:ins w:id="448" w:author="Nguyen, Huong T [AGRON]" w:date="2022-08-01T11:13:00Z">
        <w:r w:rsidR="008324D2">
          <w:rPr>
            <w:color w:val="000000" w:themeColor="text1"/>
          </w:rPr>
          <w:t>and</w:t>
        </w:r>
      </w:ins>
      <w:ins w:id="449" w:author="Nguyen, Huong T [AGRON]" w:date="2022-07-27T19:49:00Z">
        <w:r w:rsidR="00562C54">
          <w:rPr>
            <w:color w:val="000000" w:themeColor="text1"/>
          </w:rPr>
          <w:t xml:space="preserve"> low herbicide management</w:t>
        </w:r>
      </w:ins>
      <w:ins w:id="450" w:author="Nguyen, Huong T [AGRON]" w:date="2022-07-27T19:52:00Z">
        <w:r w:rsidR="00562C54">
          <w:rPr>
            <w:color w:val="000000" w:themeColor="text1"/>
          </w:rPr>
          <w:t>, respectively</w:t>
        </w:r>
      </w:ins>
      <w:ins w:id="451" w:author="Nguyen, Huong T [AGRON]" w:date="2022-07-27T19:49:00Z">
        <w:r w:rsidR="00562C54">
          <w:rPr>
            <w:color w:val="000000" w:themeColor="text1"/>
          </w:rPr>
          <w:t xml:space="preserve">; </w:t>
        </w:r>
      </w:ins>
      <w:ins w:id="452" w:author="Nguyen, Huong T [AGRON]" w:date="2022-07-27T19:50:00Z">
        <w:r w:rsidR="00562C54">
          <w:rPr>
            <w:color w:val="000000" w:themeColor="text1"/>
          </w:rPr>
          <w:t>the first three</w:t>
        </w:r>
      </w:ins>
      <w:ins w:id="453" w:author="Nguyen, Huong T [AGRON]" w:date="2022-07-27T20:07:00Z">
        <w:r w:rsidR="00562C54">
          <w:rPr>
            <w:color w:val="000000" w:themeColor="text1"/>
          </w:rPr>
          <w:t xml:space="preserve"> waterhemp</w:t>
        </w:r>
      </w:ins>
      <w:ins w:id="454" w:author="Nguyen, Huong T [AGRON]" w:date="2022-07-27T19:50:00Z">
        <w:r w:rsidR="00562C54">
          <w:rPr>
            <w:color w:val="000000" w:themeColor="text1"/>
          </w:rPr>
          <w:t xml:space="preserve"> cohorts in</w:t>
        </w:r>
      </w:ins>
      <w:r w:rsidRPr="009F1439">
        <w:rPr>
          <w:color w:val="000000" w:themeColor="text1"/>
        </w:rPr>
        <w:t xml:space="preserve"> S2</w:t>
      </w:r>
      <w:ins w:id="455" w:author="Nguyen, Huong T [AGRON]" w:date="2022-07-27T20:07:00Z">
        <w:r w:rsidR="00562C54">
          <w:rPr>
            <w:color w:val="000000" w:themeColor="text1"/>
          </w:rPr>
          <w:t xml:space="preserve"> seed</w:t>
        </w:r>
      </w:ins>
      <w:ins w:id="456" w:author="Nguyen, Huong T [AGRON]" w:date="2022-07-27T19:50:00Z">
        <w:r w:rsidR="00562C54">
          <w:rPr>
            <w:color w:val="000000" w:themeColor="text1"/>
          </w:rPr>
          <w:t xml:space="preserve"> </w:t>
        </w:r>
        <w:r w:rsidR="00562C54">
          <w:rPr>
            <w:color w:val="000000" w:themeColor="text1"/>
          </w:rPr>
          <w:lastRenderedPageBreak/>
          <w:t>produc</w:t>
        </w:r>
      </w:ins>
      <w:ins w:id="457" w:author="Nguyen, Huong T [AGRON]" w:date="2022-07-27T20:07:00Z">
        <w:r w:rsidR="00562C54">
          <w:rPr>
            <w:color w:val="000000" w:themeColor="text1"/>
          </w:rPr>
          <w:t xml:space="preserve">tion </w:t>
        </w:r>
      </w:ins>
      <w:ins w:id="458" w:author="Nguyen, Huong T [AGRON]" w:date="2022-07-27T23:10:00Z">
        <w:r w:rsidR="00FE2D16">
          <w:rPr>
            <w:color w:val="000000" w:themeColor="text1"/>
          </w:rPr>
          <w:t>was capped</w:t>
        </w:r>
      </w:ins>
      <w:ins w:id="459" w:author="Nguyen, Huong T [AGRON]" w:date="2022-07-27T20:07:00Z">
        <w:r w:rsidR="00562C54">
          <w:rPr>
            <w:color w:val="000000" w:themeColor="text1"/>
          </w:rPr>
          <w:t xml:space="preserve"> at</w:t>
        </w:r>
      </w:ins>
      <w:ins w:id="460" w:author="Nguyen, Huong T [AGRON]" w:date="2022-07-27T19:50:00Z">
        <w:r w:rsidR="00562C54">
          <w:rPr>
            <w:color w:val="000000" w:themeColor="text1"/>
          </w:rPr>
          <w:t xml:space="preserve"> </w:t>
        </w:r>
      </w:ins>
      <w:ins w:id="461" w:author="Nguyen, Huong T [AGRON]" w:date="2022-08-01T11:13:00Z">
        <w:r w:rsidR="008324D2">
          <w:rPr>
            <w:color w:val="000000" w:themeColor="text1"/>
          </w:rPr>
          <w:t>39843</w:t>
        </w:r>
      </w:ins>
      <w:ins w:id="462" w:author="Nguyen, Huong T [AGRON]" w:date="2022-07-27T19:50:00Z">
        <w:r w:rsidR="00562C54">
          <w:rPr>
            <w:color w:val="000000" w:themeColor="text1"/>
          </w:rPr>
          <w:t xml:space="preserve"> </w:t>
        </w:r>
      </w:ins>
      <w:ins w:id="463"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64" w:author="Nguyen, Huong T [AGRON]" w:date="2022-08-01T11:24:00Z">
                <w:rPr>
                  <w:rFonts w:ascii="Cambria Math" w:hAnsi="Cambria Math"/>
                  <w:color w:val="000000" w:themeColor="text1"/>
                </w:rPr>
              </w:ins>
            </m:ctrlPr>
          </m:sSupPr>
          <m:e>
            <m:r>
              <w:ins w:id="465" w:author="Nguyen, Huong T [AGRON]" w:date="2022-08-01T11:24:00Z">
                <w:rPr>
                  <w:rFonts w:ascii="Cambria Math" w:hAnsi="Cambria Math"/>
                  <w:color w:val="000000" w:themeColor="text1"/>
                </w:rPr>
                <m:t>​</m:t>
              </w:ins>
            </m:r>
          </m:e>
          <m:sup>
            <m:r>
              <w:ins w:id="466" w:author="Nguyen, Huong T [AGRON]" w:date="2022-08-01T11:24:00Z">
                <w:rPr>
                  <w:rFonts w:ascii="Cambria Math" w:hAnsi="Cambria Math"/>
                  <w:color w:val="000000" w:themeColor="text1"/>
                </w:rPr>
                <m:t>-2</m:t>
              </w:ins>
            </m:r>
          </m:sup>
        </m:sSup>
      </m:oMath>
      <w:ins w:id="467" w:author="Nguyen, Huong T [AGRON]" w:date="2022-07-27T19:50:00Z">
        <w:r w:rsidR="00562C54">
          <w:rPr>
            <w:color w:val="000000" w:themeColor="text1"/>
          </w:rPr>
          <w:t xml:space="preserve">and </w:t>
        </w:r>
      </w:ins>
      <w:ins w:id="468" w:author="Nguyen, Huong T [AGRON]" w:date="2022-08-01T11:14:00Z">
        <w:r w:rsidR="008324D2">
          <w:rPr>
            <w:color w:val="000000" w:themeColor="text1"/>
          </w:rPr>
          <w:t>1070</w:t>
        </w:r>
      </w:ins>
      <w:ins w:id="469" w:author="Nguyen, Huong T [AGRON]" w:date="2022-07-27T19:51:00Z">
        <w:r w:rsidR="00562C54">
          <w:rPr>
            <w:color w:val="000000" w:themeColor="text1"/>
          </w:rPr>
          <w:t xml:space="preserve"> </w:t>
        </w:r>
      </w:ins>
      <w:r w:rsidRPr="009F1439">
        <w:rPr>
          <w:color w:val="000000" w:themeColor="text1"/>
        </w:rPr>
        <w:t xml:space="preserve"> </w:t>
      </w:r>
      <w:ins w:id="470"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71" w:author="Nguyen, Huong T [AGRON]" w:date="2022-08-01T11:24:00Z">
                <w:rPr>
                  <w:rFonts w:ascii="Cambria Math" w:hAnsi="Cambria Math"/>
                  <w:color w:val="000000" w:themeColor="text1"/>
                </w:rPr>
              </w:ins>
            </m:ctrlPr>
          </m:sSupPr>
          <m:e>
            <m:r>
              <w:ins w:id="472" w:author="Nguyen, Huong T [AGRON]" w:date="2022-08-01T11:24:00Z">
                <w:rPr>
                  <w:rFonts w:ascii="Cambria Math" w:hAnsi="Cambria Math"/>
                  <w:color w:val="000000" w:themeColor="text1"/>
                </w:rPr>
                <m:t>​</m:t>
              </w:ins>
            </m:r>
          </m:e>
          <m:sup>
            <m:r>
              <w:ins w:id="473" w:author="Nguyen, Huong T [AGRON]" w:date="2022-08-01T11:24:00Z">
                <w:rPr>
                  <w:rFonts w:ascii="Cambria Math" w:hAnsi="Cambria Math"/>
                  <w:color w:val="000000" w:themeColor="text1"/>
                </w:rPr>
                <m:t>-2</m:t>
              </w:ins>
            </m:r>
          </m:sup>
        </m:sSup>
      </m:oMath>
      <w:ins w:id="474" w:author="Nguyen, Huong T [AGRON]" w:date="2022-08-01T11:24:00Z">
        <w:r w:rsidR="00804CC7">
          <w:rPr>
            <w:rFonts w:eastAsiaTheme="minorEastAsia"/>
            <w:color w:val="000000" w:themeColor="text1"/>
          </w:rPr>
          <w:t xml:space="preserve"> </w:t>
        </w:r>
      </w:ins>
      <w:ins w:id="475" w:author="Nguyen, Huong T [AGRON]" w:date="2022-07-27T19:52:00Z">
        <w:r w:rsidR="00562C54">
          <w:rPr>
            <w:color w:val="000000" w:themeColor="text1"/>
          </w:rPr>
          <w:t xml:space="preserve">in conventional </w:t>
        </w:r>
      </w:ins>
      <w:ins w:id="476" w:author="Nguyen, Huong T [AGRON]" w:date="2022-08-01T11:13:00Z">
        <w:r w:rsidR="008324D2">
          <w:rPr>
            <w:color w:val="000000" w:themeColor="text1"/>
          </w:rPr>
          <w:t>and</w:t>
        </w:r>
      </w:ins>
      <w:ins w:id="477" w:author="Nguyen, Huong T [AGRON]" w:date="2022-07-27T19:52:00Z">
        <w:r w:rsidR="00562C54">
          <w:rPr>
            <w:color w:val="000000" w:themeColor="text1"/>
          </w:rPr>
          <w:t xml:space="preserve"> low herbicide management, respectively</w:t>
        </w:r>
      </w:ins>
      <w:ins w:id="478" w:author="Nguyen, Huong T [AGRON] [2]" w:date="2022-08-01T17:20:00Z">
        <w:r w:rsidR="00971BAA">
          <w:rPr>
            <w:rFonts w:eastAsiaTheme="minorEastAsia"/>
            <w:color w:val="000000" w:themeColor="text1"/>
          </w:rPr>
          <w:t xml:space="preserve">. </w:t>
        </w:r>
      </w:ins>
    </w:p>
    <w:p w14:paraId="5F9E2BA8" w14:textId="7659C442" w:rsidR="0070150A" w:rsidRPr="00BE385D" w:rsidRDefault="00971BAA" w:rsidP="00F05379">
      <w:pPr>
        <w:pStyle w:val="BodyText"/>
        <w:spacing w:line="480" w:lineRule="auto"/>
        <w:rPr>
          <w:rFonts w:eastAsiaTheme="minorEastAsia"/>
          <w:color w:val="000000" w:themeColor="text1"/>
        </w:rPr>
      </w:pPr>
      <w:ins w:id="479" w:author="Nguyen, Huong T [AGRON] [2]" w:date="2022-08-01T17:28:00Z">
        <w:r>
          <w:rPr>
            <w:color w:val="000000" w:themeColor="text1"/>
          </w:rPr>
          <w:t xml:space="preserve">While </w:t>
        </w:r>
      </w:ins>
      <w:ins w:id="480" w:author="Nguyen, Huong T [AGRON] [2]" w:date="2022-08-01T17:29:00Z">
        <w:r>
          <w:rPr>
            <w:color w:val="000000" w:themeColor="text1"/>
          </w:rPr>
          <w:t xml:space="preserve">it was not necessary to expose </w:t>
        </w:r>
      </w:ins>
      <w:ins w:id="481" w:author="Nguyen, Huong T [AGRON] [2]" w:date="2022-08-01T17:28:00Z">
        <w:r>
          <w:rPr>
            <w:color w:val="000000" w:themeColor="text1"/>
          </w:rPr>
          <w:t xml:space="preserve">the </w:t>
        </w:r>
      </w:ins>
      <w:ins w:id="482" w:author="Nguyen, Huong T [AGRON] [2]" w:date="2022-08-01T17:43:00Z">
        <w:r w:rsidR="00792837">
          <w:rPr>
            <w:color w:val="000000" w:themeColor="text1"/>
          </w:rPr>
          <w:t xml:space="preserve">waterhemp </w:t>
        </w:r>
      </w:ins>
      <w:ins w:id="483" w:author="Nguyen, Huong T [AGRON] [2]" w:date="2022-08-01T17:28:00Z">
        <w:r>
          <w:rPr>
            <w:color w:val="000000" w:themeColor="text1"/>
          </w:rPr>
          <w:t xml:space="preserve">cohorts 4 and beyond </w:t>
        </w:r>
      </w:ins>
      <w:ins w:id="484" w:author="Nguyen, Huong T [AGRON] [2]" w:date="2022-08-01T17:29:00Z">
        <w:r>
          <w:rPr>
            <w:color w:val="000000" w:themeColor="text1"/>
          </w:rPr>
          <w:t xml:space="preserve">to control measures </w:t>
        </w:r>
      </w:ins>
      <w:ins w:id="485" w:author="Nguyen, Huong T [AGRON] [2]" w:date="2022-08-01T17:28:00Z">
        <w:r>
          <w:rPr>
            <w:color w:val="000000" w:themeColor="text1"/>
          </w:rPr>
          <w:t>in the corn and soybean phases of the 2-year rotation</w:t>
        </w:r>
      </w:ins>
      <w:ins w:id="486" w:author="Nguyen, Huong T [AGRON] [2]" w:date="2022-08-01T17:29:00Z">
        <w:r>
          <w:rPr>
            <w:color w:val="000000" w:themeColor="text1"/>
          </w:rPr>
          <w:t>,</w:t>
        </w:r>
      </w:ins>
      <w:ins w:id="487" w:author="Nguyen, Huong T [AGRON] [2]" w:date="2022-08-01T17:28:00Z">
        <w:r>
          <w:rPr>
            <w:color w:val="000000" w:themeColor="text1"/>
          </w:rPr>
          <w:t xml:space="preserve"> </w:t>
        </w:r>
      </w:ins>
      <w:ins w:id="488" w:author="Nguyen, Huong T [AGRON] [2]" w:date="2022-08-01T17:29:00Z">
        <w:r>
          <w:rPr>
            <w:color w:val="000000" w:themeColor="text1"/>
          </w:rPr>
          <w:t>i</w:t>
        </w:r>
      </w:ins>
      <w:ins w:id="489" w:author="Nguyen, Huong T [AGRON]" w:date="2022-08-01T12:11:00Z">
        <w:r w:rsidR="0026411A">
          <w:rPr>
            <w:color w:val="000000" w:themeColor="text1"/>
          </w:rPr>
          <w:t xml:space="preserve">t would be necessary to expand weed control measures after </w:t>
        </w:r>
      </w:ins>
      <w:ins w:id="490" w:author="Nguyen, Huong T [AGRON]" w:date="2022-08-01T12:12:00Z">
        <w:r w:rsidR="0026411A">
          <w:rPr>
            <w:color w:val="000000" w:themeColor="text1"/>
          </w:rPr>
          <w:t>the first three waterhem</w:t>
        </w:r>
        <w:r w:rsidR="00653C69">
          <w:rPr>
            <w:color w:val="000000" w:themeColor="text1"/>
          </w:rPr>
          <w:t>p</w:t>
        </w:r>
        <w:r w:rsidR="0026411A">
          <w:rPr>
            <w:color w:val="000000" w:themeColor="text1"/>
          </w:rPr>
          <w:t xml:space="preserve"> cohorts in corn and soybean</w:t>
        </w:r>
        <w:r w:rsidR="00653C69">
          <w:rPr>
            <w:color w:val="000000" w:themeColor="text1"/>
          </w:rPr>
          <w:t xml:space="preserve"> phase</w:t>
        </w:r>
      </w:ins>
      <w:ins w:id="491" w:author="Nguyen, Huong T [AGRON] [2]" w:date="2022-08-01T17:27:00Z">
        <w:r>
          <w:rPr>
            <w:color w:val="000000" w:themeColor="text1"/>
          </w:rPr>
          <w:t>s</w:t>
        </w:r>
      </w:ins>
      <w:ins w:id="492" w:author="Nguyen, Huong T [AGRON] [2]" w:date="2022-08-01T17:29:00Z">
        <w:r>
          <w:rPr>
            <w:color w:val="000000" w:themeColor="text1"/>
          </w:rPr>
          <w:t xml:space="preserve"> in the 3-</w:t>
        </w:r>
      </w:ins>
      <w:ins w:id="493" w:author="Nguyen, Huong T [AGRON] [2]" w:date="2022-08-01T17:30:00Z">
        <w:r>
          <w:rPr>
            <w:color w:val="000000" w:themeColor="text1"/>
          </w:rPr>
          <w:t>year rotation with conventional corn weed management and the 4-year rotation under both corn weed management regimes</w:t>
        </w:r>
      </w:ins>
      <w:ins w:id="494" w:author="Nguyen, Huong T [AGRON] [2]" w:date="2022-08-01T17:33:00Z">
        <w:r>
          <w:rPr>
            <w:color w:val="000000" w:themeColor="text1"/>
          </w:rPr>
          <w:t xml:space="preserve"> to control the </w:t>
        </w:r>
      </w:ins>
      <w:ins w:id="495" w:author="Nguyen, Huong T [AGRON] [2]" w:date="2022-08-01T17:34:00Z">
        <w:r>
          <w:rPr>
            <w:color w:val="000000" w:themeColor="text1"/>
          </w:rPr>
          <w:t xml:space="preserve">plants </w:t>
        </w:r>
        <w:r w:rsidR="0077697C">
          <w:rPr>
            <w:color w:val="000000" w:themeColor="text1"/>
          </w:rPr>
          <w:t xml:space="preserve">that emerged later but were </w:t>
        </w:r>
        <w:r>
          <w:rPr>
            <w:color w:val="000000" w:themeColor="text1"/>
          </w:rPr>
          <w:t>of high reproductive potentials</w:t>
        </w:r>
      </w:ins>
      <w:ins w:id="496" w:author="Nguyen, Huong T [AGRON] [2]" w:date="2022-08-01T17:32:00Z">
        <w:r>
          <w:rPr>
            <w:color w:val="000000" w:themeColor="text1"/>
          </w:rPr>
          <w:t xml:space="preserve">. </w:t>
        </w:r>
      </w:ins>
      <w:ins w:id="497" w:author="Nguyen, Huong T [AGRON] [2]" w:date="2022-08-01T17:39:00Z">
        <w:r w:rsidR="00792837">
          <w:rPr>
            <w:color w:val="000000" w:themeColor="text1"/>
          </w:rPr>
          <w:t xml:space="preserve">As no herbicide was applied in the cool-season crops, weed control efficacy in those crop environments would </w:t>
        </w:r>
      </w:ins>
      <w:ins w:id="498" w:author="Nguyen, Huong T [AGRON] [2]" w:date="2022-08-01T17:40:00Z">
        <w:r w:rsidR="00792837">
          <w:rPr>
            <w:color w:val="000000" w:themeColor="text1"/>
          </w:rPr>
          <w:t xml:space="preserve">be </w:t>
        </w:r>
        <w:proofErr w:type="gramStart"/>
        <w:r w:rsidR="00792837">
          <w:rPr>
            <w:color w:val="000000" w:themeColor="text1"/>
          </w:rPr>
          <w:t>largely dependent</w:t>
        </w:r>
        <w:proofErr w:type="gramEnd"/>
        <w:r w:rsidR="00792837">
          <w:rPr>
            <w:color w:val="000000" w:themeColor="text1"/>
          </w:rPr>
          <w:t xml:space="preserve"> on the crop’s competitiveness</w:t>
        </w:r>
      </w:ins>
      <w:ins w:id="499" w:author="Nguyen, Huong T [AGRON] [2]" w:date="2022-08-01T17:42:00Z">
        <w:r w:rsidR="00792837">
          <w:rPr>
            <w:color w:val="000000" w:themeColor="text1"/>
          </w:rPr>
          <w:t>,</w:t>
        </w:r>
      </w:ins>
      <w:ins w:id="500" w:author="Nguyen, Huong T [AGRON] [2]" w:date="2022-08-01T17:40:00Z">
        <w:r w:rsidR="00792837">
          <w:rPr>
            <w:color w:val="000000" w:themeColor="text1"/>
          </w:rPr>
          <w:t xml:space="preserve"> such as canopy closure, allelochemical exudation and retention</w:t>
        </w:r>
      </w:ins>
      <w:ins w:id="501" w:author="Nguyen, Huong T [AGRON] [2]" w:date="2022-08-01T17:42:00Z">
        <w:r w:rsidR="00792837">
          <w:rPr>
            <w:color w:val="000000" w:themeColor="text1"/>
          </w:rPr>
          <w:t>,</w:t>
        </w:r>
      </w:ins>
      <w:ins w:id="502" w:author="Nguyen, Huong T [AGRON] [2]" w:date="2022-08-01T17:41:00Z">
        <w:r w:rsidR="00792837">
          <w:rPr>
            <w:color w:val="000000" w:themeColor="text1"/>
          </w:rPr>
          <w:t xml:space="preserve"> physical weed control, such as post-harvest stubble clipping</w:t>
        </w:r>
      </w:ins>
      <w:ins w:id="503" w:author="Nguyen, Huong T [AGRON] [2]" w:date="2022-08-01T17:42:00Z">
        <w:r w:rsidR="00792837">
          <w:rPr>
            <w:color w:val="000000" w:themeColor="text1"/>
          </w:rPr>
          <w:t xml:space="preserve"> </w:t>
        </w:r>
      </w:ins>
      <w:ins w:id="504" w:author="Nguyen, Huong T [AGRON]" w:date="2022-08-01T23:41:00Z">
        <w:r w:rsidR="0024511E">
          <w:rPr>
            <w:color w:val="000000" w:themeColor="text1"/>
          </w:rPr>
          <w:t xml:space="preserve">timing </w:t>
        </w:r>
      </w:ins>
      <w:ins w:id="505" w:author="Nguyen, Huong T [AGRON] [2]" w:date="2022-08-01T17:42:00Z">
        <w:r w:rsidR="00792837">
          <w:rPr>
            <w:color w:val="000000" w:themeColor="text1"/>
          </w:rPr>
          <w:t>frequenc</w:t>
        </w:r>
      </w:ins>
      <w:ins w:id="506" w:author="Nguyen, Huong T [AGRON] [2]" w:date="2022-08-01T17:43:00Z">
        <w:r w:rsidR="00792837">
          <w:rPr>
            <w:color w:val="000000" w:themeColor="text1"/>
          </w:rPr>
          <w:t>y</w:t>
        </w:r>
      </w:ins>
      <w:ins w:id="507" w:author="Nguyen, Huong T [AGRON] [2]" w:date="2022-08-01T17:41:00Z">
        <w:r w:rsidR="00792837">
          <w:rPr>
            <w:color w:val="000000" w:themeColor="text1"/>
          </w:rPr>
          <w:t xml:space="preserve"> in O3 and hay cut fre</w:t>
        </w:r>
      </w:ins>
      <w:ins w:id="508" w:author="Nguyen, Huong T [AGRON] [2]" w:date="2022-08-01T17:42:00Z">
        <w:r w:rsidR="00792837">
          <w:rPr>
            <w:color w:val="000000" w:themeColor="text1"/>
          </w:rPr>
          <w:t>quency in A4)</w:t>
        </w:r>
      </w:ins>
      <w:ins w:id="509" w:author="Nguyen, Huong T [AGRON]" w:date="2022-08-01T23:41:00Z">
        <w:r w:rsidR="0024511E">
          <w:rPr>
            <w:color w:val="000000" w:themeColor="text1"/>
          </w:rPr>
          <w:t>, and</w:t>
        </w:r>
      </w:ins>
      <w:ins w:id="510" w:author="Nguyen, Huong T [AGRON]" w:date="2022-08-01T23:42:00Z">
        <w:r w:rsidR="0024511E">
          <w:rPr>
            <w:color w:val="000000" w:themeColor="text1"/>
          </w:rPr>
          <w:t xml:space="preserve"> granivore activity enhancement </w:t>
        </w:r>
        <w:proofErr w:type="spellStart"/>
        <w:r w:rsidR="0024511E">
          <w:rPr>
            <w:color w:val="000000" w:themeColor="text1"/>
          </w:rPr>
          <w:t>i</w:t>
        </w:r>
        <w:proofErr w:type="spellEnd"/>
        <w:r w:rsidR="0024511E">
          <w:rPr>
            <w:color w:val="000000" w:themeColor="text1"/>
          </w:rPr>
          <w:t>n O3, O4, and A4</w:t>
        </w:r>
      </w:ins>
      <w:ins w:id="511" w:author="Nguyen, Huong T [AGRON] [2]" w:date="2022-08-01T17:43:00Z">
        <w:r w:rsidR="00792837">
          <w:rPr>
            <w:color w:val="000000" w:themeColor="text1"/>
          </w:rPr>
          <w:t xml:space="preserve">. </w:t>
        </w:r>
      </w:ins>
    </w:p>
    <w:p w14:paraId="575927D0" w14:textId="503EED83" w:rsidR="00F748E1" w:rsidRPr="009F1439" w:rsidRDefault="00971BAA" w:rsidP="00F05379">
      <w:pPr>
        <w:pStyle w:val="ImageCaption"/>
        <w:spacing w:line="480" w:lineRule="auto"/>
        <w:rPr>
          <w:color w:val="000000" w:themeColor="text1"/>
        </w:rPr>
      </w:pPr>
      <w:ins w:id="512" w:author="Nguyen, Huong T [AGRON] [2]" w:date="2022-08-01T17:02:00Z">
        <w:r>
          <w:rPr>
            <w:noProof/>
          </w:rPr>
          <w:lastRenderedPageBreak/>
          <w:drawing>
            <wp:inline distT="0" distB="0" distL="0" distR="0" wp14:anchorId="79E3578E" wp14:editId="21A2CEC9">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improved weed control efficacy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ins>
      <w:del w:id="513" w:author="Nguyen, Huong T [AGRON] [2]" w:date="2022-07-27T16:44:00Z">
        <w:r w:rsidR="00F05379" w:rsidRPr="009F1439" w:rsidDel="00C72F0B">
          <w:rPr>
            <w:noProof/>
            <w:color w:val="000000" w:themeColor="text1"/>
          </w:rPr>
          <w:drawing>
            <wp:inline distT="0" distB="0" distL="0" distR="0" wp14:anchorId="69AA928C" wp14:editId="432DCBA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11321432"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514" w:author="Nguyen, Huong T [AGRON]" w:date="2022-07-27T21:51:00Z">
        <w:r w:rsidRPr="009F1439" w:rsidDel="00562C54">
          <w:rPr>
            <w:color w:val="000000" w:themeColor="text1"/>
          </w:rPr>
          <w:delText xml:space="preserve">18 </w:delText>
        </w:r>
      </w:del>
      <w:ins w:id="515" w:author="Nguyen, Huong T [AGRON]"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w:t>
      </w:r>
      <w:ins w:id="516" w:author="Nguyen, Huong T [AGRON] [2]" w:date="2022-08-01T17:06:00Z">
        <w:r w:rsidR="00971BAA">
          <w:t xml:space="preserve">. The crop phases marked with an inverted comma (’) are where no additional control was applied. </w:t>
        </w:r>
      </w:ins>
      <w:ins w:id="517" w:author="Nguyen, Huong T [AGRON] [2]" w:date="2022-08-01T19:32:00Z">
        <w:r w:rsidR="00792837">
          <w:t xml:space="preserve">It was expected that no waterhemp cohorts in any crop environments but only the cohorts 1 through 3 in corn and soybean were manipulated to find the seed </w:t>
        </w:r>
        <w:r w:rsidR="00792837">
          <w:lastRenderedPageBreak/>
          <w:t>production thresholds. However, additional control efficacy was needed in some crop phases outside of the expected group to reduce seed production potentials. T</w:t>
        </w:r>
      </w:ins>
      <w:ins w:id="518" w:author="Nguyen, Huong T [AGRON] [2]" w:date="2022-08-01T17:05:00Z">
        <w:r w:rsidR="00971BAA">
          <w:t xml:space="preserve">he crop phases marked with an asterisk (*) are where control measures extended beyond waterhemp cohort 3 would be necessary. </w:t>
        </w:r>
      </w:ins>
      <w:del w:id="519" w:author="Nguyen, Huong T [AGRON] [2]" w:date="2022-08-01T17:05:00Z">
        <w:r w:rsidRPr="009F1439" w:rsidDel="00971BAA">
          <w:rPr>
            <w:color w:val="000000" w:themeColor="text1"/>
          </w:rPr>
          <w:delText xml:space="preserve">The simulation applied weed management </w:delText>
        </w:r>
        <w:r w:rsidR="00E6222E" w:rsidRPr="009F1439" w:rsidDel="00971BAA">
          <w:rPr>
            <w:color w:val="000000" w:themeColor="text1"/>
          </w:rPr>
          <w:delText>to</w:delText>
        </w:r>
        <w:r w:rsidRPr="009F1439" w:rsidDel="00971BAA">
          <w:rPr>
            <w:color w:val="000000" w:themeColor="text1"/>
          </w:rPr>
          <w:delText xml:space="preserve"> cohorts 1 through 3 in corn and soybean only. </w:delText>
        </w:r>
      </w:del>
      <w:r w:rsidRPr="009F1439">
        <w:rPr>
          <w:color w:val="000000" w:themeColor="text1"/>
        </w:rPr>
        <w:t xml:space="preserve">The relationships </w:t>
      </w:r>
      <w:r w:rsidR="00E6222E" w:rsidRPr="009F1439">
        <w:rPr>
          <w:color w:val="000000" w:themeColor="text1"/>
        </w:rPr>
        <w:t>between</w:t>
      </w:r>
      <w:r w:rsidRPr="009F1439">
        <w:rPr>
          <w:color w:val="000000" w:themeColor="text1"/>
        </w:rPr>
        <w:t xml:space="preserve"> aboveground mass and fecundity in Nguyen and Liebman (</w:t>
      </w:r>
      <w:del w:id="520" w:author="Nguyen, Huong T [AGRON] [2]" w:date="2022-07-27T16:45:00Z">
        <w:r w:rsidRPr="009F1439" w:rsidDel="00732E17">
          <w:rPr>
            <w:color w:val="000000" w:themeColor="text1"/>
          </w:rPr>
          <w:delText>2022b</w:delText>
        </w:r>
      </w:del>
      <w:ins w:id="521" w:author="Nguyen, Huong T [AGRON] [2]"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w:t>
      </w:r>
      <w:del w:id="522" w:author="Nguyen, Huong T [AGRON] [2]" w:date="2022-08-01T17:06:00Z">
        <w:r w:rsidRPr="009F1439" w:rsidDel="00971BAA">
          <w:rPr>
            <w:color w:val="000000" w:themeColor="text1"/>
          </w:rPr>
          <w:delText xml:space="preserve">In corn and soybean, only the fecundity of cohorts 1 through 3 </w:delText>
        </w:r>
        <w:r w:rsidR="00E6222E" w:rsidRPr="009F1439" w:rsidDel="00971BAA">
          <w:rPr>
            <w:color w:val="000000" w:themeColor="text1"/>
          </w:rPr>
          <w:delText>fecundities</w:delText>
        </w:r>
        <w:r w:rsidRPr="009F1439" w:rsidDel="00971BAA">
          <w:rPr>
            <w:color w:val="000000" w:themeColor="text1"/>
          </w:rPr>
          <w:delText xml:space="preserve"> were manipulated to find the seed allowance in the corn and soybean environments</w:delText>
        </w:r>
        <w:r w:rsidR="00E6222E" w:rsidRPr="009F1439" w:rsidDel="00971BAA">
          <w:rPr>
            <w:color w:val="000000" w:themeColor="text1"/>
          </w:rPr>
          <w:delText>; the</w:delText>
        </w:r>
        <w:r w:rsidRPr="009F1439" w:rsidDel="00971BAA">
          <w:rPr>
            <w:color w:val="000000" w:themeColor="text1"/>
          </w:rPr>
          <w:delText xml:space="preserve"> fecundity of cohorts 4 and beyond were kept as they were measured </w:delText>
        </w:r>
        <w:r w:rsidR="00E6222E" w:rsidRPr="009F1439" w:rsidDel="00971BAA">
          <w:rPr>
            <w:color w:val="000000" w:themeColor="text1"/>
          </w:rPr>
          <w:delText xml:space="preserve">in </w:delText>
        </w:r>
        <w:r w:rsidRPr="009F1439" w:rsidDel="00971BAA">
          <w:rPr>
            <w:color w:val="000000" w:themeColor="text1"/>
          </w:rPr>
          <w:delText xml:space="preserve">2018. </w:delText>
        </w:r>
      </w:del>
      <w:ins w:id="523" w:author="Nguyen, Huong T [AGRON] [2]" w:date="2022-08-01T17:07:00Z">
        <w:r w:rsidR="00971BAA">
          <w:t>Each panel was annotated with the average fecundity thresholds for the first three waterhemp cohorts in corn and soybean</w:t>
        </w:r>
      </w:ins>
      <w:ins w:id="524" w:author="Nguyen, Huong T [AGRON] [2]" w:date="2022-08-01T17:38:00Z">
        <w:r w:rsidR="008E4556">
          <w:t>,</w:t>
        </w:r>
      </w:ins>
      <w:ins w:id="525" w:author="Nguyen, Huong T [AGRON] [2]" w:date="2022-08-01T17:07:00Z">
        <w:r w:rsidR="00971BAA">
          <w:t xml:space="preserve"> followed by the whole crop phase of all the phases occurring in the same rotation</w:t>
        </w:r>
      </w:ins>
      <w:del w:id="526" w:author="Nguyen, Huong T [AGRON] [2]" w:date="2022-08-01T17:07:00Z">
        <w:r w:rsidRPr="009F1439" w:rsidDel="00971BAA">
          <w:rPr>
            <w:color w:val="000000" w:themeColor="text1"/>
          </w:rPr>
          <w:delText>Each panel was annotated with the average fecundity thresholds for the</w:delText>
        </w:r>
      </w:del>
      <w:ins w:id="527" w:author="Nguyen, Huong T [AGRON]" w:date="2022-07-27T23:53:00Z">
        <w:del w:id="528" w:author="Nguyen, Huong T [AGRON] [2]" w:date="2022-08-01T17:07:00Z">
          <w:r w:rsidR="005F53BF" w:rsidDel="00971BAA">
            <w:rPr>
              <w:color w:val="000000" w:themeColor="text1"/>
            </w:rPr>
            <w:delText xml:space="preserve"> whole rotation cycle, the</w:delText>
          </w:r>
        </w:del>
      </w:ins>
      <w:del w:id="529" w:author="Nguyen, Huong T [AGRON] [2]" w:date="2022-08-01T17:07:00Z">
        <w:r w:rsidRPr="009F1439" w:rsidDel="00971BAA">
          <w:rPr>
            <w:color w:val="000000" w:themeColor="text1"/>
          </w:rPr>
          <w:delText xml:space="preserve"> first three waterhemp cohorts</w:delText>
        </w:r>
      </w:del>
      <w:ins w:id="530" w:author="Nguyen, Huong T [AGRON]" w:date="2022-07-27T23:53:00Z">
        <w:del w:id="531" w:author="Nguyen, Huong T [AGRON] [2]" w:date="2022-08-01T17:07:00Z">
          <w:r w:rsidR="005F53BF" w:rsidDel="00971BAA">
            <w:rPr>
              <w:color w:val="000000" w:themeColor="text1"/>
            </w:rPr>
            <w:delText>,</w:delText>
          </w:r>
        </w:del>
      </w:ins>
      <w:del w:id="532" w:author="Nguyen, Huong T [AGRON] [2]" w:date="2022-08-01T17:07:00Z">
        <w:r w:rsidRPr="009F1439" w:rsidDel="00971BAA">
          <w:rPr>
            <w:color w:val="000000" w:themeColor="text1"/>
          </w:rPr>
          <w:delText xml:space="preserve"> and the whole crop phase</w:delText>
        </w:r>
      </w:del>
      <w:r w:rsidRPr="009F1439">
        <w:rPr>
          <w:color w:val="000000" w:themeColor="text1"/>
        </w:rPr>
        <w:t>. The red horizontal line marks</w:t>
      </w:r>
      <w:ins w:id="533" w:author="Nguyen, Huong T [AGRON] [2]" w:date="2022-07-28T16:05:00Z">
        <w:r w:rsidR="00DD7757">
          <w:rPr>
            <w:color w:val="000000" w:themeColor="text1"/>
          </w:rPr>
          <w:t xml:space="preserve"> the seedbank density at</w:t>
        </w:r>
      </w:ins>
      <w:r w:rsidRPr="009F1439">
        <w:rPr>
          <w:color w:val="000000" w:themeColor="text1"/>
        </w:rPr>
        <w:t xml:space="preserve"> </w:t>
      </w:r>
      <w:del w:id="534" w:author="Nguyen, Huong T [AGRON] [2]" w:date="2022-08-01T17:08:00Z">
        <w:r w:rsidRPr="009F1439" w:rsidDel="00971BAA">
          <w:rPr>
            <w:color w:val="000000" w:themeColor="text1"/>
          </w:rPr>
          <w:delText xml:space="preserve">lambda </w:delText>
        </w:r>
      </w:del>
      <w:ins w:id="535" w:author="Nguyen, Huong T [AGRON] [2]" w:date="2022-08-01T17:08:00Z">
        <w:r w:rsidR="00971BAA">
          <w:rPr>
            <w:color w:val="000000" w:themeColor="text1"/>
          </w:rPr>
          <w:t>λ</w:t>
        </w:r>
      </w:ins>
      <w:r w:rsidRPr="009F1439">
        <w:rPr>
          <w:color w:val="000000" w:themeColor="text1"/>
        </w:rPr>
        <w:t>= 1.</w:t>
      </w:r>
    </w:p>
    <w:p w14:paraId="39657E73" w14:textId="14AC2437" w:rsidR="005550BE" w:rsidRDefault="00700DF9" w:rsidP="008E4556">
      <w:pPr>
        <w:pStyle w:val="Heading3"/>
        <w:rPr>
          <w:ins w:id="536" w:author="Nguyen, Huong T [AGRON] [2]" w:date="2022-08-01T20:07:00Z"/>
        </w:rPr>
      </w:pPr>
      <w:ins w:id="537" w:author="Nguyen, Huong T [AGRON] [2]" w:date="2022-08-01T17:37:00Z">
        <w:r>
          <w:t>Mature plant density threshold</w:t>
        </w:r>
      </w:ins>
    </w:p>
    <w:p w14:paraId="2AF60D1A" w14:textId="3C615DFC" w:rsidR="00B45AD5" w:rsidRDefault="00B45AD5" w:rsidP="00B45AD5">
      <w:pPr>
        <w:pStyle w:val="BodyText"/>
        <w:rPr>
          <w:ins w:id="538" w:author="Nguyen, Huong T [AGRON] [2]" w:date="2022-08-01T20:07:00Z"/>
        </w:rPr>
      </w:pPr>
    </w:p>
    <w:p w14:paraId="2D15B392" w14:textId="5A952CAF" w:rsidR="00B45AD5" w:rsidRPr="00792837" w:rsidRDefault="00B45AD5" w:rsidP="00B45AD5">
      <w:pPr>
        <w:pStyle w:val="FirstParagraph"/>
        <w:spacing w:line="480" w:lineRule="auto"/>
        <w:rPr>
          <w:ins w:id="539" w:author="Nguyen, Huong T [AGRON] [2]" w:date="2022-08-01T20:07:00Z"/>
          <w:rFonts w:eastAsiaTheme="minorEastAsia"/>
          <w:color w:val="000000" w:themeColor="text1"/>
        </w:rPr>
      </w:pPr>
      <w:ins w:id="540" w:author="Nguyen, Huong T [AGRON] [2]" w:date="2022-08-01T20:07:00Z">
        <w:r>
          <w:rPr>
            <w:color w:val="000000" w:themeColor="text1"/>
          </w:rPr>
          <w:t>Keeping all the input matrices, except the seed production matrix (B</w:t>
        </w:r>
      </w:ins>
      <w:ins w:id="541" w:author="Nguyen, Huong T [AGRON] [2]" w:date="2022-08-01T20:08:00Z">
        <w:r>
          <w:rPr>
            <w:color w:val="000000" w:themeColor="text1"/>
            <w:vertAlign w:val="subscript"/>
          </w:rPr>
          <w:t>s</w:t>
        </w:r>
      </w:ins>
      <w:ins w:id="542" w:author="Nguyen, Huong T [AGRON] [2]" w:date="2022-08-01T20:07:00Z">
        <w:r>
          <w:rPr>
            <w:color w:val="000000" w:themeColor="text1"/>
          </w:rPr>
          <w:t xml:space="preserve">), as in the population projection exercise, the mature plant densities presented here </w:t>
        </w:r>
      </w:ins>
      <w:ins w:id="543" w:author="Nguyen, Huong T [AGRON] [2]" w:date="2022-08-01T20:08:00Z">
        <w:r>
          <w:rPr>
            <w:color w:val="000000" w:themeColor="text1"/>
          </w:rPr>
          <w:t>are</w:t>
        </w:r>
      </w:ins>
      <w:ins w:id="544" w:author="Nguyen, Huong T [AGRON] [2]" w:date="2022-08-01T20:07:00Z">
        <w:r>
          <w:rPr>
            <w:color w:val="000000" w:themeColor="text1"/>
          </w:rPr>
          <w:t xml:space="preserve"> plant m</w:t>
        </w:r>
        <w:r>
          <w:rPr>
            <w:color w:val="000000" w:themeColor="text1"/>
            <w:vertAlign w:val="superscript"/>
          </w:rPr>
          <w:t>-2</w:t>
        </w:r>
      </w:ins>
      <w:ins w:id="545" w:author="Nguyen, Huong T [AGRON] [2]" w:date="2022-08-01T20:09:00Z">
        <w:r>
          <w:rPr>
            <w:color w:val="000000" w:themeColor="text1"/>
          </w:rPr>
          <w:t xml:space="preserve"> immediately before seed production. </w:t>
        </w:r>
      </w:ins>
    </w:p>
    <w:p w14:paraId="7E5F6795" w14:textId="366DB9DD" w:rsidR="00B45AD5" w:rsidRDefault="00563239" w:rsidP="00563239">
      <w:pPr>
        <w:pStyle w:val="BodyText"/>
        <w:spacing w:line="480" w:lineRule="auto"/>
        <w:rPr>
          <w:ins w:id="546" w:author="Nguyen, Huong T [AGRON] [2]" w:date="2022-08-01T20:17:00Z"/>
        </w:rPr>
      </w:pPr>
      <w:ins w:id="547" w:author="Nguyen, Huong T [AGRON] [2]" w:date="2022-08-01T20:10:00Z">
        <w:r>
          <w:t xml:space="preserve">The patterns shown </w:t>
        </w:r>
      </w:ins>
      <w:ins w:id="548" w:author="Nguyen, Huong T [AGRON] [2]" w:date="2022-08-01T20:13:00Z">
        <w:r>
          <w:t xml:space="preserve">in </w:t>
        </w:r>
      </w:ins>
      <w:ins w:id="549" w:author="Nguyen, Huong T [AGRON] [2]" w:date="2022-08-01T20:10:00Z">
        <w:r>
          <w:t xml:space="preserve">mature plant density </w:t>
        </w:r>
      </w:ins>
      <w:ins w:id="550" w:author="Nguyen, Huong T [AGRON] [2]" w:date="2022-08-01T20:11:00Z">
        <w:r>
          <w:t>thresholds are similar to seed production thresholds</w:t>
        </w:r>
      </w:ins>
      <w:ins w:id="551" w:author="Nguyen, Huong T [AGRON] [2]" w:date="2022-08-01T20:14:00Z">
        <w:r w:rsidR="00314EC7">
          <w:t xml:space="preserve"> (Figure 6</w:t>
        </w:r>
      </w:ins>
      <w:ins w:id="552" w:author="Nguyen, Huong T [AGRON] [2]" w:date="2022-08-01T20:15:00Z">
        <w:r w:rsidR="00314EC7">
          <w:t>)</w:t>
        </w:r>
      </w:ins>
      <w:ins w:id="553" w:author="Nguyen, Huong T [AGRON] [2]" w:date="2022-08-01T20:12:00Z">
        <w:r>
          <w:t>.</w:t>
        </w:r>
      </w:ins>
      <w:ins w:id="554" w:author="Nguyen, Huong T [AGRON] [2]" w:date="2022-08-01T20:11:00Z">
        <w:r>
          <w:t xml:space="preserve"> </w:t>
        </w:r>
      </w:ins>
      <w:ins w:id="555" w:author="Nguyen, Huong T [AGRON] [2]" w:date="2022-08-01T20:13:00Z">
        <w:r>
          <w:t xml:space="preserve">Regardless of the corn weed management program, the 4-year rotation could tolerate higher mature </w:t>
        </w:r>
      </w:ins>
      <w:ins w:id="556" w:author="Nguyen, Huong T [AGRON] [2]" w:date="2022-08-01T20:14:00Z">
        <w:r w:rsidR="00314EC7">
          <w:t xml:space="preserve">waterhemp </w:t>
        </w:r>
      </w:ins>
      <w:ins w:id="557" w:author="Nguyen, Huong T [AGRON] [2]" w:date="2022-08-01T20:13:00Z">
        <w:r>
          <w:t xml:space="preserve">densities </w:t>
        </w:r>
      </w:ins>
      <w:ins w:id="558" w:author="Nguyen, Huong T [AGRON] [2]" w:date="2022-08-01T20:14:00Z">
        <w:r w:rsidR="00314EC7">
          <w:t xml:space="preserve">in the corn phase </w:t>
        </w:r>
      </w:ins>
      <w:ins w:id="559" w:author="Nguyen, Huong T [AGRON] [2]" w:date="2022-08-01T20:13:00Z">
        <w:r>
          <w:t>than the 3-year and 2-year rotations</w:t>
        </w:r>
      </w:ins>
      <w:ins w:id="560" w:author="Nguyen, Huong T [AGRON] [2]" w:date="2022-08-01T20:12:00Z">
        <w:r>
          <w:t xml:space="preserve">. </w:t>
        </w:r>
      </w:ins>
    </w:p>
    <w:p w14:paraId="2A803272" w14:textId="3B9CD575" w:rsidR="00314EC7" w:rsidRPr="009E749B" w:rsidRDefault="00314EC7" w:rsidP="00563239">
      <w:pPr>
        <w:pStyle w:val="BodyText"/>
        <w:spacing w:line="480" w:lineRule="auto"/>
        <w:rPr>
          <w:ins w:id="561" w:author="Nguyen, Huong T [AGRON] [2]" w:date="2022-08-01T17:45:00Z"/>
        </w:rPr>
      </w:pPr>
      <w:ins w:id="562" w:author="Nguyen, Huong T [AGRON] [2]" w:date="2022-08-01T20:18:00Z">
        <w:r>
          <w:t xml:space="preserve">Among all the cool-season crops, no additional control efficacy was needed, except in the oat phase of the 3-year rotation that followed conventional herbicide corn weed </w:t>
        </w:r>
      </w:ins>
      <w:ins w:id="563" w:author="Nguyen, Huong T [AGRON] [2]" w:date="2022-08-01T20:19:00Z">
        <w:r>
          <w:t xml:space="preserve">management. </w:t>
        </w:r>
      </w:ins>
      <w:ins w:id="564" w:author="Nguyen, Huong T [AGRON] [2]" w:date="2022-08-01T20:20:00Z">
        <w:r>
          <w:t>More aggressive stubble clipping after oat harvest would be necessary in this case</w:t>
        </w:r>
      </w:ins>
      <w:ins w:id="565" w:author="Nguyen, Huong T [AGRON] [2]" w:date="2022-08-01T20:25:00Z">
        <w:r w:rsidR="009E749B">
          <w:t>,</w:t>
        </w:r>
      </w:ins>
      <w:ins w:id="566" w:author="Nguyen, Huong T [AGRON] [2]" w:date="2022-08-01T20:20:00Z">
        <w:r>
          <w:t xml:space="preserve"> as 99.999% control efficacy in the corn and soybean phases was insufficient to stabilize the population size. </w:t>
        </w:r>
      </w:ins>
      <w:ins w:id="567" w:author="Nguyen, Huong T [AGRON] [2]" w:date="2022-08-01T20:17:00Z">
        <w:r>
          <w:t xml:space="preserve"> </w:t>
        </w:r>
      </w:ins>
      <w:ins w:id="568" w:author="Nguyen, Huong T [AGRON] [2]" w:date="2022-08-01T20:21:00Z">
        <w:r w:rsidR="009E749B">
          <w:t>Even though the simulation showe</w:t>
        </w:r>
      </w:ins>
      <w:ins w:id="569" w:author="Nguyen, Huong T [AGRON] [2]" w:date="2022-08-01T20:22:00Z">
        <w:r w:rsidR="009E749B">
          <w:t xml:space="preserve">d that additional control </w:t>
        </w:r>
        <w:r w:rsidR="009E749B">
          <w:lastRenderedPageBreak/>
          <w:t xml:space="preserve">efficacy might not be necessary in the oat and alfalfa phases of the 4-year rotation, it might be </w:t>
        </w:r>
      </w:ins>
      <w:ins w:id="570" w:author="Nguyen, Huong T [AGRON] [2]" w:date="2022-08-01T20:23:00Z">
        <w:r w:rsidR="009E749B">
          <w:t>required</w:t>
        </w:r>
      </w:ins>
      <w:ins w:id="571" w:author="Nguyen, Huong T [AGRON] [2]" w:date="2022-08-01T20:22:00Z">
        <w:r w:rsidR="009E749B">
          <w:t xml:space="preserve"> in r</w:t>
        </w:r>
      </w:ins>
      <w:ins w:id="572" w:author="Nguyen, Huong T [AGRON] [2]" w:date="2022-08-01T20:23:00Z">
        <w:r w:rsidR="009E749B">
          <w:t>e</w:t>
        </w:r>
      </w:ins>
      <w:ins w:id="573" w:author="Nguyen, Huong T [AGRON] [2]" w:date="2022-08-01T20:22:00Z">
        <w:r w:rsidR="009E749B">
          <w:t>ality because achievi</w:t>
        </w:r>
      </w:ins>
      <w:ins w:id="574" w:author="Nguyen, Huong T [AGRON] [2]" w:date="2022-08-01T20:23:00Z">
        <w:r w:rsidR="009E749B">
          <w:t>ng 0.00052 plants m</w:t>
        </w:r>
        <w:r w:rsidR="009E749B">
          <w:rPr>
            <w:vertAlign w:val="superscript"/>
          </w:rPr>
          <w:t>-2</w:t>
        </w:r>
        <w:r w:rsidR="009E749B">
          <w:t xml:space="preserve"> to 0.002 plants m</w:t>
        </w:r>
      </w:ins>
      <w:ins w:id="575" w:author="Nguyen, Huong T [AGRON] [2]" w:date="2022-08-01T20:24:00Z">
        <w:r w:rsidR="009E749B">
          <w:rPr>
            <w:vertAlign w:val="superscript"/>
          </w:rPr>
          <w:t>-2</w:t>
        </w:r>
        <w:r w:rsidR="009E749B">
          <w:t xml:space="preserve"> (</w:t>
        </w:r>
      </w:ins>
      <w:ins w:id="576" w:author="Nguyen, Huong T [AGRON]" w:date="2022-08-01T23:42:00Z">
        <w:r w:rsidR="0024511E">
          <w:t xml:space="preserve">equivalent to </w:t>
        </w:r>
      </w:ins>
      <w:ins w:id="577" w:author="Nguyen, Huong T [AGRON] [2]" w:date="2022-08-01T20:24:00Z">
        <w:r w:rsidR="009E749B">
          <w:t xml:space="preserve">above 99.999% efficacy with respect to density) might be impossible. </w:t>
        </w:r>
      </w:ins>
      <w:ins w:id="578" w:author="Nguyen, Huong T [AGRON] [2]" w:date="2022-08-01T20:25:00Z">
        <w:r w:rsidR="009E749B">
          <w:t xml:space="preserve">Similarly, the mature waterhemp plant density in O3 that followed conventional corn weed management </w:t>
        </w:r>
      </w:ins>
      <w:ins w:id="579" w:author="Nguyen, Huong T [AGRON] [2]" w:date="2022-08-01T20:26:00Z">
        <w:r w:rsidR="009E749B">
          <w:t>would need to be reduced to lower than 0.59 plants m</w:t>
        </w:r>
        <w:r w:rsidR="009E749B">
          <w:rPr>
            <w:vertAlign w:val="superscript"/>
          </w:rPr>
          <w:t>-2</w:t>
        </w:r>
        <w:r w:rsidR="009E749B">
          <w:t>.</w:t>
        </w:r>
      </w:ins>
    </w:p>
    <w:p w14:paraId="0E431EC2" w14:textId="585391A7" w:rsidR="00792837" w:rsidRDefault="00B45AD5" w:rsidP="00792837">
      <w:pPr>
        <w:pStyle w:val="BodyText"/>
        <w:rPr>
          <w:ins w:id="580" w:author="Nguyen, Huong T [AGRON] [2]" w:date="2022-08-01T19:58:00Z"/>
        </w:rPr>
      </w:pPr>
      <w:ins w:id="581" w:author="Nguyen, Huong T [AGRON] [2]" w:date="2022-08-01T20:06:00Z">
        <w:r>
          <w:rPr>
            <w:noProof/>
          </w:rPr>
          <w:drawing>
            <wp:inline distT="0" distB="0" distL="0" distR="0" wp14:anchorId="190788DD" wp14:editId="511A4DEA">
              <wp:extent cx="5334000" cy="5334000"/>
              <wp:effectExtent l="0" t="0" r="0" b="0"/>
              <wp:docPr id="2"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mature-density-allowance-rot_files/figure-docx/mature-density-sim-N-plot-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ins>
    </w:p>
    <w:p w14:paraId="689BF2E4" w14:textId="4E237BC3" w:rsidR="00B45AD5" w:rsidRPr="00B45AD5" w:rsidRDefault="00B45AD5" w:rsidP="00B45AD5">
      <w:pPr>
        <w:pStyle w:val="BodyText"/>
        <w:spacing w:line="480" w:lineRule="auto"/>
        <w:rPr>
          <w:i/>
        </w:rPr>
      </w:pPr>
      <w:ins w:id="582" w:author="Nguyen, Huong T [AGRON] [2]" w:date="2022-08-01T19:58:00Z">
        <w:r w:rsidRPr="00B45AD5">
          <w:rPr>
            <w:i/>
          </w:rPr>
          <w:t>Figure 6: Population size at the end of a rotation cycle over 100 rotational cycles (the 2-year rotation ended at the soybean phase, the 3-year rotation ended at the oat phase, and the 4-</w:t>
        </w:r>
        <w:r w:rsidRPr="00B45AD5">
          <w:rPr>
            <w:i/>
          </w:rPr>
          <w:lastRenderedPageBreak/>
          <w:t xml:space="preserve">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w:t>
        </w:r>
        <w:proofErr w:type="spellStart"/>
        <w:proofErr w:type="gramStart"/>
        <w:r w:rsidRPr="00B45AD5">
          <w:rPr>
            <w:i/>
          </w:rPr>
          <w:t>reduced</w:t>
        </w:r>
        <w:proofErr w:type="spellEnd"/>
        <w:proofErr w:type="gramEnd"/>
        <w:r w:rsidRPr="00B45AD5">
          <w:rPr>
            <w:i/>
          </w:rPr>
          <w:t xml:space="preserve"> the mature plant densities. The crop phases marked with an </w:t>
        </w:r>
        <w:proofErr w:type="spellStart"/>
        <w:r w:rsidRPr="00B45AD5">
          <w:rPr>
            <w:i/>
          </w:rPr>
          <w:t>asterik</w:t>
        </w:r>
        <w:proofErr w:type="spellEnd"/>
        <w:r w:rsidRPr="00B45AD5">
          <w:rPr>
            <w:i/>
          </w:rPr>
          <w:t xml:space="preserve"> (*) are where control measures extended beyond the expected cohorts within the expected crop environments would be </w:t>
        </w:r>
        <w:proofErr w:type="spellStart"/>
        <w:r w:rsidRPr="00B45AD5">
          <w:rPr>
            <w:i/>
          </w:rPr>
          <w:t>neccessary</w:t>
        </w:r>
        <w:proofErr w:type="spellEnd"/>
        <w:r w:rsidRPr="00B45AD5">
          <w:rPr>
            <w:i/>
          </w:rPr>
          <w:t xml:space="preserve">. Each panel was annotated with the average fecundity thresholds for the first three waterhemp cohorts in corn and soybean followed by the whole crop phase. The crop phases marked with an inverted comma (’) are where no additional control was applied. The red horizontal line marks </w:t>
        </w:r>
        <w:r w:rsidRPr="00B45AD5">
          <w:rPr>
            <w:i/>
            <w:color w:val="000000" w:themeColor="text1"/>
          </w:rPr>
          <w:t>λ</w:t>
        </w:r>
        <w:r w:rsidRPr="00B45AD5">
          <w:rPr>
            <w:i/>
          </w:rPr>
          <w:t xml:space="preserve"> = 1.</w:t>
        </w:r>
      </w:ins>
    </w:p>
    <w:p w14:paraId="6D3F2A0F" w14:textId="77777777" w:rsidR="005550BE" w:rsidRPr="009F1439" w:rsidRDefault="00E41100" w:rsidP="008E4556">
      <w:pPr>
        <w:pStyle w:val="Heading1"/>
      </w:pPr>
      <w:bookmarkStart w:id="583" w:name="conclusion"/>
      <w:bookmarkEnd w:id="351"/>
      <w:bookmarkEnd w:id="352"/>
      <w:r w:rsidRPr="009F1439">
        <w:t>Conclusion</w:t>
      </w:r>
    </w:p>
    <w:p w14:paraId="2B3D748A" w14:textId="5FABC3B7" w:rsidR="005550BE" w:rsidRDefault="00E41100" w:rsidP="00F05379">
      <w:pPr>
        <w:pStyle w:val="FirstParagraph"/>
        <w:spacing w:line="480" w:lineRule="auto"/>
        <w:rPr>
          <w:ins w:id="584" w:author="Nguyen, Huong T [AGRON] [2]" w:date="2022-07-28T15:39:00Z"/>
          <w:color w:val="000000" w:themeColor="text1"/>
        </w:rPr>
      </w:pPr>
      <w:r w:rsidRPr="009F1439">
        <w:rPr>
          <w:color w:val="000000" w:themeColor="text1"/>
        </w:rPr>
        <w:t xml:space="preserve">Delayed but steady emergence (Tables 3 and 4, Figure 2) in the </w:t>
      </w:r>
      <w:proofErr w:type="gramStart"/>
      <w:r w:rsidRPr="009F1439">
        <w:rPr>
          <w:color w:val="000000" w:themeColor="text1"/>
        </w:rPr>
        <w:t>cool-season</w:t>
      </w:r>
      <w:proofErr w:type="gramEnd"/>
      <w:r w:rsidRPr="009F1439">
        <w:rPr>
          <w:color w:val="000000" w:themeColor="text1"/>
        </w:rPr>
        <w:t xml:space="preserve"> crop environments decreased population fecundity in the oat and alfalfa phases</w:t>
      </w:r>
      <w:del w:id="585" w:author="Nguyen, Huong T [AGRON] [2]" w:date="2022-07-28T15:57:00Z">
        <w:r w:rsidRPr="009F1439" w:rsidDel="00C124DA">
          <w:rPr>
            <w:color w:val="000000" w:themeColor="text1"/>
          </w:rPr>
          <w:delText>,</w:delText>
        </w:r>
      </w:del>
      <w:r w:rsidRPr="009F1439">
        <w:rPr>
          <w:color w:val="000000" w:themeColor="text1"/>
        </w:rPr>
        <w:t xml:space="preserve"> and thus, accelerated seedbank size reduction in </w:t>
      </w:r>
      <w:del w:id="586" w:author="Nguyen, Huong T [AGRON] [2]" w:date="2022-07-28T15:57:00Z">
        <w:r w:rsidRPr="009F1439" w:rsidDel="00C124DA">
          <w:rPr>
            <w:color w:val="000000" w:themeColor="text1"/>
          </w:rPr>
          <w:delText xml:space="preserve">scenario </w:delText>
        </w:r>
      </w:del>
      <w:ins w:id="587" w:author="Nguyen, Huong T [AGRON] [2]"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588" w:author="Nguyen, Huong T [AGRON] [2]" w:date="2022-07-28T15:57:00Z">
        <w:r w:rsidRPr="009F1439" w:rsidDel="00C124DA">
          <w:rPr>
            <w:color w:val="000000" w:themeColor="text1"/>
          </w:rPr>
          <w:delText xml:space="preserve">scenario </w:delText>
        </w:r>
      </w:del>
      <w:ins w:id="589" w:author="Nguyen, Huong T [AGRON] [2]"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w:t>
      </w:r>
      <w:r w:rsidRPr="009F1439">
        <w:rPr>
          <w:color w:val="000000" w:themeColor="text1"/>
        </w:rPr>
        <w:lastRenderedPageBreak/>
        <w:t xml:space="preserve">(Table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3CCB0012"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w:t>
      </w:r>
      <w:del w:id="590" w:author="Nguyen, Huong T [AGRON]" w:date="2022-08-02T00:10:00Z">
        <w:r w:rsidR="00CB623C" w:rsidRPr="009F1439" w:rsidDel="0009272F">
          <w:rPr>
            <w:color w:val="000000" w:themeColor="text1"/>
          </w:rPr>
          <w:delText xml:space="preserve">scenario </w:delText>
        </w:r>
      </w:del>
      <w:ins w:id="591" w:author="Nguyen, Huong T [AGRON]" w:date="2022-08-02T00:10:00Z">
        <w:r w:rsidR="0009272F">
          <w:rPr>
            <w:color w:val="000000" w:themeColor="text1"/>
          </w:rPr>
          <w:t>S</w:t>
        </w:r>
        <w:r w:rsidR="0009272F" w:rsidRPr="009F1439">
          <w:rPr>
            <w:color w:val="000000" w:themeColor="text1"/>
          </w:rPr>
          <w:t xml:space="preserve">cenario </w:t>
        </w:r>
      </w:ins>
      <w:r w:rsidR="00CB623C" w:rsidRPr="009F1439">
        <w:rPr>
          <w:color w:val="000000" w:themeColor="text1"/>
        </w:rPr>
        <w:t xml:space="preserve">1 in the projection exercise and the </w:t>
      </w:r>
      <w:ins w:id="592" w:author="Nguyen, Huong T [AGRON] [2]"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593" w:author="Nguyen, Huong T [AGRON] [2]" w:date="2022-07-28T15:55:00Z">
        <w:r w:rsidR="00C124DA">
          <w:rPr>
            <w:color w:val="000000" w:themeColor="text1"/>
          </w:rPr>
          <w:t>s</w:t>
        </w:r>
      </w:ins>
      <w:r w:rsidR="00E6222E" w:rsidRPr="009F1439">
        <w:rPr>
          <w:color w:val="000000" w:themeColor="text1"/>
        </w:rPr>
        <w:t xml:space="preserve"> not shown) </w:t>
      </w:r>
      <w:del w:id="594" w:author="Nguyen, Huong T [AGRON] [2]" w:date="2022-07-28T15:56:00Z">
        <w:r w:rsidR="00E6222E" w:rsidRPr="009F1439" w:rsidDel="00C124DA">
          <w:rPr>
            <w:color w:val="000000" w:themeColor="text1"/>
          </w:rPr>
          <w:delText xml:space="preserve">showed </w:delText>
        </w:r>
      </w:del>
      <w:ins w:id="595" w:author="Nguyen, Huong T [AGRON] [2]"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596" w:author="Nguyen, Huong T [AGRON] [2]"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597" w:author="Nguyen, Huong T [AGRON] [2]" w:date="2022-07-28T15:56:00Z">
        <w:r w:rsidRPr="009F1439" w:rsidDel="00C124DA">
          <w:rPr>
            <w:color w:val="000000" w:themeColor="text1"/>
          </w:rPr>
          <w:delText xml:space="preserve">scenario </w:delText>
        </w:r>
      </w:del>
      <w:ins w:id="598" w:author="Nguyen, Huong T [AGRON] [2]"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w:t>
      </w:r>
      <w:proofErr w:type="gramStart"/>
      <w:r w:rsidRPr="009F1439">
        <w:rPr>
          <w:color w:val="000000" w:themeColor="text1"/>
        </w:rPr>
        <w:t>necessary</w:t>
      </w:r>
      <w:proofErr w:type="gramEnd"/>
      <w:r w:rsidRPr="009F1439">
        <w:rPr>
          <w:color w:val="000000" w:themeColor="text1"/>
        </w:rPr>
        <w:t xml:space="preserve">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w:t>
      </w:r>
      <w:proofErr w:type="spellStart"/>
      <w:r w:rsidRPr="009F1439">
        <w:rPr>
          <w:color w:val="000000" w:themeColor="text1"/>
        </w:rPr>
        <w:t>ch</w:t>
      </w:r>
      <w:proofErr w:type="spellEnd"/>
      <w:r w:rsidRPr="009F1439">
        <w:rPr>
          <w:color w:val="000000" w:themeColor="text1"/>
        </w:rPr>
        <w:t xml:space="preserve"> an investigation is needed because even if the increased abundance of waterhemp and other weed species has not been observed at the experiment site (Nguyen and Liebman, 2022b), </w:t>
      </w:r>
      <w:r w:rsidRPr="009F1439">
        <w:rPr>
          <w:color w:val="000000" w:themeColor="text1"/>
        </w:rPr>
        <w:lastRenderedPageBreak/>
        <w:t>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rsidP="008E4556">
      <w:pPr>
        <w:pStyle w:val="BodyText"/>
        <w:spacing w:line="480" w:lineRule="auto"/>
        <w:rPr>
          <w:ins w:id="599" w:author="Nguyen, Huong T [AGRON] [2]" w:date="2022-07-28T15:59:00Z"/>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600" w:author="Nguyen, Huong T [AGRON] [2]"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601" w:author="Nguyen, Huong T [AGRON] [2]"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061A9557" w:rsidR="00CB623C" w:rsidRDefault="00A168BF" w:rsidP="00F05379">
      <w:pPr>
        <w:pStyle w:val="BodyText"/>
        <w:spacing w:line="480" w:lineRule="auto"/>
        <w:rPr>
          <w:ins w:id="602" w:author="Nguyen, Huong T [AGRON]" w:date="2022-08-02T00:11:00Z"/>
          <w:color w:val="000000" w:themeColor="text1"/>
        </w:rPr>
      </w:pPr>
      <w:ins w:id="603" w:author="Nguyen, Huong T [AGRON]" w:date="2022-08-02T00:20:00Z">
        <w:r>
          <w:rPr>
            <w:color w:val="000000" w:themeColor="text1"/>
          </w:rPr>
          <w:t xml:space="preserve">Waterhemp seed production and mature plant density thresholds complement each other because waterhemp </w:t>
        </w:r>
      </w:ins>
      <w:ins w:id="604" w:author="Nguyen, Huong T [AGRON]" w:date="2022-08-02T00:21:00Z">
        <w:r w:rsidR="00EC541F">
          <w:rPr>
            <w:color w:val="000000" w:themeColor="text1"/>
          </w:rPr>
          <w:t xml:space="preserve">individual size is highly variable. In addition, its high relative growth  rate and </w:t>
        </w:r>
        <w:proofErr w:type="spellStart"/>
        <w:r w:rsidR="00EC541F">
          <w:rPr>
            <w:color w:val="000000" w:themeColor="text1"/>
          </w:rPr>
          <w:t>opportunitistic</w:t>
        </w:r>
        <w:proofErr w:type="spellEnd"/>
        <w:r w:rsidR="00EC541F">
          <w:rPr>
            <w:color w:val="000000" w:themeColor="text1"/>
          </w:rPr>
          <w:t xml:space="preserve"> ge</w:t>
        </w:r>
      </w:ins>
      <w:ins w:id="605" w:author="Nguyen, Huong T [AGRON]" w:date="2022-08-02T00:22:00Z">
        <w:r w:rsidR="00EC541F">
          <w:rPr>
            <w:color w:val="000000" w:themeColor="text1"/>
          </w:rPr>
          <w:t>rmination patterns can</w:t>
        </w:r>
      </w:ins>
      <w:ins w:id="606" w:author="Nguyen, Huong T [AGRON]" w:date="2022-08-02T00:20:00Z">
        <w:r>
          <w:rPr>
            <w:color w:val="000000" w:themeColor="text1"/>
          </w:rPr>
          <w:t xml:space="preserve"> </w:t>
        </w:r>
      </w:ins>
      <w:ins w:id="607" w:author="Nguyen, Huong T [AGRON]" w:date="2022-08-02T00:22:00Z">
        <w:r w:rsidR="00EC541F">
          <w:rPr>
            <w:color w:val="000000" w:themeColor="text1"/>
          </w:rPr>
          <w:t>allow few plants to escape control measures</w:t>
        </w:r>
      </w:ins>
      <w:ins w:id="608" w:author="Nguyen, Huong T [AGRON]" w:date="2022-08-02T00:23:00Z">
        <w:r w:rsidR="00EC541F">
          <w:rPr>
            <w:color w:val="000000" w:themeColor="text1"/>
          </w:rPr>
          <w:t xml:space="preserve"> and establish</w:t>
        </w:r>
      </w:ins>
      <w:ins w:id="609" w:author="Nguyen, Huong T [AGRON]" w:date="2022-08-02T00:24:00Z">
        <w:r w:rsidR="00EC541F">
          <w:rPr>
            <w:color w:val="000000" w:themeColor="text1"/>
          </w:rPr>
          <w:t xml:space="preserve"> with high reproductive potential</w:t>
        </w:r>
      </w:ins>
      <w:ins w:id="610" w:author="Nguyen, Huong T [AGRON]" w:date="2022-08-02T00:23:00Z">
        <w:r w:rsidR="00EC541F">
          <w:rPr>
            <w:color w:val="000000" w:themeColor="text1"/>
          </w:rPr>
          <w:t>.</w:t>
        </w:r>
      </w:ins>
      <w:ins w:id="611" w:author="Nguyen, Huong T [AGRON]" w:date="2022-08-02T00:20:00Z">
        <w:r>
          <w:rPr>
            <w:color w:val="000000" w:themeColor="text1"/>
          </w:rPr>
          <w:t xml:space="preserve"> </w:t>
        </w:r>
      </w:ins>
      <w:r w:rsidR="00CB623C" w:rsidRPr="009F1439">
        <w:rPr>
          <w:color w:val="000000" w:themeColor="text1"/>
        </w:rPr>
        <w:t xml:space="preserve">As waterhemp fecundity was manipulated </w:t>
      </w:r>
      <w:ins w:id="612" w:author="Nguyen, Huong T [AGRON]" w:date="2022-08-02T00:10:00Z">
        <w:r w:rsidR="0009272F">
          <w:rPr>
            <w:color w:val="000000" w:themeColor="text1"/>
          </w:rPr>
          <w:t xml:space="preserve">mostly </w:t>
        </w:r>
      </w:ins>
      <w:r w:rsidR="00CB623C" w:rsidRPr="009F1439">
        <w:rPr>
          <w:color w:val="000000" w:themeColor="text1"/>
        </w:rPr>
        <w:t>for cohorts 1 through 3 in corn and soybean environments only, it is implied that</w:t>
      </w:r>
      <w:ins w:id="613" w:author="Nguyen, Huong T [AGRON] [2]" w:date="2022-07-28T16:00:00Z">
        <w:r w:rsidR="00C124DA">
          <w:rPr>
            <w:color w:val="000000" w:themeColor="text1"/>
          </w:rPr>
          <w:t>: 1)</w:t>
        </w:r>
      </w:ins>
      <w:r w:rsidR="00CB623C" w:rsidRPr="009F1439">
        <w:rPr>
          <w:color w:val="000000" w:themeColor="text1"/>
        </w:rPr>
        <w:t xml:space="preserve"> if effort</w:t>
      </w:r>
      <w:r w:rsidR="005B5BBC" w:rsidRPr="009F1439">
        <w:rPr>
          <w:color w:val="000000" w:themeColor="text1"/>
        </w:rPr>
        <w:t>s</w:t>
      </w:r>
      <w:r w:rsidR="00CB623C" w:rsidRPr="009F1439">
        <w:rPr>
          <w:color w:val="000000" w:themeColor="text1"/>
        </w:rPr>
        <w:t xml:space="preserve"> w</w:t>
      </w:r>
      <w:r w:rsidR="005B5BBC" w:rsidRPr="009F1439">
        <w:rPr>
          <w:color w:val="000000" w:themeColor="text1"/>
        </w:rPr>
        <w:t>ere</w:t>
      </w:r>
      <w:r w:rsidR="00CB623C"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00CB623C" w:rsidRPr="009F1439">
        <w:rPr>
          <w:color w:val="000000" w:themeColor="text1"/>
        </w:rPr>
        <w:t xml:space="preserve"> be needed in the oat and alfalfa phases, </w:t>
      </w:r>
      <w:r w:rsidR="005B5BBC" w:rsidRPr="009F1439">
        <w:rPr>
          <w:color w:val="000000" w:themeColor="text1"/>
        </w:rPr>
        <w:t>and thus,</w:t>
      </w:r>
      <w:r w:rsidR="00CB623C" w:rsidRPr="009F1439">
        <w:rPr>
          <w:color w:val="000000" w:themeColor="text1"/>
        </w:rPr>
        <w:t xml:space="preserve"> even the big waterhemp plants in oat and alfalfa phases </w:t>
      </w:r>
      <w:r w:rsidR="005B5BBC" w:rsidRPr="009F1439">
        <w:rPr>
          <w:color w:val="000000" w:themeColor="text1"/>
        </w:rPr>
        <w:t>might</w:t>
      </w:r>
      <w:r w:rsidR="00CB623C" w:rsidRPr="009F1439">
        <w:rPr>
          <w:color w:val="000000" w:themeColor="text1"/>
        </w:rPr>
        <w:t xml:space="preserve"> not </w:t>
      </w:r>
      <w:del w:id="614" w:author="Nguyen, Huong T [AGRON] [2]" w:date="2022-07-28T15:56:00Z">
        <w:r w:rsidR="00CB623C" w:rsidRPr="009F1439" w:rsidDel="00C124DA">
          <w:rPr>
            <w:color w:val="000000" w:themeColor="text1"/>
          </w:rPr>
          <w:delText xml:space="preserve">need </w:delText>
        </w:r>
      </w:del>
      <w:ins w:id="615" w:author="Nguyen, Huong T [AGRON] [2]" w:date="2022-07-28T15:56:00Z">
        <w:r w:rsidR="00C124DA">
          <w:rPr>
            <w:color w:val="000000" w:themeColor="text1"/>
          </w:rPr>
          <w:t>require</w:t>
        </w:r>
        <w:r w:rsidR="00C124DA" w:rsidRPr="009F1439">
          <w:rPr>
            <w:color w:val="000000" w:themeColor="text1"/>
          </w:rPr>
          <w:t xml:space="preserve"> </w:t>
        </w:r>
      </w:ins>
      <w:r w:rsidR="00CB623C" w:rsidRPr="009F1439">
        <w:rPr>
          <w:color w:val="000000" w:themeColor="text1"/>
        </w:rPr>
        <w:t>attention</w:t>
      </w:r>
      <w:ins w:id="616" w:author="Nguyen, Huong T [AGRON] [2]" w:date="2022-07-28T16:00:00Z">
        <w:r w:rsidR="00C124DA">
          <w:rPr>
            <w:color w:val="000000" w:themeColor="text1"/>
          </w:rPr>
          <w:t xml:space="preserve">; and 2) conversely if efforts in suppressing </w:t>
        </w:r>
      </w:ins>
      <w:ins w:id="617" w:author="Nguyen, Huong T [AGRON] [2]" w:date="2022-07-28T16:01:00Z">
        <w:r w:rsidR="00C124DA">
          <w:rPr>
            <w:color w:val="000000" w:themeColor="text1"/>
          </w:rPr>
          <w:t xml:space="preserve">waterhemp </w:t>
        </w:r>
      </w:ins>
      <w:ins w:id="618" w:author="Nguyen, Huong T [AGRON] [2]" w:date="2022-07-28T16:00:00Z">
        <w:r w:rsidR="00C124DA">
          <w:rPr>
            <w:color w:val="000000" w:themeColor="text1"/>
          </w:rPr>
          <w:t>cohort</w:t>
        </w:r>
      </w:ins>
      <w:ins w:id="619" w:author="Nguyen, Huong T [AGRON] [2]" w:date="2022-07-28T16:01:00Z">
        <w:r w:rsidR="00C124DA">
          <w:rPr>
            <w:color w:val="000000" w:themeColor="text1"/>
          </w:rPr>
          <w:t>s</w:t>
        </w:r>
      </w:ins>
      <w:ins w:id="620" w:author="Nguyen, Huong T [AGRON] [2]" w:date="2022-07-28T16:00:00Z">
        <w:r w:rsidR="00C124DA">
          <w:rPr>
            <w:color w:val="000000" w:themeColor="text1"/>
          </w:rPr>
          <w:t xml:space="preserve"> 1 through 3 </w:t>
        </w:r>
      </w:ins>
      <w:ins w:id="621" w:author="Nguyen, Huong T [AGRON] [2]" w:date="2022-07-28T16:01:00Z">
        <w:r w:rsidR="00C124DA">
          <w:rPr>
            <w:color w:val="000000" w:themeColor="text1"/>
          </w:rPr>
          <w:t xml:space="preserve">failed in the </w:t>
        </w:r>
      </w:ins>
      <w:ins w:id="622" w:author="Nguyen, Huong T [AGRON] [2]" w:date="2022-07-28T16:02:00Z">
        <w:r w:rsidR="00C124DA">
          <w:rPr>
            <w:color w:val="000000" w:themeColor="text1"/>
          </w:rPr>
          <w:t>warm-season crop</w:t>
        </w:r>
      </w:ins>
      <w:ins w:id="623" w:author="Nguyen, Huong T [AGRON] [2]" w:date="2022-07-28T16:01:00Z">
        <w:r w:rsidR="00C124DA">
          <w:rPr>
            <w:color w:val="000000" w:themeColor="text1"/>
          </w:rPr>
          <w:t xml:space="preserve"> p</w:t>
        </w:r>
      </w:ins>
      <w:ins w:id="624" w:author="Nguyen, Huong T [AGRON] [2]" w:date="2022-07-28T16:02:00Z">
        <w:r w:rsidR="00C124DA">
          <w:rPr>
            <w:color w:val="000000" w:themeColor="text1"/>
          </w:rPr>
          <w:t>hases,</w:t>
        </w:r>
      </w:ins>
      <w:ins w:id="625" w:author="Nguyen, Huong T [AGRON] [2]" w:date="2022-07-28T16:04:00Z">
        <w:r w:rsidR="00C124DA">
          <w:rPr>
            <w:color w:val="000000" w:themeColor="text1"/>
          </w:rPr>
          <w:t xml:space="preserve"> either intervention on the waterhemp cohorts 4 and beyond in the warm-season crop phases or</w:t>
        </w:r>
      </w:ins>
      <w:ins w:id="626" w:author="Nguyen, Huong T [AGRON] [2]" w:date="2022-07-28T16:02:00Z">
        <w:r w:rsidR="00C124DA">
          <w:rPr>
            <w:color w:val="000000" w:themeColor="text1"/>
          </w:rPr>
          <w:t xml:space="preserve"> </w:t>
        </w:r>
      </w:ins>
      <w:ins w:id="627" w:author="Nguyen, Huong T [AGRON] [2]" w:date="2022-07-28T16:04:00Z">
        <w:r w:rsidR="00C124DA">
          <w:rPr>
            <w:color w:val="000000" w:themeColor="text1"/>
          </w:rPr>
          <w:t>higher</w:t>
        </w:r>
      </w:ins>
      <w:ins w:id="628" w:author="Nguyen, Huong T [AGRON] [2]" w:date="2022-07-28T16:02:00Z">
        <w:r w:rsidR="00C124DA">
          <w:rPr>
            <w:color w:val="000000" w:themeColor="text1"/>
          </w:rPr>
          <w:t xml:space="preserve"> control efficacy in the cool-season crop phases</w:t>
        </w:r>
      </w:ins>
      <w:ins w:id="629" w:author="Nguyen, Huong T [AGRON] [2]" w:date="2022-07-28T16:03:00Z">
        <w:r w:rsidR="00C124DA">
          <w:rPr>
            <w:color w:val="000000" w:themeColor="text1"/>
          </w:rPr>
          <w:t xml:space="preserve"> would be necessary</w:t>
        </w:r>
      </w:ins>
      <w:r w:rsidR="00CB623C" w:rsidRPr="009F1439">
        <w:rPr>
          <w:color w:val="000000" w:themeColor="text1"/>
        </w:rPr>
        <w:t>.</w:t>
      </w:r>
      <w:ins w:id="630" w:author="Nguyen, Huong T [AGRON] [2]" w:date="2022-07-28T15:59:00Z">
        <w:r w:rsidR="00C124DA">
          <w:rPr>
            <w:color w:val="000000" w:themeColor="text1"/>
          </w:rPr>
          <w:t xml:space="preserve">  </w:t>
        </w:r>
      </w:ins>
    </w:p>
    <w:p w14:paraId="366AD8AF" w14:textId="25AD8D3A" w:rsidR="0009272F" w:rsidRPr="009F1439" w:rsidRDefault="0009272F" w:rsidP="00F05379">
      <w:pPr>
        <w:pStyle w:val="BodyText"/>
        <w:spacing w:line="480" w:lineRule="auto"/>
        <w:rPr>
          <w:color w:val="000000" w:themeColor="text1"/>
        </w:rPr>
      </w:pPr>
      <w:ins w:id="631" w:author="Nguyen, Huong T [AGRON]" w:date="2022-08-02T00:11:00Z">
        <w:r>
          <w:rPr>
            <w:color w:val="000000" w:themeColor="text1"/>
          </w:rPr>
          <w:lastRenderedPageBreak/>
          <w:t>Similarly, as waterhemp mature plant densit</w:t>
        </w:r>
      </w:ins>
      <w:ins w:id="632" w:author="Nguyen, Huong T [AGRON]" w:date="2022-08-02T00:14:00Z">
        <w:r>
          <w:rPr>
            <w:color w:val="000000" w:themeColor="text1"/>
          </w:rPr>
          <w:t>ies</w:t>
        </w:r>
      </w:ins>
      <w:ins w:id="633" w:author="Nguyen, Huong T [AGRON]" w:date="2022-08-02T00:11:00Z">
        <w:r>
          <w:rPr>
            <w:color w:val="000000" w:themeColor="text1"/>
          </w:rPr>
          <w:t xml:space="preserve"> w</w:t>
        </w:r>
      </w:ins>
      <w:ins w:id="634" w:author="Nguyen, Huong T [AGRON]" w:date="2022-08-02T00:14:00Z">
        <w:r>
          <w:rPr>
            <w:color w:val="000000" w:themeColor="text1"/>
          </w:rPr>
          <w:t>ere</w:t>
        </w:r>
      </w:ins>
      <w:ins w:id="635" w:author="Nguyen, Huong T [AGRON]" w:date="2022-08-02T00:11:00Z">
        <w:r>
          <w:rPr>
            <w:color w:val="000000" w:themeColor="text1"/>
          </w:rPr>
          <w:t xml:space="preserve"> manipulated for when weed control measures</w:t>
        </w:r>
      </w:ins>
      <w:ins w:id="636" w:author="Nguyen, Huong T [AGRON]" w:date="2022-08-02T00:12:00Z">
        <w:r>
          <w:rPr>
            <w:color w:val="000000" w:themeColor="text1"/>
          </w:rPr>
          <w:t xml:space="preserve"> would be feasible</w:t>
        </w:r>
      </w:ins>
      <w:ins w:id="637" w:author="Nguyen, Huong T [AGRON]" w:date="2022-08-02T00:15:00Z">
        <w:r w:rsidR="00A168BF">
          <w:rPr>
            <w:color w:val="000000" w:themeColor="text1"/>
          </w:rPr>
          <w:t xml:space="preserve"> in our experimen</w:t>
        </w:r>
      </w:ins>
      <w:ins w:id="638" w:author="Nguyen, Huong T [AGRON]" w:date="2022-08-02T00:16:00Z">
        <w:r w:rsidR="00A168BF">
          <w:rPr>
            <w:color w:val="000000" w:themeColor="text1"/>
          </w:rPr>
          <w:t>t design</w:t>
        </w:r>
      </w:ins>
      <w:ins w:id="639" w:author="Nguyen, Huong T [AGRON]" w:date="2022-08-02T00:12:00Z">
        <w:r>
          <w:rPr>
            <w:color w:val="000000" w:themeColor="text1"/>
          </w:rPr>
          <w:t xml:space="preserve"> (</w:t>
        </w:r>
      </w:ins>
      <w:ins w:id="640" w:author="Nguyen, Huong T [AGRON]" w:date="2022-08-02T00:13:00Z">
        <w:r>
          <w:rPr>
            <w:color w:val="000000" w:themeColor="text1"/>
          </w:rPr>
          <w:t xml:space="preserve">a few weeks after corn and soybean sowing, after </w:t>
        </w:r>
      </w:ins>
      <w:ins w:id="641" w:author="Nguyen, Huong T [AGRON]" w:date="2022-08-02T00:14:00Z">
        <w:r>
          <w:rPr>
            <w:color w:val="000000" w:themeColor="text1"/>
          </w:rPr>
          <w:t>oat harvest, or</w:t>
        </w:r>
      </w:ins>
      <w:ins w:id="642" w:author="Nguyen, Huong T [AGRON]" w:date="2022-08-02T00:15:00Z">
        <w:r>
          <w:rPr>
            <w:color w:val="000000" w:themeColor="text1"/>
          </w:rPr>
          <w:t xml:space="preserve"> alfalfa readiness and weather-</w:t>
        </w:r>
      </w:ins>
      <w:ins w:id="643" w:author="Nguyen, Huong T [AGRON]" w:date="2022-08-02T00:29:00Z">
        <w:r w:rsidR="003F4E40">
          <w:rPr>
            <w:color w:val="000000" w:themeColor="text1"/>
          </w:rPr>
          <w:t>permitting</w:t>
        </w:r>
      </w:ins>
      <w:ins w:id="644" w:author="Nguyen, Huong T [AGRON]" w:date="2022-08-02T00:15:00Z">
        <w:r>
          <w:rPr>
            <w:color w:val="000000" w:themeColor="text1"/>
          </w:rPr>
          <w:t xml:space="preserve"> hay cut</w:t>
        </w:r>
      </w:ins>
      <w:ins w:id="645" w:author="Nguyen, Huong T [AGRON]" w:date="2022-08-02T00:12:00Z">
        <w:r>
          <w:rPr>
            <w:color w:val="000000" w:themeColor="text1"/>
          </w:rPr>
          <w:t>)</w:t>
        </w:r>
      </w:ins>
      <w:ins w:id="646" w:author="Nguyen, Huong T [AGRON]" w:date="2022-08-02T00:15:00Z">
        <w:r w:rsidR="00A168BF">
          <w:rPr>
            <w:color w:val="000000" w:themeColor="text1"/>
          </w:rPr>
          <w:t xml:space="preserve">, </w:t>
        </w:r>
      </w:ins>
      <w:ins w:id="647" w:author="Nguyen, Huong T [AGRON]" w:date="2022-08-02T00:16:00Z">
        <w:r w:rsidR="00A168BF">
          <w:rPr>
            <w:color w:val="000000" w:themeColor="text1"/>
          </w:rPr>
          <w:t>it is implied</w:t>
        </w:r>
      </w:ins>
      <w:ins w:id="648" w:author="Nguyen, Huong T [AGRON]" w:date="2022-08-02T00:17:00Z">
        <w:r w:rsidR="00A168BF">
          <w:rPr>
            <w:color w:val="000000" w:themeColor="text1"/>
          </w:rPr>
          <w:t xml:space="preserve"> that effective and efficient weed management when </w:t>
        </w:r>
      </w:ins>
      <w:ins w:id="649" w:author="Nguyen, Huong T [AGRON]" w:date="2022-08-02T00:18:00Z">
        <w:r w:rsidR="00A168BF">
          <w:rPr>
            <w:color w:val="000000" w:themeColor="text1"/>
          </w:rPr>
          <w:t xml:space="preserve">possible was crucial to keep the population of concern from increasing. </w:t>
        </w:r>
      </w:ins>
      <w:ins w:id="650" w:author="Nguyen, Huong T [AGRON]" w:date="2022-08-02T00:25:00Z">
        <w:r w:rsidR="00EC541F">
          <w:rPr>
            <w:color w:val="000000" w:themeColor="text1"/>
          </w:rPr>
          <w:t xml:space="preserve">In our experiment, the </w:t>
        </w:r>
      </w:ins>
      <w:ins w:id="651" w:author="Nguyen, Huong T [AGRON]" w:date="2022-08-02T00:26:00Z">
        <w:r w:rsidR="0034609D">
          <w:rPr>
            <w:color w:val="000000" w:themeColor="text1"/>
          </w:rPr>
          <w:t xml:space="preserve">oat, red clover, and alfalfa in the </w:t>
        </w:r>
      </w:ins>
      <w:ins w:id="652" w:author="Nguyen, Huong T [AGRON]" w:date="2022-08-02T00:25:00Z">
        <w:r w:rsidR="00EC541F">
          <w:rPr>
            <w:color w:val="000000" w:themeColor="text1"/>
          </w:rPr>
          <w:t xml:space="preserve">3-year and 4-year rotations </w:t>
        </w:r>
      </w:ins>
      <w:ins w:id="653" w:author="Nguyen, Huong T [AGRON]" w:date="2022-08-02T00:28:00Z">
        <w:r w:rsidR="0034609D">
          <w:rPr>
            <w:color w:val="000000" w:themeColor="text1"/>
          </w:rPr>
          <w:t>allowed for more frequent physical weed control at</w:t>
        </w:r>
      </w:ins>
      <w:ins w:id="654" w:author="Nguyen, Huong T [AGRON]" w:date="2022-08-02T00:29:00Z">
        <w:r w:rsidR="0034609D">
          <w:rPr>
            <w:color w:val="000000" w:themeColor="text1"/>
          </w:rPr>
          <w:t xml:space="preserve"> stages that waterhemp could be most vulnerable to severe reproductive potential loss. </w:t>
        </w:r>
      </w:ins>
      <w:ins w:id="655" w:author="Nguyen, Huong T [AGRON]" w:date="2022-08-02T00:27:00Z">
        <w:r w:rsidR="0034609D">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656" w:name="appendix"/>
      <w:bookmarkEnd w:id="583"/>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657"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658" w:author="Nguyen, Huong T [AGRON] [2]"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proofErr w:type="spellStart"/>
      <w:r w:rsidRPr="009F1439">
        <w:rPr>
          <w:rStyle w:val="NormalTok"/>
          <w:color w:val="000000" w:themeColor="text1"/>
        </w:rPr>
        <w:t>AMATA_female_top_lm</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AMATA_total_viable_density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w:t>
      </w:r>
      <w:proofErr w:type="spellStart"/>
      <w:r w:rsidRPr="009F1439">
        <w:rPr>
          <w:rStyle w:val="NormalTok"/>
          <w:color w:val="000000" w:themeColor="text1"/>
        </w:rPr>
        <w:t>top_stratum_female</w:t>
      </w:r>
      <w:proofErr w:type="spellEnd"/>
      <w:r w:rsidRPr="009F1439">
        <w:rPr>
          <w:rStyle w:val="NormalTok"/>
          <w:color w:val="000000" w:themeColor="text1"/>
        </w:rPr>
        <w:t>)</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proofErr w:type="spellStart"/>
      <w:r w:rsidRPr="009F1439">
        <w:rPr>
          <w:rStyle w:val="NormalTok"/>
          <w:color w:val="000000" w:themeColor="text1"/>
        </w:rPr>
        <w:t>AMATA_female_top_emm_log</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emmeans</w:t>
      </w:r>
      <w:proofErr w:type="spellEnd"/>
      <w:r w:rsidRPr="009F1439">
        <w:rPr>
          <w:rStyle w:val="NormalTok"/>
          <w:color w:val="000000" w:themeColor="text1"/>
        </w:rPr>
        <w:t>(</w:t>
      </w:r>
      <w:proofErr w:type="spellStart"/>
      <w:r w:rsidRPr="009F1439">
        <w:rPr>
          <w:rStyle w:val="NormalTok"/>
          <w:color w:val="000000" w:themeColor="text1"/>
        </w:rPr>
        <w:t>AMATA_female_top_lm</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w:t>
      </w:r>
      <w:proofErr w:type="spellStart"/>
      <w:r w:rsidRPr="009F1439">
        <w:rPr>
          <w:rStyle w:val="StringTok"/>
          <w:color w:val="000000" w:themeColor="text1"/>
        </w:rPr>
        <w:t>Crop_ID</w:t>
      </w:r>
      <w:proofErr w:type="spellEnd"/>
      <w:r w:rsidRPr="009F1439">
        <w:rPr>
          <w:rStyle w:val="StringTok"/>
          <w:color w:val="000000" w:themeColor="text1"/>
        </w:rPr>
        <w:t>"</w:t>
      </w:r>
      <w:r w:rsidRPr="009F1439">
        <w:rPr>
          <w:rStyle w:val="NormalTok"/>
          <w:color w:val="000000" w:themeColor="text1"/>
        </w:rPr>
        <w:t xml:space="preserve"> , </w:t>
      </w:r>
      <w:r w:rsidRPr="009F1439">
        <w:rPr>
          <w:rStyle w:val="StringTok"/>
          <w:color w:val="000000" w:themeColor="text1"/>
        </w:rPr>
        <w:t>"</w:t>
      </w:r>
      <w:proofErr w:type="spellStart"/>
      <w:r w:rsidRPr="009F1439">
        <w:rPr>
          <w:rStyle w:val="StringTok"/>
          <w:color w:val="000000" w:themeColor="text1"/>
        </w:rPr>
        <w:t>Corn_weed_management</w:t>
      </w:r>
      <w:proofErr w:type="spellEnd"/>
      <w:r w:rsidRPr="009F1439">
        <w:rPr>
          <w:rStyle w:val="StringTok"/>
          <w:color w:val="000000" w:themeColor="text1"/>
        </w:rPr>
        <w:t>"</w:t>
      </w:r>
      <w:r w:rsidRPr="009F1439">
        <w:rPr>
          <w:rStyle w:val="NormalTok"/>
          <w:color w:val="000000" w:themeColor="text1"/>
        </w:rPr>
        <w:t>))</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w:t>
      </w:r>
      <w:proofErr w:type="spellStart"/>
      <w:r w:rsidRPr="009F1439">
        <w:rPr>
          <w:rStyle w:val="NormalTok"/>
          <w:color w:val="000000" w:themeColor="text1"/>
        </w:rPr>
        <w:t>AMATA_female_top_emm_log</w:t>
      </w:r>
      <w:proofErr w:type="spellEnd"/>
      <w:r w:rsidRPr="009F1439">
        <w:rPr>
          <w:rStyle w:val="NormalTok"/>
          <w:color w:val="000000" w:themeColor="text1"/>
        </w:rPr>
        <w:t xml:space="preserve">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51  14.638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1  51   0.998  0.3225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proofErr w:type="spellStart"/>
      <w:r w:rsidRPr="009F1439">
        <w:rPr>
          <w:rStyle w:val="NormalTok"/>
          <w:color w:val="000000" w:themeColor="text1"/>
        </w:rPr>
        <w:t>AMATA_female_bottom_lm</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AMATA_total_viable_density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w:t>
      </w:r>
      <w:proofErr w:type="spellStart"/>
      <w:r w:rsidRPr="009F1439">
        <w:rPr>
          <w:rStyle w:val="NormalTok"/>
          <w:color w:val="000000" w:themeColor="text1"/>
        </w:rPr>
        <w:t>bottom_stratum_female</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proofErr w:type="spellStart"/>
      <w:r w:rsidRPr="009F1439">
        <w:rPr>
          <w:rStyle w:val="NormalTok"/>
          <w:color w:val="000000" w:themeColor="text1"/>
        </w:rPr>
        <w:t>AMATA_female_bottom_emm_log</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emmeans</w:t>
      </w:r>
      <w:proofErr w:type="spellEnd"/>
      <w:r w:rsidRPr="009F1439">
        <w:rPr>
          <w:rStyle w:val="NormalTok"/>
          <w:color w:val="000000" w:themeColor="text1"/>
        </w:rPr>
        <w:t>(</w:t>
      </w:r>
      <w:proofErr w:type="spellStart"/>
      <w:r w:rsidRPr="009F1439">
        <w:rPr>
          <w:rStyle w:val="NormalTok"/>
          <w:color w:val="000000" w:themeColor="text1"/>
        </w:rPr>
        <w:t>AMATA_female_bottom_lm</w:t>
      </w:r>
      <w:proofErr w:type="spellEnd"/>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w:t>
      </w:r>
      <w:proofErr w:type="spellStart"/>
      <w:r w:rsidRPr="009F1439">
        <w:rPr>
          <w:rStyle w:val="StringTok"/>
          <w:color w:val="000000" w:themeColor="text1"/>
        </w:rPr>
        <w:t>Crop_ID</w:t>
      </w:r>
      <w:proofErr w:type="spellEnd"/>
      <w:r w:rsidRPr="009F1439">
        <w:rPr>
          <w:rStyle w:val="StringTok"/>
          <w:color w:val="000000" w:themeColor="text1"/>
        </w:rPr>
        <w:t>"</w:t>
      </w:r>
      <w:r w:rsidRPr="009F1439">
        <w:rPr>
          <w:rStyle w:val="NormalTok"/>
          <w:color w:val="000000" w:themeColor="text1"/>
        </w:rPr>
        <w:t xml:space="preserve"> , </w:t>
      </w:r>
      <w:r w:rsidRPr="009F1439">
        <w:rPr>
          <w:rStyle w:val="StringTok"/>
          <w:color w:val="000000" w:themeColor="text1"/>
        </w:rPr>
        <w:t>"</w:t>
      </w:r>
      <w:proofErr w:type="spellStart"/>
      <w:r w:rsidRPr="009F1439">
        <w:rPr>
          <w:rStyle w:val="StringTok"/>
          <w:color w:val="000000" w:themeColor="text1"/>
        </w:rPr>
        <w:t>Corn_weed_management</w:t>
      </w:r>
      <w:proofErr w:type="spellEnd"/>
      <w:r w:rsidRPr="009F1439">
        <w:rPr>
          <w:rStyle w:val="StringTok"/>
          <w:color w:val="000000" w:themeColor="text1"/>
        </w:rPr>
        <w:t>"</w:t>
      </w:r>
      <w:r w:rsidRPr="009F1439">
        <w:rPr>
          <w:rStyle w:val="NormalTok"/>
          <w:color w:val="000000" w:themeColor="text1"/>
        </w:rPr>
        <w:t>))</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w:t>
      </w:r>
      <w:proofErr w:type="spellStart"/>
      <w:r w:rsidRPr="009F1439">
        <w:rPr>
          <w:rStyle w:val="NormalTok"/>
          <w:color w:val="000000" w:themeColor="text1"/>
        </w:rPr>
        <w:t>AMATA_female_bottom_emm_log</w:t>
      </w:r>
      <w:proofErr w:type="spellEnd"/>
      <w:r w:rsidRPr="009F1439">
        <w:rPr>
          <w:rStyle w:val="NormalTok"/>
          <w:color w:val="000000" w:themeColor="text1"/>
        </w:rPr>
        <w:t>)</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51   8.812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1  51   0.482  0.4908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659" w:author="Nguyen, Huong T [AGRON] [2]" w:date="2022-07-28T15:48:00Z">
          <w:pPr>
            <w:pStyle w:val="Heading3"/>
            <w:spacing w:line="480" w:lineRule="auto"/>
          </w:pPr>
        </w:pPrChange>
      </w:pPr>
      <w:bookmarkStart w:id="660" w:name="seedbank-density-from-2014-through-2019"/>
      <w:bookmarkEnd w:id="657"/>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661" w:author="Nguyen, Huong T [AGRON] [2]" w:date="2022-07-28T15:48:00Z">
          <w:pPr>
            <w:pStyle w:val="Heading3"/>
            <w:spacing w:line="480" w:lineRule="auto"/>
          </w:pPr>
        </w:pPrChange>
      </w:pPr>
      <w:bookmarkStart w:id="662" w:name="Xdc78b3fcbf6883be4bb7a1747584a1c7480e9b4"/>
      <w:bookmarkEnd w:id="660"/>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gls</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proofErr w:type="spellStart"/>
      <w:r w:rsidRPr="009F1439">
        <w:rPr>
          <w:rStyle w:val="FunctionTok"/>
          <w:color w:val="000000" w:themeColor="text1"/>
        </w:rPr>
        <w:t>corCompSymm</w:t>
      </w:r>
      <w:proofErr w:type="spellEnd"/>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bt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proofErr w:type="spellStart"/>
      <w:r w:rsidRPr="009F1439">
        <w:rPr>
          <w:rStyle w:val="FunctionTok"/>
          <w:color w:val="000000" w:themeColor="text1"/>
        </w:rPr>
        <w:t>varIdent</w:t>
      </w:r>
      <w:proofErr w:type="spellEnd"/>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proofErr w:type="spellStart"/>
      <w:r w:rsidRPr="009F1439">
        <w:rPr>
          <w:rStyle w:val="FunctionTok"/>
          <w:color w:val="000000" w:themeColor="text1"/>
        </w:rPr>
        <w:t>joint_tests</w:t>
      </w:r>
      <w:proofErr w:type="spellEnd"/>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54.23 222.641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8 68.42   0.956  0.4772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Crop_ID:Cohort</w:t>
      </w:r>
      <w:proofErr w:type="spellEnd"/>
      <w:r w:rsidRPr="009F1439">
        <w:rPr>
          <w:rStyle w:val="VerbatimChar"/>
          <w:color w:val="000000" w:themeColor="text1"/>
        </w:rPr>
        <w:t xml:space="preserve">                40 75.61  46.683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Corn_weed_management:Cohort</w:t>
      </w:r>
      <w:proofErr w:type="spellEnd"/>
      <w:r w:rsidRPr="009F1439">
        <w:rPr>
          <w:rStyle w:val="VerbatimChar"/>
          <w:color w:val="000000" w:themeColor="text1"/>
        </w:rPr>
        <w:t xml:space="preserve">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gls</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cohort_female_Seedling_density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w:t>
      </w:r>
      <w:proofErr w:type="spellStart"/>
      <w:r w:rsidRPr="009F1439">
        <w:rPr>
          <w:rStyle w:val="NormalTok"/>
          <w:color w:val="000000" w:themeColor="text1"/>
        </w:rPr>
        <w:t>Crop_ID</w:t>
      </w:r>
      <w:proofErr w:type="spellEnd"/>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proofErr w:type="spellStart"/>
      <w:r w:rsidRPr="009F1439">
        <w:rPr>
          <w:rStyle w:val="FunctionTok"/>
          <w:color w:val="000000" w:themeColor="text1"/>
        </w:rPr>
        <w:t>corCompSymm</w:t>
      </w:r>
      <w:proofErr w:type="spellEnd"/>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bt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proofErr w:type="spellStart"/>
      <w:r w:rsidRPr="009F1439">
        <w:rPr>
          <w:rStyle w:val="FunctionTok"/>
          <w:color w:val="000000" w:themeColor="text1"/>
        </w:rPr>
        <w:t>varIdent</w:t>
      </w:r>
      <w:proofErr w:type="spellEnd"/>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proofErr w:type="spellStart"/>
      <w:r w:rsidRPr="009F1439">
        <w:rPr>
          <w:rStyle w:val="FunctionTok"/>
          <w:color w:val="000000" w:themeColor="text1"/>
        </w:rPr>
        <w:t>joint_tests</w:t>
      </w:r>
      <w:proofErr w:type="spellEnd"/>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57.25   9.890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65.97   5.920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Crop_ID:Cohort</w:t>
      </w:r>
      <w:proofErr w:type="spellEnd"/>
      <w:r w:rsidRPr="009F1439">
        <w:rPr>
          <w:rStyle w:val="VerbatimChar"/>
          <w:color w:val="000000" w:themeColor="text1"/>
        </w:rPr>
        <w:t xml:space="preserve">                40 66.34  11.498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Corn_weed_management:Cohort</w:t>
      </w:r>
      <w:proofErr w:type="spellEnd"/>
      <w:r w:rsidRPr="009F1439">
        <w:rPr>
          <w:rStyle w:val="VerbatimChar"/>
          <w:color w:val="000000" w:themeColor="text1"/>
        </w:rPr>
        <w:t xml:space="preserve">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proofErr w:type="spellStart"/>
      <w:r w:rsidRPr="009F1439">
        <w:rPr>
          <w:rStyle w:val="NormalTok"/>
          <w:color w:val="000000" w:themeColor="text1"/>
        </w:rPr>
        <w:t>Julian_day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1  61   0.000  1.0000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Crop:Corn_weed_management</w:t>
      </w:r>
      <w:proofErr w:type="spellEnd"/>
      <w:r w:rsidRPr="009F1439">
        <w:rPr>
          <w:rStyle w:val="VerbatimChar"/>
          <w:color w:val="000000" w:themeColor="text1"/>
        </w:rPr>
        <w:t xml:space="preserve">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proofErr w:type="spellStart"/>
      <w:r w:rsidRPr="009F1439">
        <w:rPr>
          <w:rStyle w:val="NormalTok"/>
          <w:color w:val="000000" w:themeColor="text1"/>
        </w:rPr>
        <w:t>Julian_day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1  61     0.000  1.0000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Crop:Corn_weed_management</w:t>
      </w:r>
      <w:proofErr w:type="spellEnd"/>
      <w:r w:rsidRPr="009F1439">
        <w:rPr>
          <w:rStyle w:val="VerbatimChar"/>
          <w:color w:val="000000" w:themeColor="text1"/>
        </w:rPr>
        <w:t xml:space="preserve">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5"/>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663" w:author="Nguyen, Huong T [AGRON] [2]" w:date="2022-07-28T15:48:00Z">
          <w:pPr>
            <w:pStyle w:val="Heading3"/>
            <w:spacing w:line="480" w:lineRule="auto"/>
          </w:pPr>
        </w:pPrChange>
      </w:pPr>
      <w:bookmarkStart w:id="664" w:name="female-survival-rate-by-cohort"/>
      <w:bookmarkEnd w:id="662"/>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665" w:name="matrix-assembly"/>
      <w:bookmarkEnd w:id="664"/>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xml:space="preserve">- </w:t>
      </w:r>
      <w:proofErr w:type="spellStart"/>
      <w:r w:rsidRPr="009F1439">
        <w:rPr>
          <w:color w:val="000000" w:themeColor="text1"/>
        </w:rPr>
        <w:t>s_t</w:t>
      </w:r>
      <w:proofErr w:type="spellEnd"/>
      <w:r w:rsidRPr="009F1439">
        <w:rPr>
          <w:color w:val="000000" w:themeColor="text1"/>
        </w:rPr>
        <w:t>: seed at the top stratum (0 - 2 cm),</w:t>
      </w:r>
      <w:r w:rsidRPr="009F1439">
        <w:rPr>
          <w:color w:val="000000" w:themeColor="text1"/>
        </w:rPr>
        <w:br/>
        <w:t xml:space="preserve">- </w:t>
      </w:r>
      <w:proofErr w:type="spellStart"/>
      <w:r w:rsidRPr="009F1439">
        <w:rPr>
          <w:color w:val="000000" w:themeColor="text1"/>
        </w:rPr>
        <w:t>s_b</w:t>
      </w:r>
      <w:proofErr w:type="spellEnd"/>
      <w:r w:rsidRPr="009F1439">
        <w:rPr>
          <w:color w:val="000000" w:themeColor="text1"/>
        </w:rPr>
        <w:t>: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666" w:author="Nguyen, Huong T [AGRON] [2]" w:date="2022-07-28T15:48:00Z">
          <w:pPr>
            <w:pStyle w:val="Heading4"/>
            <w:spacing w:line="480" w:lineRule="auto"/>
          </w:pPr>
        </w:pPrChange>
      </w:pPr>
      <w:bookmarkStart w:id="667" w:name="published-literature-data"/>
      <w:r w:rsidRPr="009F1439">
        <w:t xml:space="preserve">Published </w:t>
      </w:r>
      <w:r w:rsidRPr="00C124DA">
        <w:rPr>
          <w:rPrChange w:id="668" w:author="Nguyen, Huong T [AGRON] [2]"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669"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The original matrices in Spokas et al. (2007) were resized to 2 x 2 by summing over all the elements within each of the four sections, i.e., top left 2 x 2, bottom left 18 x 2, top right 2 x 18, and 18x18, and divide each of the </w:t>
      </w:r>
      <w:proofErr w:type="spellStart"/>
      <w:r w:rsidRPr="009F1439">
        <w:rPr>
          <w:color w:val="000000" w:themeColor="text1"/>
        </w:rPr>
        <w:t>i</w:t>
      </w:r>
      <w:proofErr w:type="spellEnd"/>
      <w:r w:rsidRPr="009F1439">
        <w:rPr>
          <w:color w:val="000000" w:themeColor="text1"/>
        </w:rPr>
        <w:t xml:space="preserve"> x 2 summations by the summation of the 20 x 2 left section, and each of the </w:t>
      </w:r>
      <w:proofErr w:type="spellStart"/>
      <w:r w:rsidRPr="009F1439">
        <w:rPr>
          <w:color w:val="000000" w:themeColor="text1"/>
        </w:rPr>
        <w:t>i</w:t>
      </w:r>
      <w:proofErr w:type="spellEnd"/>
      <w:r w:rsidRPr="009F1439">
        <w:rPr>
          <w:color w:val="000000" w:themeColor="text1"/>
        </w:rPr>
        <w:t xml:space="preserve">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670" w:name="X185207a0d58b38e048cbd72eec73724706b4f10"/>
      <w:bookmarkEnd w:id="669"/>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671" w:name="X5af0c29dd0db1fad40095958aeca28a7bb63d51"/>
      <w:bookmarkEnd w:id="670"/>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672" w:name="overwinter-survival"/>
      <w:bookmarkEnd w:id="671"/>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673" w:name="empirically-measured-data"/>
      <w:bookmarkEnd w:id="667"/>
      <w:bookmarkEnd w:id="672"/>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674"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proofErr w:type="gramStart"/>
      <w:r w:rsidRPr="009F1439">
        <w:rPr>
          <w:i/>
          <w:iCs/>
          <w:color w:val="000000" w:themeColor="text1"/>
        </w:rPr>
        <w:t>Post-harvest</w:t>
      </w:r>
      <w:proofErr w:type="gramEnd"/>
      <w:r w:rsidRPr="009F1439">
        <w:rPr>
          <w:i/>
          <w:iCs/>
          <w:color w:val="000000" w:themeColor="text1"/>
        </w:rPr>
        <w:t xml:space="preserve">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proofErr w:type="gramStart"/>
      <w:r w:rsidR="008118B2" w:rsidRPr="009F1439">
        <w:rPr>
          <w:color w:val="000000" w:themeColor="text1"/>
        </w:rPr>
        <w:t>the</w:t>
      </w:r>
      <w:r w:rsidRPr="009F1439">
        <w:rPr>
          <w:color w:val="000000" w:themeColor="text1"/>
        </w:rPr>
        <w:t>e</w:t>
      </w:r>
      <w:proofErr w:type="gramEnd"/>
      <w:r w:rsidRPr="009F1439">
        <w:rPr>
          <w:color w:val="000000" w:themeColor="text1"/>
        </w:rPr>
        <w:t xml:space="preserv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w:t>
      </w:r>
      <w:proofErr w:type="gramStart"/>
      <w:r w:rsidRPr="009F1439">
        <w:rPr>
          <w:color w:val="000000" w:themeColor="text1"/>
        </w:rPr>
        <w:t>top soil</w:t>
      </w:r>
      <w:proofErr w:type="gramEnd"/>
      <w:r w:rsidRPr="009F1439">
        <w:rPr>
          <w:color w:val="000000" w:themeColor="text1"/>
        </w:rPr>
        <w:t xml:space="preserve">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0.56527   0      0      0      0      0      0      0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0.61054   0      0      0      0      0      0      0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0.99758   0      0      0      0      0      0      0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0.98906   0      0      0      0      0      0      0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0.99269   0      0      0      0      0      0      0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0.97022   0      0      0      0      0      0      0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0.94130   0      0      0      0      0      0      0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0.80031   0      0      0      0      0      0      0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0.99691   0      0      0      0      0      0      0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0.99662   0      0      0      0      0      0      0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0.99906   0      0      0      0      0      0      0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0.99904   0      0      0      0      0      0      0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0.93632   0      0      0      0      0      0      0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0.97522   0      0      0      0      0      0      0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0.96263   0      0      0      0      0      0      0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0.97661   0      0      0      0      0      0      0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0.99896   0      0      0      0      0      0      0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0.99893   0      0      0      0      0      0      0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675" w:name="plant-fecundity"/>
      <w:bookmarkEnd w:id="674"/>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1   0   11.8   5.36    3.4   2.13    1.3   0.64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1   0   6.22   3.21   2.26   1.65    1.3   0.88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1   0 3518.59 615.17 231.49  99.53  29.99   7.69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1   0 242.93  22.54  12.03   6.81    3.9      2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1   0 685.16 120.67  37.61  19.81   7.85   2.39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1   0 105.88  48.51  31.41  24.87  20.11  15.01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1   0 980.71 643.78  70.33  48.66   6.55   3.09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1   0 1431.88 969.28 227.07 123.04  38.59   0.98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1   0 385.14 110.44  57.49  29.61   14.7   3.94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1   0 334.33 202.25 147.01 116.24  86.41  52.36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1   0 606.39 163.51  81.36  47.65  23.06   8.76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1   0 963.95 223.23 120.21  69.43  29.84  13.56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1   0   1.32      0      0      0      0      0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1   0   6.99      0      0      0      0      0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1   0    8.5      0      0      0      0      0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1   0   0.06      0      0      0      0      0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1   0  35.45      0      0      0      0      0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1   0  30.96      0      0      0      0      0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1   0 460.33  14.67      1  13.25   1.25   4.25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1   0  10.67   8.25   9.25    2.5    0.5   1.25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1   0 36077.33 15592.33 6958.8 6298.6 2192.13    272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1   0 84140.39 3127.22 897.67 506.33 224.17  34.83</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1   0 21662.67 7965.78 3138.78 166.33 271.33  75.25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1   0 292.33 517.33 207.25    144   35.5  51.25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1   0 93672.33   7124 18026.33    722 500.67 272.67</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1   0 6139.56   2349  830.5 164.75  52.25  18.75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1   0 3353.67 849.25 424.75    218 123.25   79.6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1   0    658  236.6  307.8  205.6  161.2    105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1   0 3696.56   1021    267    227    363  65.25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1   0 3361.56 2109.44  891.5  722.5 432.25 154.75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1   0 47226.33  36547 24963.5 18982.89 6499.89 1756.22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1   0 54736.67  78894 55179.33 21709.5 5373.67 1397.67</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1   0 1249255 702469.2 251112.9 62278.67 52229.92 63615.4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1   0 682268.7 163529.3 111944.6 31397.89 27976.67 5621.89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1   0 287288.8 101940.4 38300.5 7487.5 5401.83 18928.92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1   0  41160  14720  25259  18228 6427.83 4673.56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676" w:name="simulation-1"/>
      <w:bookmarkStart w:id="677" w:name="references"/>
      <w:bookmarkEnd w:id="188"/>
      <w:bookmarkEnd w:id="656"/>
      <w:bookmarkEnd w:id="665"/>
      <w:bookmarkEnd w:id="673"/>
      <w:bookmarkEnd w:id="675"/>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676"/>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678" w:name="ref-buhlerEmergencePersistenceSeed2001"/>
      <w:bookmarkStart w:id="679" w:name="refs"/>
      <w:r w:rsidRPr="009F1439">
        <w:rPr>
          <w:color w:val="000000" w:themeColor="text1"/>
        </w:rPr>
        <w:t xml:space="preserve">Buhler, D. D., and Hartzler, R. G. (2001). Emergence and persistence of seed of velvetleaf, common waterhemp, woolly </w:t>
      </w:r>
      <w:proofErr w:type="spellStart"/>
      <w:r w:rsidRPr="009F1439">
        <w:rPr>
          <w:color w:val="000000" w:themeColor="text1"/>
        </w:rPr>
        <w:t>cupgrass</w:t>
      </w:r>
      <w:proofErr w:type="spellEnd"/>
      <w:r w:rsidRPr="009F1439">
        <w:rPr>
          <w:color w:val="000000" w:themeColor="text1"/>
        </w:rPr>
        <w:t xml:space="preserve">,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6">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680" w:name="ref-burnsideSeedLongevity411996"/>
      <w:bookmarkEnd w:id="678"/>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681" w:name="ref-caswellMatrixPopulationModels2001"/>
      <w:bookmarkEnd w:id="680"/>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682" w:name="ref-costeaBiologyInvasiveAlien2005"/>
      <w:bookmarkEnd w:id="681"/>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7">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683" w:name="ref-cousensDynamicsWeedPopulations1995"/>
      <w:bookmarkEnd w:id="682"/>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8">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684" w:name="ref-cousensModelEffectsCultivation1990"/>
      <w:bookmarkEnd w:id="683"/>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9">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685" w:name="ref-davisWeedSeedPools2008"/>
      <w:bookmarkEnd w:id="684"/>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30">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686" w:name="ref-davisCroppingSystemEffects2002"/>
      <w:bookmarkEnd w:id="685"/>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31">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687" w:name="Xc8e6bf8227d4849548aebee73db74b69ed93d74"/>
      <w:bookmarkEnd w:id="686"/>
      <w:r w:rsidRPr="009F1439">
        <w:rPr>
          <w:color w:val="000000" w:themeColor="text1"/>
        </w:rPr>
        <w:lastRenderedPageBreak/>
        <w:t xml:space="preserve">Davis, A. S., Cardina, J., </w:t>
      </w:r>
      <w:proofErr w:type="spellStart"/>
      <w:r w:rsidRPr="009F1439">
        <w:rPr>
          <w:color w:val="000000" w:themeColor="text1"/>
        </w:rPr>
        <w:t>Forcella</w:t>
      </w:r>
      <w:proofErr w:type="spellEnd"/>
      <w:r w:rsidRPr="009F1439">
        <w:rPr>
          <w:color w:val="000000" w:themeColor="text1"/>
        </w:rPr>
        <w:t xml:space="preserve">, F., Johnson, G. A., </w:t>
      </w:r>
      <w:proofErr w:type="spellStart"/>
      <w:r w:rsidRPr="009F1439">
        <w:rPr>
          <w:color w:val="000000" w:themeColor="text1"/>
        </w:rPr>
        <w:t>Kegode</w:t>
      </w:r>
      <w:proofErr w:type="spellEnd"/>
      <w:r w:rsidRPr="009F1439">
        <w:rPr>
          <w:color w:val="000000" w:themeColor="text1"/>
        </w:rPr>
        <w:t xml:space="preserve">, G., Lindquist, J. L., </w:t>
      </w:r>
      <w:proofErr w:type="spellStart"/>
      <w:r w:rsidRPr="009F1439">
        <w:rPr>
          <w:color w:val="000000" w:themeColor="text1"/>
        </w:rPr>
        <w:t>Luschei</w:t>
      </w:r>
      <w:proofErr w:type="spellEnd"/>
      <w:r w:rsidRPr="009F1439">
        <w:rPr>
          <w:color w:val="000000" w:themeColor="text1"/>
        </w:rPr>
        <w:t xml:space="preserve">,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32">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688" w:name="ref-davisCroppingSystemEffects2003"/>
      <w:bookmarkEnd w:id="687"/>
      <w:r w:rsidRPr="009F1439">
        <w:rPr>
          <w:color w:val="000000" w:themeColor="text1"/>
        </w:rPr>
        <w:t>Davis, A. S., and Liebman, M. (2003). Cropping system effects on giant foxtail (</w:t>
      </w:r>
      <w:proofErr w:type="spellStart"/>
      <w:r w:rsidRPr="009F1439">
        <w:rPr>
          <w:i/>
          <w:iCs/>
          <w:color w:val="000000" w:themeColor="text1"/>
        </w:rPr>
        <w:t>Setaria</w:t>
      </w:r>
      <w:proofErr w:type="spellEnd"/>
      <w:r w:rsidRPr="009F1439">
        <w:rPr>
          <w:i/>
          <w:iCs/>
          <w:color w:val="000000" w:themeColor="text1"/>
        </w:rPr>
        <w:t xml:space="preserve"> </w:t>
      </w:r>
      <w:proofErr w:type="spellStart"/>
      <w:r w:rsidRPr="009F1439">
        <w:rPr>
          <w:i/>
          <w:iCs/>
          <w:color w:val="000000" w:themeColor="text1"/>
        </w:rPr>
        <w:t>faberi</w:t>
      </w:r>
      <w:proofErr w:type="spellEnd"/>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3">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689" w:name="ref-davisInfluenceSeedDepth2007"/>
      <w:bookmarkEnd w:id="688"/>
      <w:r w:rsidRPr="009F1439">
        <w:rPr>
          <w:color w:val="000000" w:themeColor="text1"/>
        </w:rPr>
        <w:t xml:space="preserve">Davis, A. S., and Renner, K. A. (2007). Influence of seed depth and pathogens on fatal germination of velvetleaf (Abutilon </w:t>
      </w:r>
      <w:proofErr w:type="spellStart"/>
      <w:r w:rsidRPr="009F1439">
        <w:rPr>
          <w:color w:val="000000" w:themeColor="text1"/>
        </w:rPr>
        <w:t>theophrasti</w:t>
      </w:r>
      <w:proofErr w:type="spellEnd"/>
      <w:r w:rsidRPr="009F1439">
        <w:rPr>
          <w:color w:val="000000" w:themeColor="text1"/>
        </w:rPr>
        <w:t>) and giant foxtail (</w:t>
      </w:r>
      <w:proofErr w:type="spellStart"/>
      <w:r w:rsidRPr="009F1439">
        <w:rPr>
          <w:color w:val="000000" w:themeColor="text1"/>
        </w:rPr>
        <w:t>Setaria</w:t>
      </w:r>
      <w:proofErr w:type="spellEnd"/>
      <w:r w:rsidRPr="009F1439">
        <w:rPr>
          <w:color w:val="000000" w:themeColor="text1"/>
        </w:rPr>
        <w:t xml:space="preserve"> </w:t>
      </w:r>
      <w:proofErr w:type="spellStart"/>
      <w:r w:rsidRPr="009F1439">
        <w:rPr>
          <w:color w:val="000000" w:themeColor="text1"/>
        </w:rPr>
        <w:t>faberi</w:t>
      </w:r>
      <w:proofErr w:type="spellEnd"/>
      <w:r w:rsidRPr="009F1439">
        <w:rPr>
          <w:color w:val="000000" w:themeColor="text1"/>
        </w:rPr>
        <w:t xml:space="preserve">).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4">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690" w:name="ref-hartzlerEffectCommonWaterhemp2004"/>
      <w:bookmarkEnd w:id="689"/>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5">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691" w:name="ref-heneghanGrowthDevelopmentFive2017"/>
      <w:bookmarkEnd w:id="690"/>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6">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692" w:name="X7441e3eafbdf51db39ed9bae69f4918976635f6"/>
      <w:bookmarkEnd w:id="691"/>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7">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693" w:name="ref-korresSeedbankPersistencePalmer2018"/>
      <w:bookmarkEnd w:id="692"/>
      <w:r w:rsidRPr="009F1439">
        <w:rPr>
          <w:color w:val="000000" w:themeColor="text1"/>
        </w:rPr>
        <w:t xml:space="preserve">Korres, N. E., Norsworthy, J. K., Young, B. G., Reynolds, D. B., Johnson, W. G., Conley, S. P., </w:t>
      </w:r>
      <w:proofErr w:type="spellStart"/>
      <w:r w:rsidRPr="009F1439">
        <w:rPr>
          <w:color w:val="000000" w:themeColor="text1"/>
        </w:rPr>
        <w:t>Smeda</w:t>
      </w:r>
      <w:proofErr w:type="spellEnd"/>
      <w:r w:rsidRPr="009F1439">
        <w:rPr>
          <w:color w:val="000000" w:themeColor="text1"/>
        </w:rPr>
        <w:t xml:space="preserve">, R. J., Mueller, T. C., </w:t>
      </w:r>
      <w:proofErr w:type="spellStart"/>
      <w:r w:rsidRPr="009F1439">
        <w:rPr>
          <w:color w:val="000000" w:themeColor="text1"/>
        </w:rPr>
        <w:t>Spaunhorst</w:t>
      </w:r>
      <w:proofErr w:type="spellEnd"/>
      <w:r w:rsidRPr="009F1439">
        <w:rPr>
          <w:color w:val="000000" w:themeColor="text1"/>
        </w:rPr>
        <w:t xml:space="preserve">, D. J., Gage, K. L., </w:t>
      </w:r>
      <w:proofErr w:type="spellStart"/>
      <w:r w:rsidRPr="009F1439">
        <w:rPr>
          <w:color w:val="000000" w:themeColor="text1"/>
        </w:rPr>
        <w:t>Loux</w:t>
      </w:r>
      <w:proofErr w:type="spellEnd"/>
      <w:r w:rsidRPr="009F1439">
        <w:rPr>
          <w:color w:val="000000" w:themeColor="text1"/>
        </w:rPr>
        <w:t xml:space="preserve">,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8">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694" w:name="ref-leslieUseMatricesCertain1945"/>
      <w:bookmarkEnd w:id="693"/>
      <w:r w:rsidRPr="009F1439">
        <w:rPr>
          <w:color w:val="000000" w:themeColor="text1"/>
        </w:rPr>
        <w:t xml:space="preserve">Leslie, P. H. (1945). On the use of matrices in certain population mathematics. </w:t>
      </w:r>
      <w:proofErr w:type="spellStart"/>
      <w:r w:rsidRPr="009F1439">
        <w:rPr>
          <w:i/>
          <w:iCs/>
          <w:color w:val="000000" w:themeColor="text1"/>
        </w:rPr>
        <w:t>Biometrika</w:t>
      </w:r>
      <w:proofErr w:type="spellEnd"/>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9">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695" w:name="ref-liuPollenBiologyDispersal2012"/>
      <w:bookmarkEnd w:id="694"/>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40">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696" w:name="X496882e430c223ae1bb8ffdf3f8f3a1f5691e52"/>
      <w:bookmarkEnd w:id="695"/>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41">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697" w:name="X7723847c6d02b7eb8860381177e74df7d23e698"/>
      <w:bookmarkEnd w:id="696"/>
      <w:r w:rsidRPr="009F1439">
        <w:rPr>
          <w:color w:val="000000" w:themeColor="text1"/>
        </w:rPr>
        <w:t xml:space="preserve">Montgomery, J. S., </w:t>
      </w:r>
      <w:proofErr w:type="spellStart"/>
      <w:r w:rsidRPr="009F1439">
        <w:rPr>
          <w:color w:val="000000" w:themeColor="text1"/>
        </w:rPr>
        <w:t>Sadeque</w:t>
      </w:r>
      <w:proofErr w:type="spellEnd"/>
      <w:r w:rsidRPr="009F1439">
        <w:rPr>
          <w:color w:val="000000" w:themeColor="text1"/>
        </w:rPr>
        <w:t>,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42">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698" w:name="ref-nguyenImpactCroppingSystem2022"/>
      <w:bookmarkEnd w:id="697"/>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3">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699" w:name="ref-nguyenWeedCommunityComposition2022"/>
      <w:bookmarkEnd w:id="698"/>
      <w:r w:rsidRPr="009F1439">
        <w:rPr>
          <w:color w:val="000000" w:themeColor="text1"/>
        </w:rPr>
        <w:t xml:space="preserve">Nguyen, H. T. X., and Liebman, M. (2022b). Weed community composition in simple and more diverse cropping systems. </w:t>
      </w:r>
      <w:r w:rsidRPr="009F1439">
        <w:rPr>
          <w:i/>
          <w:iCs/>
          <w:color w:val="000000" w:themeColor="text1"/>
        </w:rPr>
        <w:t xml:space="preserve">Front. </w:t>
      </w:r>
      <w:proofErr w:type="spellStart"/>
      <w:r w:rsidRPr="009F1439">
        <w:rPr>
          <w:i/>
          <w:iCs/>
          <w:color w:val="000000" w:themeColor="text1"/>
        </w:rPr>
        <w:t>Agron</w:t>
      </w:r>
      <w:proofErr w:type="spellEnd"/>
      <w:r w:rsidRPr="009F1439">
        <w:rPr>
          <w:i/>
          <w:iCs/>
          <w:color w:val="000000" w:themeColor="text1"/>
        </w:rPr>
        <w:t>.</w:t>
      </w:r>
      <w:r w:rsidRPr="009F1439">
        <w:rPr>
          <w:color w:val="000000" w:themeColor="text1"/>
        </w:rPr>
        <w:t xml:space="preserve"> </w:t>
      </w:r>
      <w:hyperlink r:id="rId44">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700" w:name="ref-nordbyInfluenceCornCommon2004"/>
      <w:bookmarkEnd w:id="699"/>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5">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701" w:name="ref-princeBenchmarkStudyIV2012"/>
      <w:bookmarkEnd w:id="700"/>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6">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702" w:name="X2f09e2554680219c64dcb0fd3d04414c138691b"/>
      <w:bookmarkEnd w:id="701"/>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703" w:name="Xfccd3252c873b31fa4c42ed0514a224f6f1d493"/>
      <w:bookmarkEnd w:id="702"/>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7">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704" w:name="ref-spokasSeedChaserVerticalSoil2007"/>
      <w:bookmarkEnd w:id="703"/>
      <w:r w:rsidRPr="009F1439">
        <w:rPr>
          <w:color w:val="000000" w:themeColor="text1"/>
        </w:rPr>
        <w:t xml:space="preserve">Spokas, K., </w:t>
      </w:r>
      <w:proofErr w:type="spellStart"/>
      <w:r w:rsidRPr="009F1439">
        <w:rPr>
          <w:color w:val="000000" w:themeColor="text1"/>
        </w:rPr>
        <w:t>Forcella</w:t>
      </w:r>
      <w:proofErr w:type="spellEnd"/>
      <w:r w:rsidRPr="009F1439">
        <w:rPr>
          <w:color w:val="000000" w:themeColor="text1"/>
        </w:rPr>
        <w:t xml:space="preserve">, F., Archer, D., and </w:t>
      </w:r>
      <w:proofErr w:type="spellStart"/>
      <w:r w:rsidRPr="009F1439">
        <w:rPr>
          <w:color w:val="000000" w:themeColor="text1"/>
        </w:rPr>
        <w:t>Reicosky</w:t>
      </w:r>
      <w:proofErr w:type="spellEnd"/>
      <w:r w:rsidRPr="009F1439">
        <w:rPr>
          <w:color w:val="000000" w:themeColor="text1"/>
        </w:rPr>
        <w:t xml:space="preserve">,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8">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705" w:name="ref-steckelTillageCroppingSystem2007"/>
      <w:bookmarkEnd w:id="704"/>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9">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706" w:name="ref-stubbenPopbioConstructionAnalyse2020"/>
      <w:bookmarkEnd w:id="705"/>
      <w:r w:rsidRPr="009F1439">
        <w:rPr>
          <w:color w:val="000000" w:themeColor="text1"/>
        </w:rPr>
        <w:t xml:space="preserve">Stubben, C., Milligan, B., and Nantel, P. (2020). </w:t>
      </w:r>
      <w:r w:rsidRPr="009F1439">
        <w:rPr>
          <w:i/>
          <w:iCs/>
          <w:color w:val="000000" w:themeColor="text1"/>
        </w:rPr>
        <w:t xml:space="preserve">Popbio: Construction and </w:t>
      </w:r>
      <w:proofErr w:type="spellStart"/>
      <w:r w:rsidRPr="009F1439">
        <w:rPr>
          <w:i/>
          <w:iCs/>
          <w:color w:val="000000" w:themeColor="text1"/>
        </w:rPr>
        <w:t>analyse</w:t>
      </w:r>
      <w:proofErr w:type="spellEnd"/>
      <w:r w:rsidRPr="009F1439">
        <w:rPr>
          <w:i/>
          <w:iCs/>
          <w:color w:val="000000" w:themeColor="text1"/>
        </w:rPr>
        <w:t xml:space="preserv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707" w:name="X89ff8b2de900915a8aaa392ac5b55d5814d2a68"/>
      <w:bookmarkEnd w:id="706"/>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 xml:space="preserve">Pest </w:t>
      </w:r>
      <w:proofErr w:type="spellStart"/>
      <w:r w:rsidRPr="009F1439">
        <w:rPr>
          <w:i/>
          <w:iCs/>
          <w:color w:val="000000" w:themeColor="text1"/>
        </w:rPr>
        <w:t>Manag</w:t>
      </w:r>
      <w:proofErr w:type="spellEnd"/>
      <w:r w:rsidRPr="009F1439">
        <w:rPr>
          <w:i/>
          <w:iCs/>
          <w:color w:val="000000" w:themeColor="text1"/>
        </w:rPr>
        <w:t xml:space="preserve">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50">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708" w:name="ref-ullrichWeedPopulationDynamics2000"/>
      <w:bookmarkEnd w:id="707"/>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709" w:name="ref-werlePredictingEmergence232014"/>
      <w:bookmarkEnd w:id="708"/>
      <w:proofErr w:type="spellStart"/>
      <w:r w:rsidRPr="009F1439">
        <w:rPr>
          <w:color w:val="000000" w:themeColor="text1"/>
        </w:rPr>
        <w:t>Werle</w:t>
      </w:r>
      <w:proofErr w:type="spellEnd"/>
      <w:r w:rsidRPr="009F1439">
        <w:rPr>
          <w:color w:val="000000" w:themeColor="text1"/>
        </w:rPr>
        <w:t xml:space="preserve">, R., </w:t>
      </w:r>
      <w:proofErr w:type="spellStart"/>
      <w:r w:rsidRPr="009F1439">
        <w:rPr>
          <w:color w:val="000000" w:themeColor="text1"/>
        </w:rPr>
        <w:t>Sandell</w:t>
      </w:r>
      <w:proofErr w:type="spellEnd"/>
      <w:r w:rsidRPr="009F1439">
        <w:rPr>
          <w:color w:val="000000" w:themeColor="text1"/>
        </w:rPr>
        <w:t xml:space="preserve">,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51">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710" w:name="ref-yenishEffectsTillageVertical1992"/>
      <w:bookmarkEnd w:id="709"/>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677"/>
      <w:bookmarkEnd w:id="679"/>
      <w:bookmarkEnd w:id="710"/>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6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9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331"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358"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6E71" w14:textId="77777777" w:rsidR="00EF5CE1" w:rsidRDefault="00EF5CE1">
      <w:r>
        <w:separator/>
      </w:r>
    </w:p>
  </w:endnote>
  <w:endnote w:type="continuationSeparator" w:id="0">
    <w:p w14:paraId="7118B184" w14:textId="77777777" w:rsidR="00EF5CE1" w:rsidRDefault="00EF5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8CF1" w14:textId="77777777" w:rsidR="00EF5CE1" w:rsidRDefault="00EF5CE1">
      <w:r>
        <w:separator/>
      </w:r>
    </w:p>
  </w:footnote>
  <w:footnote w:type="continuationSeparator" w:id="0">
    <w:p w14:paraId="2F4D4EED" w14:textId="77777777" w:rsidR="00EF5CE1" w:rsidRDefault="00EF5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02129219">
    <w:abstractNumId w:val="0"/>
  </w:num>
  <w:num w:numId="2" w16cid:durableId="15269437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huong@iastate.edu::bd5f6439-b776-4316-9605-675ee5497388"/>
  </w15:person>
  <w15:person w15:author="Nguyen, Huong T [AGRON] [2]">
    <w15:presenceInfo w15:providerId="AD" w15:userId="S-1-5-21-1659004503-1450960922-1606980848-591684"/>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QUAaFdCrywAAAA="/>
  </w:docVars>
  <w:rsids>
    <w:rsidRoot w:val="005550BE"/>
    <w:rsid w:val="000137B3"/>
    <w:rsid w:val="000217FF"/>
    <w:rsid w:val="0002571F"/>
    <w:rsid w:val="00055A3F"/>
    <w:rsid w:val="00060478"/>
    <w:rsid w:val="000675DC"/>
    <w:rsid w:val="0007187E"/>
    <w:rsid w:val="0009272F"/>
    <w:rsid w:val="000B6B53"/>
    <w:rsid w:val="0011041D"/>
    <w:rsid w:val="001267CB"/>
    <w:rsid w:val="001402D1"/>
    <w:rsid w:val="00145918"/>
    <w:rsid w:val="00150044"/>
    <w:rsid w:val="00151E46"/>
    <w:rsid w:val="00157B83"/>
    <w:rsid w:val="001615AE"/>
    <w:rsid w:val="001653B8"/>
    <w:rsid w:val="00176107"/>
    <w:rsid w:val="001B5033"/>
    <w:rsid w:val="001C57D6"/>
    <w:rsid w:val="001D4FAD"/>
    <w:rsid w:val="00200ACC"/>
    <w:rsid w:val="0020197C"/>
    <w:rsid w:val="002272C1"/>
    <w:rsid w:val="0023625F"/>
    <w:rsid w:val="0024511E"/>
    <w:rsid w:val="0025281C"/>
    <w:rsid w:val="0026411A"/>
    <w:rsid w:val="00276C8F"/>
    <w:rsid w:val="00290706"/>
    <w:rsid w:val="002C6A79"/>
    <w:rsid w:val="002D46A5"/>
    <w:rsid w:val="0030128F"/>
    <w:rsid w:val="00301B19"/>
    <w:rsid w:val="0030514E"/>
    <w:rsid w:val="00314EC7"/>
    <w:rsid w:val="00334C2A"/>
    <w:rsid w:val="0034609D"/>
    <w:rsid w:val="00363F4A"/>
    <w:rsid w:val="00381406"/>
    <w:rsid w:val="0038669C"/>
    <w:rsid w:val="00395466"/>
    <w:rsid w:val="003A4CD6"/>
    <w:rsid w:val="003F22E8"/>
    <w:rsid w:val="003F4E40"/>
    <w:rsid w:val="003F5475"/>
    <w:rsid w:val="00431E53"/>
    <w:rsid w:val="004574BD"/>
    <w:rsid w:val="0048501F"/>
    <w:rsid w:val="004E09BB"/>
    <w:rsid w:val="004E792F"/>
    <w:rsid w:val="005137FD"/>
    <w:rsid w:val="00513D83"/>
    <w:rsid w:val="0052009F"/>
    <w:rsid w:val="00554DDC"/>
    <w:rsid w:val="005550BE"/>
    <w:rsid w:val="0055644F"/>
    <w:rsid w:val="00557275"/>
    <w:rsid w:val="00562C54"/>
    <w:rsid w:val="00563239"/>
    <w:rsid w:val="00574138"/>
    <w:rsid w:val="005767A2"/>
    <w:rsid w:val="00576EC2"/>
    <w:rsid w:val="005949CF"/>
    <w:rsid w:val="005A7298"/>
    <w:rsid w:val="005B5BBC"/>
    <w:rsid w:val="005B72B6"/>
    <w:rsid w:val="005C2AD9"/>
    <w:rsid w:val="005D7BB0"/>
    <w:rsid w:val="005D7BC8"/>
    <w:rsid w:val="005E3CBD"/>
    <w:rsid w:val="005F53BF"/>
    <w:rsid w:val="00617C34"/>
    <w:rsid w:val="006272BE"/>
    <w:rsid w:val="00631DDF"/>
    <w:rsid w:val="006435EC"/>
    <w:rsid w:val="00651658"/>
    <w:rsid w:val="00653C69"/>
    <w:rsid w:val="006551F5"/>
    <w:rsid w:val="00660A80"/>
    <w:rsid w:val="00661477"/>
    <w:rsid w:val="00672D46"/>
    <w:rsid w:val="00681996"/>
    <w:rsid w:val="00700DF9"/>
    <w:rsid w:val="0070150A"/>
    <w:rsid w:val="00732E17"/>
    <w:rsid w:val="00764F17"/>
    <w:rsid w:val="0077697C"/>
    <w:rsid w:val="007918CA"/>
    <w:rsid w:val="00792837"/>
    <w:rsid w:val="007C3A91"/>
    <w:rsid w:val="007C7F81"/>
    <w:rsid w:val="007F3CE3"/>
    <w:rsid w:val="00804CC7"/>
    <w:rsid w:val="008118B2"/>
    <w:rsid w:val="00824A3C"/>
    <w:rsid w:val="008324D2"/>
    <w:rsid w:val="00832CB1"/>
    <w:rsid w:val="008354E7"/>
    <w:rsid w:val="00856202"/>
    <w:rsid w:val="00857EBD"/>
    <w:rsid w:val="00860C2F"/>
    <w:rsid w:val="00876203"/>
    <w:rsid w:val="00890FA4"/>
    <w:rsid w:val="008A0F7F"/>
    <w:rsid w:val="008E38E8"/>
    <w:rsid w:val="008E4556"/>
    <w:rsid w:val="0092427D"/>
    <w:rsid w:val="0094667A"/>
    <w:rsid w:val="00952336"/>
    <w:rsid w:val="00953331"/>
    <w:rsid w:val="00971BAA"/>
    <w:rsid w:val="00980B15"/>
    <w:rsid w:val="0099688D"/>
    <w:rsid w:val="009A4702"/>
    <w:rsid w:val="009B00DA"/>
    <w:rsid w:val="009B27E9"/>
    <w:rsid w:val="009B7130"/>
    <w:rsid w:val="009E1269"/>
    <w:rsid w:val="009E749B"/>
    <w:rsid w:val="009F1439"/>
    <w:rsid w:val="00A168BF"/>
    <w:rsid w:val="00A447EB"/>
    <w:rsid w:val="00A5708A"/>
    <w:rsid w:val="00AD18CD"/>
    <w:rsid w:val="00AE36F8"/>
    <w:rsid w:val="00AF737C"/>
    <w:rsid w:val="00B14DE6"/>
    <w:rsid w:val="00B2719A"/>
    <w:rsid w:val="00B45AD5"/>
    <w:rsid w:val="00B45EFC"/>
    <w:rsid w:val="00B534D3"/>
    <w:rsid w:val="00B7213B"/>
    <w:rsid w:val="00B76164"/>
    <w:rsid w:val="00B809D1"/>
    <w:rsid w:val="00BD1E5F"/>
    <w:rsid w:val="00BE385D"/>
    <w:rsid w:val="00C04C27"/>
    <w:rsid w:val="00C124DA"/>
    <w:rsid w:val="00C12825"/>
    <w:rsid w:val="00C201CF"/>
    <w:rsid w:val="00C27983"/>
    <w:rsid w:val="00C451E8"/>
    <w:rsid w:val="00C55CFC"/>
    <w:rsid w:val="00C72F0B"/>
    <w:rsid w:val="00CB623C"/>
    <w:rsid w:val="00CC7042"/>
    <w:rsid w:val="00CD194F"/>
    <w:rsid w:val="00CD7098"/>
    <w:rsid w:val="00CF1F33"/>
    <w:rsid w:val="00CF5383"/>
    <w:rsid w:val="00D11232"/>
    <w:rsid w:val="00D2137B"/>
    <w:rsid w:val="00D3165A"/>
    <w:rsid w:val="00D361C0"/>
    <w:rsid w:val="00D40130"/>
    <w:rsid w:val="00D416FC"/>
    <w:rsid w:val="00D50364"/>
    <w:rsid w:val="00D606E0"/>
    <w:rsid w:val="00D6223B"/>
    <w:rsid w:val="00D80FB7"/>
    <w:rsid w:val="00D87077"/>
    <w:rsid w:val="00DB3019"/>
    <w:rsid w:val="00DD3FED"/>
    <w:rsid w:val="00DD7757"/>
    <w:rsid w:val="00DF21EE"/>
    <w:rsid w:val="00DF7F78"/>
    <w:rsid w:val="00E176ED"/>
    <w:rsid w:val="00E242CD"/>
    <w:rsid w:val="00E41100"/>
    <w:rsid w:val="00E57197"/>
    <w:rsid w:val="00E6222E"/>
    <w:rsid w:val="00E6483C"/>
    <w:rsid w:val="00E74B7F"/>
    <w:rsid w:val="00E76A98"/>
    <w:rsid w:val="00EC074E"/>
    <w:rsid w:val="00EC541F"/>
    <w:rsid w:val="00ED4BCB"/>
    <w:rsid w:val="00EE004B"/>
    <w:rsid w:val="00EF5CE1"/>
    <w:rsid w:val="00F05379"/>
    <w:rsid w:val="00F05C22"/>
    <w:rsid w:val="00F11486"/>
    <w:rsid w:val="00F20EC6"/>
    <w:rsid w:val="00F26B47"/>
    <w:rsid w:val="00F62DF6"/>
    <w:rsid w:val="00F748E1"/>
    <w:rsid w:val="00F94156"/>
    <w:rsid w:val="00FA435F"/>
    <w:rsid w:val="00FC1AD5"/>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mnt6f" TargetMode="External"/><Relationship Id="rId39" Type="http://schemas.openxmlformats.org/officeDocument/2006/relationships/hyperlink" Target="https://doi.org/bskdps" TargetMode="External"/><Relationship Id="rId21" Type="http://schemas.openxmlformats.org/officeDocument/2006/relationships/image" Target="media/image8.png"/><Relationship Id="rId34" Type="http://schemas.openxmlformats.org/officeDocument/2006/relationships/hyperlink" Target="https://doi.org/cdzbdn" TargetMode="External"/><Relationship Id="rId42" Type="http://schemas.openxmlformats.org/officeDocument/2006/relationships/hyperlink" Target="https://doi.org/gf5pdq" TargetMode="External"/><Relationship Id="rId47" Type="http://schemas.openxmlformats.org/officeDocument/2006/relationships/hyperlink" Target="https://doi.org/f4vgfs" TargetMode="External"/><Relationship Id="rId50" Type="http://schemas.openxmlformats.org/officeDocument/2006/relationships/hyperlink" Target="https://doi.org/gjpz5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824tt" TargetMode="Externa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hyperlink" Target="https://doi.org/dmvcdf" TargetMode="External"/><Relationship Id="rId37" Type="http://schemas.openxmlformats.org/officeDocument/2006/relationships/hyperlink" Target="https://doi.org/dxmb34" TargetMode="External"/><Relationship Id="rId40" Type="http://schemas.openxmlformats.org/officeDocument/2006/relationships/hyperlink" Target="https://doi.org/f35xbv" TargetMode="External"/><Relationship Id="rId45" Type="http://schemas.openxmlformats.org/officeDocument/2006/relationships/hyperlink" Target="https://doi.org/10.1614/WS-03-060R"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10.31274/rtd-180814-161" TargetMode="External"/><Relationship Id="rId44" Type="http://schemas.openxmlformats.org/officeDocument/2006/relationships/hyperlink" Target="https://doi.org/gpsrmk"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75t54" TargetMode="External"/><Relationship Id="rId30" Type="http://schemas.openxmlformats.org/officeDocument/2006/relationships/hyperlink" Target="https://doi.org/bmncpf" TargetMode="External"/><Relationship Id="rId35" Type="http://schemas.openxmlformats.org/officeDocument/2006/relationships/hyperlink" Target="https://doi.org/cmhpxk" TargetMode="External"/><Relationship Id="rId43" Type="http://schemas.openxmlformats.org/officeDocument/2006/relationships/hyperlink" Target="https://doi.org/gpsrmj" TargetMode="External"/><Relationship Id="rId48" Type="http://schemas.openxmlformats.org/officeDocument/2006/relationships/hyperlink" Target="https://doi.org/dzh845" TargetMode="External"/><Relationship Id="rId8" Type="http://schemas.openxmlformats.org/officeDocument/2006/relationships/comments" Target="comments.xml"/><Relationship Id="rId51" Type="http://schemas.openxmlformats.org/officeDocument/2006/relationships/hyperlink" Target="https://doi.org/f5z7zc"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bxq7q8" TargetMode="External"/><Relationship Id="rId38" Type="http://schemas.openxmlformats.org/officeDocument/2006/relationships/hyperlink" Target="https://doi.org/gd2hgf" TargetMode="External"/><Relationship Id="rId46" Type="http://schemas.openxmlformats.org/officeDocument/2006/relationships/hyperlink" Target="https://doi.org/f37vn9" TargetMode="External"/><Relationship Id="rId20" Type="http://schemas.openxmlformats.org/officeDocument/2006/relationships/image" Target="media/image7.png"/><Relationship Id="rId41" Type="http://schemas.openxmlformats.org/officeDocument/2006/relationships/hyperlink" Target="https://doi.org/gjpz5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017/CBO9780511608629" TargetMode="External"/><Relationship Id="rId36" Type="http://schemas.openxmlformats.org/officeDocument/2006/relationships/hyperlink" Target="https://doi.org/f93hz9" TargetMode="External"/><Relationship Id="rId49" Type="http://schemas.openxmlformats.org/officeDocument/2006/relationships/hyperlink" Target="https://doi.org/bhs6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556DD-8BF5-4D54-9A90-F25C8D07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134</Pages>
  <Words>24704</Words>
  <Characters>140819</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165193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59</cp:revision>
  <dcterms:created xsi:type="dcterms:W3CDTF">2022-07-27T16:53:00Z</dcterms:created>
  <dcterms:modified xsi:type="dcterms:W3CDTF">2022-08-02T05:30:00Z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