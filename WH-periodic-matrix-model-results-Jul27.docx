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rate,</w:t>
      </w:r>
      <w:ins w:id="1" w:author="Nguyen, Huong T [AGRON]" w:date="2022-07-27T12:13:00Z">
        <w:r w:rsidR="00D11232">
          <w:rPr>
            <w:color w:val="000000" w:themeColor="text1"/>
          </w:rPr>
          <w:t>es</w:t>
        </w:r>
      </w:ins>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(Werle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r w:rsidRPr="009F1439">
        <w:rPr>
          <w:i/>
          <w:iCs/>
          <w:color w:val="000000" w:themeColor="text1"/>
        </w:rPr>
        <w:t>Avena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(Forcella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28/18 degree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In the 2019 field season, non-destructive emergence surveys were conducted once every two to three weeks (weather permitting) in eight quadrats per eu. Seedlings were marked with color-coded toothpicks for cohort identification. Within an eu,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2"/>
          <w:footerReference w:type="default" r:id="rId13"/>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20" w:author="Nguyen, Huong T [AGRON] [2]" w:date="2022-07-29T22:28:00Z">
              <w:r>
                <w:rPr>
                  <w:rFonts w:ascii="Helvetica"/>
                  <w:color w:val="000000" w:themeColor="text1"/>
                  <w:sz w:val="22"/>
                  <w:szCs w:val="22"/>
                </w:rPr>
                <w:t>(</w:t>
              </w:r>
              <w:r>
                <w:rPr>
                  <w:rFonts w:ascii="Helvetica"/>
                  <w:i/>
                  <w:iCs/>
                  <w:color w:val="000000" w:themeColor="text1"/>
                  <w:sz w:val="22"/>
                  <w:szCs w:val="22"/>
                </w:rPr>
                <w:t>A. retroflexus</w:t>
              </w:r>
              <w:r>
                <w:rPr>
                  <w:rFonts w:ascii="Helvetica"/>
                  <w:color w:val="000000" w:themeColor="text1"/>
                  <w:sz w:val="22"/>
                  <w:szCs w:val="22"/>
                </w:rPr>
                <w:t xml:space="preserve">) </w:t>
              </w:r>
            </w:ins>
            <w:r w:rsidR="00E41100"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21" w:author="Nguyen, Huong T [AGRON] [2]"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2" w:author="Nguyen, Huong T [AGRON] [2]"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3" w:author="Nguyen, Huong T [AGRON] [2]" w:date="2022-07-29T22:28:00Z"/>
                <w:rFonts w:ascii="Helvetica"/>
                <w:color w:val="000000" w:themeColor="text1"/>
                <w:sz w:val="22"/>
                <w:szCs w:val="22"/>
              </w:rPr>
            </w:pPr>
            <w:ins w:id="24" w:author="Nguyen, Huong T [AGRON] [2]" w:date="2022-07-29T22:29:00Z">
              <w:r>
                <w:rPr>
                  <w:rFonts w:ascii="Helvetica"/>
                  <w:color w:val="000000" w:themeColor="text1"/>
                  <w:sz w:val="22"/>
                  <w:szCs w:val="22"/>
                </w:rPr>
                <w:t>100</w:t>
              </w:r>
            </w:ins>
            <w:ins w:id="25" w:author="Nguyen, Huong T [AGRON] [2]" w:date="2022-07-29T22:41:00Z">
              <w:r w:rsidR="00157B83">
                <w:rPr>
                  <w:rFonts w:ascii="Helvetica"/>
                  <w:color w:val="000000" w:themeColor="text1"/>
                  <w:sz w:val="22"/>
                  <w:szCs w:val="22"/>
                </w:rPr>
                <w:t xml:space="preserve"> </w:t>
              </w:r>
            </w:ins>
            <w:ins w:id="26" w:author="Nguyen, Huong T [AGRON] [2]" w:date="2022-07-29T22:29:00Z">
              <w:r>
                <w:rPr>
                  <w:rFonts w:ascii="Helvetica"/>
                  <w:color w:val="000000" w:themeColor="text1"/>
                  <w:sz w:val="22"/>
                  <w:szCs w:val="22"/>
                </w:rPr>
                <w:t xml:space="preserve">% of the germinated seeds from the 0 </w:t>
              </w:r>
            </w:ins>
            <w:ins w:id="27" w:author="Nguyen, Huong T [AGRON] [2]" w:date="2022-07-29T22:30:00Z">
              <w:r>
                <w:rPr>
                  <w:rFonts w:ascii="Helvetica"/>
                  <w:color w:val="000000" w:themeColor="text1"/>
                  <w:sz w:val="22"/>
                  <w:szCs w:val="22"/>
                </w:rPr>
                <w:t>–</w:t>
              </w:r>
            </w:ins>
            <w:ins w:id="28" w:author="Nguyen, Huong T [AGRON] [2]" w:date="2022-07-29T22:29:00Z">
              <w:r>
                <w:rPr>
                  <w:rFonts w:ascii="Helvetica"/>
                  <w:color w:val="000000" w:themeColor="text1"/>
                  <w:sz w:val="22"/>
                  <w:szCs w:val="22"/>
                </w:rPr>
                <w:t xml:space="preserve"> </w:t>
              </w:r>
            </w:ins>
            <w:ins w:id="29" w:author="Nguyen, Huong T [AGRON] [2]" w:date="2022-07-29T22:30:00Z">
              <w:r>
                <w:rPr>
                  <w:rFonts w:ascii="Helvetica"/>
                  <w:color w:val="000000" w:themeColor="text1"/>
                  <w:sz w:val="22"/>
                  <w:szCs w:val="22"/>
                </w:rPr>
                <w:t>2 cm</w:t>
              </w:r>
            </w:ins>
            <w:ins w:id="30" w:author="Nguyen, Huong T [AGRON] [2]" w:date="2022-07-29T22:36:00Z">
              <w:r w:rsidR="0055644F">
                <w:rPr>
                  <w:rFonts w:ascii="Helvetica"/>
                  <w:color w:val="000000" w:themeColor="text1"/>
                  <w:sz w:val="22"/>
                  <w:szCs w:val="22"/>
                </w:rPr>
                <w:t xml:space="preserve"> soil stratum</w:t>
              </w:r>
            </w:ins>
            <w:ins w:id="31" w:author="Nguyen, Huong T [AGRON] [2]" w:date="2022-07-29T22:29:00Z">
              <w:r>
                <w:rPr>
                  <w:rFonts w:ascii="Helvetica"/>
                  <w:color w:val="000000" w:themeColor="text1"/>
                  <w:sz w:val="22"/>
                  <w:szCs w:val="22"/>
                </w:rPr>
                <w:t xml:space="preserve"> </w:t>
              </w:r>
            </w:ins>
            <w:ins w:id="32" w:author="Nguyen, Huong T [AGRON] [2]" w:date="2022-07-29T22:36:00Z">
              <w:r w:rsidR="0055644F">
                <w:rPr>
                  <w:rFonts w:ascii="Helvetica"/>
                  <w:color w:val="000000" w:themeColor="text1"/>
                  <w:sz w:val="22"/>
                  <w:szCs w:val="22"/>
                </w:rPr>
                <w:t>i</w:t>
              </w:r>
            </w:ins>
            <w:ins w:id="33" w:author="Nguyen, Huong T [AGRON] [2]" w:date="2022-07-29T22:37:00Z">
              <w:r w:rsidR="0055644F">
                <w:rPr>
                  <w:rFonts w:ascii="Helvetica"/>
                  <w:color w:val="000000" w:themeColor="text1"/>
                  <w:sz w:val="22"/>
                  <w:szCs w:val="22"/>
                </w:rPr>
                <w:t>n the</w:t>
              </w:r>
            </w:ins>
            <w:ins w:id="34" w:author="Nguyen, Huong T [AGRON] [2]" w:date="2022-07-29T22:30:00Z">
              <w:r>
                <w:rPr>
                  <w:rFonts w:ascii="Helvetica"/>
                  <w:color w:val="000000" w:themeColor="text1"/>
                  <w:sz w:val="22"/>
                  <w:szCs w:val="22"/>
                </w:rPr>
                <w:t xml:space="preserve"> POST-emergence herbicide treated eu </w:t>
              </w:r>
            </w:ins>
            <w:ins w:id="35" w:author="Nguyen, Huong T [AGRON] [2]" w:date="2022-07-29T22:29:00Z">
              <w:r>
                <w:rPr>
                  <w:rFonts w:ascii="Helvetica"/>
                  <w:color w:val="000000" w:themeColor="text1"/>
                  <w:sz w:val="22"/>
                  <w:szCs w:val="22"/>
                </w:rPr>
                <w:t>successfully emerge</w:t>
              </w:r>
            </w:ins>
            <w:ins w:id="36" w:author="Nguyen, Huong T [AGRON] [2]"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37" w:author="Nguyen, Huong T [AGRON] [2]" w:date="2022-07-29T22:28:00Z"/>
                <w:rFonts w:ascii="Helvetica"/>
                <w:color w:val="000000" w:themeColor="text1"/>
                <w:sz w:val="22"/>
                <w:szCs w:val="22"/>
              </w:rPr>
            </w:pPr>
            <w:ins w:id="38" w:author="Nguyen, Huong T [AGRON] [2]" w:date="2022-07-29T22:34:00Z">
              <w:r>
                <w:rPr>
                  <w:rFonts w:ascii="Helvetica"/>
                  <w:color w:val="000000" w:themeColor="text1"/>
                  <w:sz w:val="22"/>
                  <w:szCs w:val="22"/>
                </w:rPr>
                <w:t xml:space="preserve">Assumed for simplicity of the </w:t>
              </w:r>
            </w:ins>
            <w:ins w:id="39" w:author="Nguyen, Huong T [AGRON] [2]" w:date="2022-07-29T22:35:00Z">
              <w:r>
                <w:rPr>
                  <w:rFonts w:ascii="Helvetica"/>
                  <w:color w:val="000000" w:themeColor="text1"/>
                  <w:sz w:val="22"/>
                  <w:szCs w:val="22"/>
                </w:rPr>
                <w:t xml:space="preserve">model. </w:t>
              </w:r>
            </w:ins>
            <w:ins w:id="40" w:author="Nguyen, Huong T [AGRON] [2]" w:date="2022-07-29T22:31:00Z">
              <w:r w:rsidR="00660A80">
                <w:rPr>
                  <w:rFonts w:ascii="Helvetica"/>
                  <w:color w:val="000000" w:themeColor="text1"/>
                  <w:sz w:val="22"/>
                  <w:szCs w:val="22"/>
                </w:rPr>
                <w:t>The seedling</w:t>
              </w:r>
            </w:ins>
            <w:ins w:id="41" w:author="Nguyen, Huong T [AGRON] [2]" w:date="2022-07-29T22:32:00Z">
              <w:r w:rsidR="00660A80">
                <w:rPr>
                  <w:rFonts w:ascii="Helvetica"/>
                  <w:color w:val="000000" w:themeColor="text1"/>
                  <w:sz w:val="22"/>
                  <w:szCs w:val="22"/>
                </w:rPr>
                <w:t xml:space="preserve"> emergence</w:t>
              </w:r>
            </w:ins>
            <w:ins w:id="42" w:author="Nguyen, Huong T [AGRON] [2]" w:date="2022-07-29T22:31:00Z">
              <w:r w:rsidR="00660A80">
                <w:rPr>
                  <w:rFonts w:ascii="Helvetica"/>
                  <w:color w:val="000000" w:themeColor="text1"/>
                  <w:sz w:val="22"/>
                  <w:szCs w:val="22"/>
                </w:rPr>
                <w:t xml:space="preserve"> </w:t>
              </w:r>
            </w:ins>
            <w:ins w:id="43" w:author="Nguyen, Huong T [AGRON] [2]" w:date="2022-07-29T22:32:00Z">
              <w:r w:rsidR="00660A80">
                <w:rPr>
                  <w:rFonts w:ascii="Helvetica"/>
                  <w:color w:val="000000" w:themeColor="text1"/>
                  <w:sz w:val="22"/>
                  <w:szCs w:val="22"/>
                </w:rPr>
                <w:t xml:space="preserve">were </w:t>
              </w:r>
            </w:ins>
            <w:ins w:id="44" w:author="Nguyen, Huong T [AGRON] [2]" w:date="2022-07-29T22:31:00Z">
              <w:r w:rsidR="00660A80">
                <w:rPr>
                  <w:rFonts w:ascii="Helvetica"/>
                  <w:color w:val="000000" w:themeColor="text1"/>
                  <w:sz w:val="22"/>
                  <w:szCs w:val="22"/>
                </w:rPr>
                <w:t>s</w:t>
              </w:r>
            </w:ins>
            <w:ins w:id="45" w:author="Nguyen, Huong T [AGRON] [2]" w:date="2022-07-29T22:32:00Z">
              <w:r w:rsidR="00660A80">
                <w:rPr>
                  <w:rFonts w:ascii="Helvetica"/>
                  <w:color w:val="000000" w:themeColor="text1"/>
                  <w:sz w:val="22"/>
                  <w:szCs w:val="22"/>
                </w:rPr>
                <w:t>urveyed approximately every two weeks</w:t>
              </w:r>
            </w:ins>
            <w:ins w:id="46" w:author="Nguyen, Huong T [AGRON] [2]" w:date="2022-07-29T22:33:00Z">
              <w:r>
                <w:rPr>
                  <w:rFonts w:ascii="Helvetica"/>
                  <w:color w:val="000000" w:themeColor="text1"/>
                  <w:sz w:val="22"/>
                  <w:szCs w:val="22"/>
                </w:rPr>
                <w:t xml:space="preserve"> so</w:t>
              </w:r>
            </w:ins>
            <w:ins w:id="47" w:author="Nguyen, Huong T [AGRON] [2]"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48" w:author="Nguyen, Huong T [AGRON] [2]"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49" w:author="Nguyen, Huong T [AGRON] [2]"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0" w:author="Nguyen, Huong T [AGRON] [2]" w:date="2022-07-29T22:36:00Z"/>
                <w:rFonts w:ascii="Helvetica"/>
                <w:color w:val="000000" w:themeColor="text1"/>
                <w:sz w:val="22"/>
                <w:szCs w:val="22"/>
              </w:rPr>
            </w:pPr>
            <w:ins w:id="51" w:author="Nguyen, Huong T [AGRON] [2]" w:date="2022-07-29T22:41:00Z">
              <w:r>
                <w:rPr>
                  <w:rFonts w:ascii="Helvetica"/>
                  <w:color w:val="000000" w:themeColor="text1"/>
                  <w:sz w:val="22"/>
                  <w:szCs w:val="22"/>
                </w:rPr>
                <w:t xml:space="preserve">5 </w:t>
              </w:r>
            </w:ins>
            <w:ins w:id="52" w:author="Nguyen, Huong T [AGRON] [2]" w:date="2022-07-29T22:36:00Z">
              <w:r w:rsidR="0055644F">
                <w:rPr>
                  <w:rFonts w:ascii="Helvetica"/>
                  <w:color w:val="000000" w:themeColor="text1"/>
                  <w:sz w:val="22"/>
                  <w:szCs w:val="22"/>
                </w:rPr>
                <w:t xml:space="preserve">% of the germinated seeds from the 0 </w:t>
              </w:r>
            </w:ins>
            <w:ins w:id="53" w:author="Nguyen, Huong T [AGRON] [2]" w:date="2022-07-29T22:42:00Z">
              <w:r>
                <w:rPr>
                  <w:rFonts w:ascii="Helvetica"/>
                  <w:color w:val="000000" w:themeColor="text1"/>
                  <w:sz w:val="22"/>
                  <w:szCs w:val="22"/>
                </w:rPr>
                <w:t>–</w:t>
              </w:r>
              <w:r>
                <w:rPr>
                  <w:rFonts w:ascii="Helvetica"/>
                  <w:color w:val="000000" w:themeColor="text1"/>
                  <w:sz w:val="22"/>
                  <w:szCs w:val="22"/>
                </w:rPr>
                <w:t xml:space="preserve"> </w:t>
              </w:r>
            </w:ins>
            <w:ins w:id="54" w:author="Nguyen, Huong T [AGRON] [2]" w:date="2022-07-29T22:36:00Z">
              <w:r w:rsidR="0055644F">
                <w:rPr>
                  <w:rFonts w:ascii="Helvetica"/>
                  <w:color w:val="000000" w:themeColor="text1"/>
                  <w:sz w:val="22"/>
                  <w:szCs w:val="22"/>
                </w:rPr>
                <w:t xml:space="preserve">2 cm soil stratum </w:t>
              </w:r>
            </w:ins>
            <w:ins w:id="55" w:author="Nguyen, Huong T [AGRON] [2]" w:date="2022-07-29T22:37:00Z">
              <w:r w:rsidR="0055644F">
                <w:rPr>
                  <w:rFonts w:ascii="Helvetica"/>
                  <w:color w:val="000000" w:themeColor="text1"/>
                  <w:sz w:val="22"/>
                  <w:szCs w:val="22"/>
                </w:rPr>
                <w:t>in the PRE-emergence herbicide treated eu</w:t>
              </w:r>
            </w:ins>
            <w:ins w:id="56" w:author="Nguyen, Huong T [AGRON] [2]" w:date="2022-07-29T22:41:00Z">
              <w:r>
                <w:rPr>
                  <w:rFonts w:ascii="Helvetica"/>
                  <w:color w:val="000000" w:themeColor="text1"/>
                  <w:sz w:val="22"/>
                  <w:szCs w:val="22"/>
                </w:rPr>
                <w:t xml:space="preserve"> (T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ins>
            <w:ins w:id="57" w:author="Nguyen, Huong T [AGRON] [2]"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8" w:author="Nguyen, Huong T [AGRON] [2]" w:date="2022-07-29T22:36:00Z"/>
                <w:rFonts w:ascii="Helvetica"/>
                <w:color w:val="000000" w:themeColor="text1"/>
                <w:sz w:val="22"/>
                <w:szCs w:val="22"/>
              </w:rPr>
            </w:pPr>
            <w:ins w:id="59" w:author="Nguyen, Huong T [AGRON] [2]"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60" w:author="Nguyen, Huong T [AGRON] [2]" w:date="2022-07-29T22:39:00Z">
              <w:r>
                <w:rPr>
                  <w:rFonts w:ascii="Helvetica"/>
                  <w:color w:val="000000" w:themeColor="text1"/>
                  <w:sz w:val="22"/>
                  <w:szCs w:val="22"/>
                </w:rPr>
                <w:t>m</w:t>
              </w:r>
            </w:ins>
            <w:ins w:id="61" w:author="Nguyen, Huong T [AGRON] [2]" w:date="2022-07-29T22:38:00Z">
              <w:r>
                <w:rPr>
                  <w:rFonts w:ascii="Helvetica"/>
                  <w:color w:val="000000" w:themeColor="text1"/>
                  <w:sz w:val="22"/>
                  <w:szCs w:val="22"/>
                </w:rPr>
                <w:t xml:space="preserve">esotrione are </w:t>
              </w:r>
            </w:ins>
            <w:ins w:id="62" w:author="Nguyen, Huong T [AGRON] [2]" w:date="2022-07-29T22:39:00Z">
              <w:r>
                <w:rPr>
                  <w:rFonts w:ascii="Helvetica"/>
                  <w:color w:val="000000" w:themeColor="text1"/>
                  <w:sz w:val="22"/>
                  <w:szCs w:val="22"/>
                </w:rPr>
                <w:t xml:space="preserve">97.5% and </w:t>
              </w:r>
            </w:ins>
            <w:ins w:id="63" w:author="Nguyen, Huong T [AGRON] [2]"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64" w:author="Nguyen, Huong T [AGRON] [2]" w:date="2022-07-29T22:41:00Z">
              <w:r>
                <w:rPr>
                  <w:rFonts w:ascii="Helvetica"/>
                  <w:color w:val="000000" w:themeColor="text1"/>
                  <w:sz w:val="22"/>
                  <w:szCs w:val="22"/>
                </w:rPr>
                <w:t xml:space="preserve">utton et al., 2002 and </w:t>
              </w:r>
            </w:ins>
            <w:ins w:id="65" w:author="Nguyen, Huong T [AGRON] [2]" w:date="2022-07-29T22:40:00Z">
              <w:r>
                <w:rPr>
                  <w:rFonts w:ascii="Helvetica"/>
                  <w:color w:val="000000" w:themeColor="text1"/>
                  <w:sz w:val="22"/>
                  <w:szCs w:val="22"/>
                </w:rPr>
                <w:t xml:space="preserve">Janak </w:t>
              </w:r>
            </w:ins>
            <w:ins w:id="66" w:author="Nguyen, Huong T [AGRON] [2]" w:date="2022-07-30T20:25:00Z">
              <w:r w:rsidR="00B7213B">
                <w:rPr>
                  <w:rFonts w:ascii="Helvetica"/>
                  <w:color w:val="000000" w:themeColor="text1"/>
                  <w:sz w:val="22"/>
                  <w:szCs w:val="22"/>
                </w:rPr>
                <w:t>and Grichar</w:t>
              </w:r>
            </w:ins>
            <w:ins w:id="67" w:author="Nguyen, Huong T [AGRON] [2]" w:date="2022-07-29T22:40:00Z">
              <w:r>
                <w:rPr>
                  <w:rFonts w:ascii="Helvetica"/>
                  <w:color w:val="000000" w:themeColor="text1"/>
                  <w:sz w:val="22"/>
                  <w:szCs w:val="22"/>
                </w:rPr>
                <w:t>, 2016)</w:t>
              </w:r>
            </w:ins>
          </w:p>
        </w:tc>
      </w:tr>
      <w:tr w:rsidR="00157B83" w:rsidRPr="009F1439" w14:paraId="793C2434" w14:textId="77777777" w:rsidTr="00AF737C">
        <w:trPr>
          <w:cantSplit/>
          <w:jc w:val="center"/>
          <w:ins w:id="68" w:author="Nguyen, Huong T [AGRON] [2]"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69" w:author="Nguyen, Huong T [AGRON] [2]"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0" w:author="Nguyen, Huong T [AGRON] [2]" w:date="2022-07-29T22:42:00Z"/>
                <w:rFonts w:ascii="Helvetica"/>
                <w:color w:val="000000" w:themeColor="text1"/>
                <w:sz w:val="22"/>
                <w:szCs w:val="22"/>
              </w:rPr>
            </w:pPr>
            <w:ins w:id="71" w:author="Nguyen, Huong T [AGRON] [2]" w:date="2022-07-30T23:03:00Z">
              <w:r>
                <w:rPr>
                  <w:rFonts w:ascii="Helvetica"/>
                  <w:color w:val="000000" w:themeColor="text1"/>
                  <w:sz w:val="22"/>
                  <w:szCs w:val="22"/>
                </w:rPr>
                <w:t xml:space="preserve">50% of 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 eu that were not treated with herbicides successfull</w:t>
              </w:r>
            </w:ins>
            <w:ins w:id="72" w:author="Nguyen, Huong T [AGRON] [2]" w:date="2022-07-30T23:04:00Z">
              <w:r>
                <w:rPr>
                  <w:rFonts w:ascii="Helvetica"/>
                  <w:color w:val="000000" w:themeColor="text1"/>
                  <w:sz w:val="22"/>
                  <w:szCs w:val="22"/>
                </w:rPr>
                <w:t>y emerged</w:t>
              </w:r>
            </w:ins>
            <w:ins w:id="73" w:author="Nguyen, Huong T [AGRON] [2]"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4" w:author="Nguyen, Huong T [AGRON] [2]" w:date="2022-07-30T23:06:00Z"/>
                <w:rFonts w:ascii="Helvetica"/>
                <w:color w:val="000000" w:themeColor="text1"/>
                <w:sz w:val="22"/>
                <w:szCs w:val="22"/>
              </w:rPr>
            </w:pPr>
            <w:ins w:id="75" w:author="Nguyen, Huong T [AGRON] [2]" w:date="2022-07-30T23:04:00Z">
              <w:r>
                <w:rPr>
                  <w:rFonts w:ascii="Helvetica"/>
                  <w:color w:val="000000" w:themeColor="text1"/>
                  <w:sz w:val="22"/>
                  <w:szCs w:val="22"/>
                </w:rPr>
                <w:t xml:space="preserve">Assumed for the simplicity of the model and for illustrating that </w:t>
              </w:r>
            </w:ins>
            <w:ins w:id="76" w:author="Nguyen, Huong T [AGRON] [2]" w:date="2022-07-30T23:06:00Z">
              <w:r>
                <w:rPr>
                  <w:rFonts w:ascii="Helvetica"/>
                  <w:color w:val="000000" w:themeColor="text1"/>
                  <w:sz w:val="22"/>
                  <w:szCs w:val="22"/>
                </w:rPr>
                <w:t xml:space="preserve">pre-emergence </w:t>
              </w:r>
            </w:ins>
            <w:ins w:id="77" w:author="Nguyen, Huong T [AGRON] [2]" w:date="2022-07-30T23:05:00Z">
              <w:r>
                <w:rPr>
                  <w:rFonts w:ascii="Helvetica"/>
                  <w:color w:val="000000" w:themeColor="text1"/>
                  <w:sz w:val="22"/>
                  <w:szCs w:val="22"/>
                </w:rPr>
                <w:t>herbicides</w:t>
              </w:r>
            </w:ins>
            <w:ins w:id="78" w:author="Nguyen, Huong T [AGRON] [2]" w:date="2022-07-30T23:04:00Z">
              <w:r>
                <w:rPr>
                  <w:rFonts w:ascii="Helvetica"/>
                  <w:color w:val="000000" w:themeColor="text1"/>
                  <w:sz w:val="22"/>
                  <w:szCs w:val="22"/>
                </w:rPr>
                <w:t xml:space="preserve"> </w:t>
              </w:r>
            </w:ins>
            <w:ins w:id="79" w:author="Nguyen, Huong T [AGRON] [2]" w:date="2022-07-30T23:05:00Z">
              <w:r>
                <w:rPr>
                  <w:rFonts w:ascii="Helvetica"/>
                  <w:color w:val="000000" w:themeColor="text1"/>
                  <w:sz w:val="22"/>
                  <w:szCs w:val="22"/>
                </w:rPr>
                <w:t>are more potent than allelochemicals on seed germination inhibition.</w:t>
              </w:r>
            </w:ins>
            <w:ins w:id="80" w:author="Nguyen, Huong T [AGRON] [2]" w:date="2022-07-30T23:06:00Z">
              <w:r>
                <w:rPr>
                  <w:rFonts w:ascii="Helvetica"/>
                  <w:color w:val="000000" w:themeColor="text1"/>
                  <w:sz w:val="22"/>
                  <w:szCs w:val="22"/>
                </w:rPr>
                <w:t xml:space="preserve"> </w:t>
              </w:r>
            </w:ins>
            <w:ins w:id="81" w:author="Nguyen, Huong T [AGRON] [2]"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2" w:author="Nguyen, Huong T [AGRON] [2]" w:date="2022-07-29T22:42:00Z"/>
                <w:rFonts w:ascii="Helvetica"/>
                <w:color w:val="000000" w:themeColor="text1"/>
                <w:sz w:val="22"/>
                <w:szCs w:val="22"/>
              </w:rPr>
            </w:pPr>
            <w:ins w:id="83" w:author="Nguyen, Huong T [AGRON] [2]" w:date="2022-07-30T01:18:00Z">
              <w:r>
                <w:rPr>
                  <w:rFonts w:ascii="Helvetica"/>
                  <w:color w:val="000000" w:themeColor="text1"/>
                  <w:sz w:val="22"/>
                  <w:szCs w:val="22"/>
                </w:rPr>
                <w:t>Red clover allelopathic chemical can inhibit up</w:t>
              </w:r>
            </w:ins>
            <w:ins w:id="84" w:author="Nguyen, Huong T [AGRON] [2]" w:date="2022-07-30T01:19:00Z">
              <w:r>
                <w:rPr>
                  <w:rFonts w:ascii="Helvetica"/>
                  <w:color w:val="000000" w:themeColor="text1"/>
                  <w:sz w:val="22"/>
                  <w:szCs w:val="22"/>
                </w:rPr>
                <w:t xml:space="preserve"> </w:t>
              </w:r>
            </w:ins>
            <w:ins w:id="85" w:author="Nguyen, Huong T [AGRON] [2]" w:date="2022-07-30T01:18:00Z">
              <w:r>
                <w:rPr>
                  <w:rFonts w:ascii="Helvetica"/>
                  <w:color w:val="000000" w:themeColor="text1"/>
                  <w:sz w:val="22"/>
                  <w:szCs w:val="22"/>
                </w:rPr>
                <w:t xml:space="preserve">to </w:t>
              </w:r>
            </w:ins>
            <w:ins w:id="86" w:author="Nguyen, Huong T [AGRON] [2]" w:date="2022-07-29T23:44:00Z">
              <w:r w:rsidR="00B2719A">
                <w:rPr>
                  <w:rFonts w:ascii="Helvetica"/>
                  <w:color w:val="000000" w:themeColor="text1"/>
                  <w:sz w:val="22"/>
                  <w:szCs w:val="22"/>
                </w:rPr>
                <w:t>40%</w:t>
              </w:r>
            </w:ins>
            <w:ins w:id="87" w:author="Nguyen, Huong T [AGRON] [2]" w:date="2022-07-30T01:19:00Z">
              <w:r>
                <w:rPr>
                  <w:rFonts w:ascii="Helvetica"/>
                  <w:color w:val="000000" w:themeColor="text1"/>
                  <w:sz w:val="22"/>
                  <w:szCs w:val="22"/>
                </w:rPr>
                <w:t xml:space="preserve"> germination</w:t>
              </w:r>
            </w:ins>
            <w:ins w:id="88" w:author="Nguyen, Huong T [AGRON] [2]" w:date="2022-07-29T23:44:00Z">
              <w:r w:rsidR="00B2719A">
                <w:rPr>
                  <w:rFonts w:ascii="Helvetica"/>
                  <w:color w:val="000000" w:themeColor="text1"/>
                  <w:sz w:val="22"/>
                  <w:szCs w:val="22"/>
                </w:rPr>
                <w:t xml:space="preserve"> and </w:t>
              </w:r>
            </w:ins>
            <w:ins w:id="89" w:author="Nguyen, Huong T [AGRON] [2]" w:date="2022-07-29T23:45:00Z">
              <w:r w:rsidR="00B2719A">
                <w:rPr>
                  <w:rFonts w:ascii="Helvetica"/>
                  <w:color w:val="000000" w:themeColor="text1"/>
                  <w:sz w:val="22"/>
                  <w:szCs w:val="22"/>
                </w:rPr>
                <w:t>up</w:t>
              </w:r>
            </w:ins>
            <w:ins w:id="90" w:author="Nguyen, Huong T [AGRON] [2]" w:date="2022-07-30T01:19:00Z">
              <w:r>
                <w:rPr>
                  <w:rFonts w:ascii="Helvetica"/>
                  <w:color w:val="000000" w:themeColor="text1"/>
                  <w:sz w:val="22"/>
                  <w:szCs w:val="22"/>
                </w:rPr>
                <w:t xml:space="preserve"> </w:t>
              </w:r>
            </w:ins>
            <w:ins w:id="91" w:author="Nguyen, Huong T [AGRON] [2]" w:date="2022-07-29T23:45:00Z">
              <w:r w:rsidR="00B2719A">
                <w:rPr>
                  <w:rFonts w:ascii="Helvetica"/>
                  <w:color w:val="000000" w:themeColor="text1"/>
                  <w:sz w:val="22"/>
                  <w:szCs w:val="22"/>
                </w:rPr>
                <w:t>to 70%</w:t>
              </w:r>
            </w:ins>
            <w:ins w:id="92" w:author="Nguyen, Huong T [AGRON] [2]" w:date="2022-07-30T01:19:00Z">
              <w:r>
                <w:rPr>
                  <w:rFonts w:ascii="Helvetica"/>
                  <w:color w:val="000000" w:themeColor="text1"/>
                  <w:sz w:val="22"/>
                  <w:szCs w:val="22"/>
                </w:rPr>
                <w:t xml:space="preserve"> radicle length</w:t>
              </w:r>
            </w:ins>
            <w:ins w:id="93" w:author="Nguyen, Huong T [AGRON] [2]" w:date="2022-07-29T23:46:00Z">
              <w:r w:rsidR="00B2719A">
                <w:rPr>
                  <w:rFonts w:ascii="Helvetica"/>
                  <w:color w:val="000000" w:themeColor="text1"/>
                  <w:sz w:val="22"/>
                  <w:szCs w:val="22"/>
                </w:rPr>
                <w:t xml:space="preserve"> (Liebman and Sun</w:t>
              </w:r>
            </w:ins>
            <w:ins w:id="94" w:author="Nguyen, Huong T [AGRON] [2]" w:date="2022-07-29T23:47:00Z">
              <w:r w:rsidR="00B2719A">
                <w:rPr>
                  <w:rFonts w:ascii="Helvetica"/>
                  <w:color w:val="000000" w:themeColor="text1"/>
                  <w:sz w:val="22"/>
                  <w:szCs w:val="22"/>
                </w:rPr>
                <w:t>d</w:t>
              </w:r>
            </w:ins>
            <w:ins w:id="95" w:author="Nguyen, Huong T [AGRON] [2]" w:date="2022-07-29T23:46:00Z">
              <w:r w:rsidR="00B2719A">
                <w:rPr>
                  <w:rFonts w:ascii="Helvetica"/>
                  <w:color w:val="000000" w:themeColor="text1"/>
                  <w:sz w:val="22"/>
                  <w:szCs w:val="22"/>
                </w:rPr>
                <w:t>berg, 2006)</w:t>
              </w:r>
            </w:ins>
            <w:ins w:id="96" w:author="Nguyen, Huong T [AGRON] [2]" w:date="2022-07-30T23:01:00Z">
              <w:r w:rsidR="001615AE">
                <w:rPr>
                  <w:rFonts w:ascii="Helvetica"/>
                  <w:color w:val="000000" w:themeColor="text1"/>
                  <w:sz w:val="22"/>
                  <w:szCs w:val="22"/>
                </w:rPr>
                <w:t>,</w:t>
              </w:r>
            </w:ins>
            <w:ins w:id="97" w:author="Nguyen, Huong T [AGRON] [2]" w:date="2022-07-30T13:11:00Z">
              <w:r w:rsidR="005B72B6">
                <w:rPr>
                  <w:rFonts w:ascii="Helvetica"/>
                  <w:color w:val="000000" w:themeColor="text1"/>
                  <w:sz w:val="22"/>
                  <w:szCs w:val="22"/>
                </w:rPr>
                <w:t xml:space="preserve"> </w:t>
              </w:r>
            </w:ins>
            <w:ins w:id="98" w:author="Nguyen, Huong T [AGRON] [2]"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99" w:author="Nguyen, Huong T [AGRON] [2]" w:date="2022-07-30T13:10:00Z">
              <w:r w:rsidR="005B72B6">
                <w:rPr>
                  <w:rFonts w:ascii="Helvetica"/>
                  <w:color w:val="000000" w:themeColor="text1"/>
                  <w:sz w:val="22"/>
                  <w:szCs w:val="22"/>
                </w:rPr>
                <w:t>can p</w:t>
              </w:r>
            </w:ins>
            <w:ins w:id="100" w:author="Nguyen, Huong T [AGRON] [2]" w:date="2022-07-30T14:34:00Z">
              <w:r w:rsidR="005767A2">
                <w:rPr>
                  <w:rFonts w:ascii="Helvetica"/>
                  <w:color w:val="000000" w:themeColor="text1"/>
                  <w:sz w:val="22"/>
                  <w:szCs w:val="22"/>
                </w:rPr>
                <w:t>romote</w:t>
              </w:r>
            </w:ins>
            <w:ins w:id="101" w:author="Nguyen, Huong T [AGRON] [2]" w:date="2022-07-30T13:10:00Z">
              <w:r w:rsidR="005B72B6">
                <w:rPr>
                  <w:rFonts w:ascii="Helvetica"/>
                  <w:color w:val="000000" w:themeColor="text1"/>
                  <w:sz w:val="22"/>
                  <w:szCs w:val="22"/>
                </w:rPr>
                <w:t xml:space="preserve"> weed </w:t>
              </w:r>
            </w:ins>
            <w:ins w:id="102" w:author="Nguyen, Huong T [AGRON] [2]" w:date="2022-07-30T13:11:00Z">
              <w:r w:rsidR="005B72B6">
                <w:rPr>
                  <w:rFonts w:ascii="Helvetica"/>
                  <w:color w:val="000000" w:themeColor="text1"/>
                  <w:sz w:val="22"/>
                  <w:szCs w:val="22"/>
                </w:rPr>
                <w:t>germinat</w:t>
              </w:r>
            </w:ins>
            <w:ins w:id="103" w:author="Nguyen, Huong T [AGRON] [2]" w:date="2022-07-30T14:34:00Z">
              <w:r w:rsidR="005767A2">
                <w:rPr>
                  <w:rFonts w:ascii="Helvetica"/>
                  <w:color w:val="000000" w:themeColor="text1"/>
                  <w:sz w:val="22"/>
                  <w:szCs w:val="22"/>
                </w:rPr>
                <w:t>ion</w:t>
              </w:r>
            </w:ins>
            <w:ins w:id="104" w:author="Nguyen, Huong T [AGRON] [2]" w:date="2022-07-30T01:20:00Z">
              <w:r w:rsidR="00F62DF6">
                <w:rPr>
                  <w:rFonts w:ascii="Helvetica"/>
                  <w:color w:val="000000" w:themeColor="text1"/>
                  <w:sz w:val="22"/>
                  <w:szCs w:val="22"/>
                </w:rPr>
                <w:t xml:space="preserve"> (</w:t>
              </w:r>
            </w:ins>
            <w:ins w:id="105" w:author="Nguyen, Huong T [AGRON] [2]" w:date="2022-07-30T14:32:00Z">
              <w:r w:rsidR="00D2137B">
                <w:rPr>
                  <w:rFonts w:ascii="Helvetica"/>
                  <w:color w:val="000000" w:themeColor="text1"/>
                  <w:sz w:val="22"/>
                  <w:szCs w:val="22"/>
                </w:rPr>
                <w:t>Cornellius and Bradley</w:t>
              </w:r>
            </w:ins>
            <w:ins w:id="106" w:author="Nguyen, Huong T [AGRON] [2]" w:date="2022-07-30T14:33:00Z">
              <w:r w:rsidR="00D2137B">
                <w:rPr>
                  <w:rFonts w:ascii="Helvetica"/>
                  <w:color w:val="000000" w:themeColor="text1"/>
                  <w:sz w:val="22"/>
                  <w:szCs w:val="22"/>
                </w:rPr>
                <w:t>, 2017</w:t>
              </w:r>
            </w:ins>
            <w:ins w:id="107" w:author="Nguyen, Huong T [AGRON] [2]" w:date="2022-07-30T01:20:00Z">
              <w:r w:rsidR="00F62DF6">
                <w:rPr>
                  <w:rFonts w:ascii="Helvetica"/>
                  <w:color w:val="000000" w:themeColor="text1"/>
                  <w:sz w:val="22"/>
                  <w:szCs w:val="22"/>
                </w:rPr>
                <w:t>)</w:t>
              </w:r>
            </w:ins>
            <w:ins w:id="108" w:author="Nguyen, Huong T [AGRON] [2]"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09" w:author="Nguyen, Huong T [AGRON] [2]"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Buhler et al., 2001, Steckel et al., 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 xml:space="preserve">Mohler and Galford,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8324D2"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van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male:female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1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94667A"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11" w:name="parameterization"/>
      <w:bookmarkEnd w:id="11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12" w:author="Nguyen, Huong T [AGRON]" w:date="2022-07-27T12:16:00Z">
        <w:r w:rsidR="00D11232">
          <w:rPr>
            <w:color w:val="000000" w:themeColor="text1"/>
          </w:rPr>
          <w:t>,</w:t>
        </w:r>
      </w:ins>
      <w:r w:rsidR="00952336" w:rsidRPr="009F1439">
        <w:rPr>
          <w:color w:val="000000" w:themeColor="text1"/>
        </w:rPr>
        <w:t xml:space="preserve"> and consequently</w:t>
      </w:r>
      <w:ins w:id="11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r w:rsidRPr="009F1439">
        <w:rPr>
          <w:rStyle w:val="VerbatimChar"/>
          <w:color w:val="000000" w:themeColor="text1"/>
        </w:rPr>
        <w:t>s_t</w:t>
      </w:r>
      <w:r w:rsidRPr="009F1439">
        <w:rPr>
          <w:color w:val="000000" w:themeColor="text1"/>
        </w:rPr>
        <w:t xml:space="preserve">, </w:t>
      </w:r>
      <w:r w:rsidRPr="009F1439">
        <w:rPr>
          <w:rStyle w:val="VerbatimChar"/>
          <w:color w:val="000000" w:themeColor="text1"/>
        </w:rPr>
        <w:t>s_b</w:t>
      </w:r>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r w:rsidRPr="009F1439">
        <w:rPr>
          <w:rStyle w:val="VerbatimChar"/>
          <w:color w:val="000000" w:themeColor="text1"/>
        </w:rPr>
        <w:t>s_t</w:t>
      </w:r>
      <w:r w:rsidRPr="009F1439">
        <w:rPr>
          <w:color w:val="000000" w:themeColor="text1"/>
        </w:rPr>
        <w:t xml:space="preserve"> and </w:t>
      </w:r>
      <w:r w:rsidRPr="009F1439">
        <w:rPr>
          <w:rStyle w:val="VerbatimChar"/>
          <w:color w:val="000000" w:themeColor="text1"/>
        </w:rPr>
        <w:t>s_b</w:t>
      </w:r>
      <w:r w:rsidRPr="009F1439">
        <w:rPr>
          <w:color w:val="000000" w:themeColor="text1"/>
        </w:rPr>
        <w:t xml:space="preserve"> represent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1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15" w:author="Nguyen, Huong T [AGRON]" w:date="2022-07-27T12:17:00Z">
              <w:r w:rsidRPr="009F1439" w:rsidDel="00D11232">
                <w:rPr>
                  <w:rFonts w:ascii="Helvetica"/>
                  <w:color w:val="000000" w:themeColor="text1"/>
                  <w:sz w:val="20"/>
                  <w:szCs w:val="20"/>
                </w:rPr>
                <w:delText>^</w:delText>
              </w:r>
            </w:del>
            <w:del w:id="11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1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1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1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2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1" w:author="Nguyen, Huong T [AGRON]" w:date="2022-07-27T12:22:00Z">
              <w:r w:rsidRPr="009F1439" w:rsidDel="00151E46">
                <w:rPr>
                  <w:rFonts w:ascii="Helvetica"/>
                  <w:color w:val="000000" w:themeColor="text1"/>
                  <w:sz w:val="20"/>
                  <w:szCs w:val="20"/>
                </w:rPr>
                <w:delText>4.3 - 9003620</w:delText>
              </w:r>
            </w:del>
            <w:ins w:id="12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3" w:author="Nguyen, Huong T [AGRON]" w:date="2022-07-27T12:22:00Z">
              <w:r w:rsidRPr="009F1439" w:rsidDel="00151E46">
                <w:rPr>
                  <w:rFonts w:ascii="Helvetica"/>
                  <w:color w:val="000000" w:themeColor="text1"/>
                  <w:sz w:val="20"/>
                  <w:szCs w:val="20"/>
                </w:rPr>
                <w:delText>0.5 - 4453381.0</w:delText>
              </w:r>
            </w:del>
            <w:ins w:id="124" w:author="Nguyen, Huong T [AGRON]" w:date="2022-07-27T12:22:00Z">
              <w:r w:rsidR="00151E46">
                <w:rPr>
                  <w:rFonts w:ascii="Helvetica"/>
                  <w:color w:val="000000" w:themeColor="text1"/>
                  <w:sz w:val="20"/>
                  <w:szCs w:val="20"/>
                </w:rPr>
                <w:t xml:space="preserve">1756.2 </w:t>
              </w:r>
            </w:ins>
            <w:ins w:id="125" w:author="Nguyen, Huong T [AGRON]" w:date="2022-07-27T12:23:00Z">
              <w:r w:rsidR="00151E46">
                <w:rPr>
                  <w:rFonts w:ascii="Helvetica"/>
                  <w:color w:val="000000" w:themeColor="text1"/>
                  <w:sz w:val="20"/>
                  <w:szCs w:val="20"/>
                </w:rPr>
                <w:t>–</w:t>
              </w:r>
            </w:ins>
            <w:ins w:id="126" w:author="Nguyen, Huong T [AGRON]" w:date="2022-07-27T12:22:00Z">
              <w:r w:rsidR="00151E46">
                <w:rPr>
                  <w:rFonts w:ascii="Helvetica"/>
                  <w:color w:val="000000" w:themeColor="text1"/>
                  <w:sz w:val="20"/>
                  <w:szCs w:val="20"/>
                </w:rPr>
                <w:t xml:space="preserve"> 1249</w:t>
              </w:r>
            </w:ins>
            <w:ins w:id="12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8" w:author="Nguyen, Huong T [AGRON]" w:date="2022-07-27T12:23:00Z">
              <w:r w:rsidRPr="009F1439" w:rsidDel="00151E46">
                <w:rPr>
                  <w:rFonts w:ascii="Helvetica"/>
                  <w:color w:val="000000" w:themeColor="text1"/>
                  <w:sz w:val="20"/>
                  <w:szCs w:val="20"/>
                </w:rPr>
                <w:delText>3.9 - 4115522.0</w:delText>
              </w:r>
            </w:del>
            <w:ins w:id="12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30" w:author="Nguyen, Huong T [AGRON]" w:date="2022-07-27T12:23:00Z">
              <w:r w:rsidRPr="009F1439" w:rsidDel="00151E46">
                <w:rPr>
                  <w:rFonts w:ascii="Helvetica"/>
                  <w:color w:val="000000" w:themeColor="text1"/>
                  <w:sz w:val="20"/>
                  <w:szCs w:val="20"/>
                </w:rPr>
                <w:delText xml:space="preserve">2 </w:delText>
              </w:r>
            </w:del>
            <w:ins w:id="13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32" w:author="Nguyen, Huong T [AGRON]" w:date="2022-07-27T12:23:00Z">
              <w:r w:rsidRPr="009F1439" w:rsidDel="00151E46">
                <w:rPr>
                  <w:rFonts w:ascii="Helvetica"/>
                  <w:color w:val="000000" w:themeColor="text1"/>
                  <w:sz w:val="20"/>
                  <w:szCs w:val="20"/>
                </w:rPr>
                <w:delText>-</w:delText>
              </w:r>
            </w:del>
            <w:ins w:id="13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34" w:author="Nguyen, Huong T [AGRON]" w:date="2022-07-27T12:23:00Z">
              <w:r w:rsidRPr="009F1439" w:rsidDel="00151E46">
                <w:rPr>
                  <w:rFonts w:ascii="Helvetica"/>
                  <w:color w:val="000000" w:themeColor="text1"/>
                  <w:sz w:val="20"/>
                  <w:szCs w:val="20"/>
                </w:rPr>
                <w:delText>14478.1</w:delText>
              </w:r>
            </w:del>
            <w:ins w:id="13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36" w:name="modeling"/>
      <w:bookmarkEnd w:id="11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3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38" w:name="results-and-discussion"/>
      <w:bookmarkEnd w:id="9"/>
      <w:bookmarkEnd w:id="136"/>
      <w:bookmarkEnd w:id="13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139" w:author="Nguyen, Huong T [AGRON]" w:date="2022-07-27T12:27:00Z"/>
          <w:b/>
          <w:color w:val="000000" w:themeColor="text1"/>
          <w:rPrChange w:id="140" w:author="Nguyen, Huong T [AGRON]" w:date="2022-07-27T12:27:00Z">
            <w:rPr>
              <w:del w:id="14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4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43"/>
      <w:r w:rsidRPr="009F1439">
        <w:rPr>
          <w:color w:val="000000" w:themeColor="text1"/>
        </w:rPr>
        <w:t>environments</w:t>
      </w:r>
      <w:commentRangeEnd w:id="143"/>
      <w:r w:rsidR="00617C34">
        <w:rPr>
          <w:rStyle w:val="CommentReference"/>
        </w:rPr>
        <w:commentReference w:id="143"/>
      </w:r>
      <w:ins w:id="14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145" w:author="Nguyen, Huong T [AGRON] [2]" w:date="2022-07-27T19:24:00Z">
        <w:r w:rsidRPr="009F1439" w:rsidDel="00D6223B">
          <w:rPr>
            <w:color w:val="000000" w:themeColor="text1"/>
          </w:rPr>
          <w:delText xml:space="preserve">allowance </w:delText>
        </w:r>
      </w:del>
      <w:ins w:id="14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14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148" w:author="Nguyen, Huong T [AGRON]" w:date="2022-07-27T12:27:00Z"/>
          <w:b/>
          <w:i/>
          <w:iCs/>
          <w:rPrChange w:id="149" w:author="Nguyen, Huong T [AGRON]" w:date="2022-07-27T12:27:00Z">
            <w:rPr>
              <w:ins w:id="150" w:author="Nguyen, Huong T [AGRON]" w:date="2022-07-27T12:27:00Z"/>
              <w:i/>
              <w:iCs/>
            </w:rPr>
          </w:rPrChange>
        </w:rPr>
      </w:pPr>
      <w:r w:rsidRPr="00151E46">
        <w:rPr>
          <w:b/>
          <w:i/>
          <w:iCs/>
          <w:rPrChange w:id="151" w:author="Nguyen, Huong T [AGRON]" w:date="2022-07-27T12:27:00Z">
            <w:rPr>
              <w:i/>
              <w:iCs/>
            </w:rPr>
          </w:rPrChange>
        </w:rPr>
        <w:t xml:space="preserve">How much </w:t>
      </w:r>
      <w:r w:rsidR="00513D83" w:rsidRPr="00151E46">
        <w:rPr>
          <w:b/>
          <w:i/>
          <w:iCs/>
          <w:rPrChange w:id="152" w:author="Nguyen, Huong T [AGRON]" w:date="2022-07-27T12:27:00Z">
            <w:rPr>
              <w:i/>
              <w:iCs/>
            </w:rPr>
          </w:rPrChange>
        </w:rPr>
        <w:t>weed control efficacy</w:t>
      </w:r>
      <w:r w:rsidRPr="00151E46">
        <w:rPr>
          <w:b/>
          <w:i/>
          <w:iCs/>
          <w:rPrChange w:id="153" w:author="Nguyen, Huong T [AGRON]" w:date="2022-07-27T12:27:00Z">
            <w:rPr>
              <w:i/>
              <w:iCs/>
            </w:rPr>
          </w:rPrChange>
        </w:rPr>
        <w:t xml:space="preserve"> </w:t>
      </w:r>
      <w:r w:rsidR="00617C34" w:rsidRPr="00151E46">
        <w:rPr>
          <w:b/>
          <w:i/>
          <w:iCs/>
          <w:rPrChange w:id="154" w:author="Nguyen, Huong T [AGRON]" w:date="2022-07-27T12:27:00Z">
            <w:rPr>
              <w:i/>
              <w:iCs/>
            </w:rPr>
          </w:rPrChange>
        </w:rPr>
        <w:t xml:space="preserve">is </w:t>
      </w:r>
      <w:r w:rsidRPr="00151E46">
        <w:rPr>
          <w:b/>
          <w:i/>
          <w:iCs/>
          <w:rPrChange w:id="155" w:author="Nguyen, Huong T [AGRON]" w:date="2022-07-27T12:27:00Z">
            <w:rPr>
              <w:i/>
              <w:iCs/>
            </w:rPr>
          </w:rPrChange>
        </w:rPr>
        <w:t xml:space="preserve">necessary to </w:t>
      </w:r>
      <w:r w:rsidR="00513D83" w:rsidRPr="00151E46">
        <w:rPr>
          <w:b/>
          <w:i/>
          <w:iCs/>
          <w:rPrChange w:id="156" w:author="Nguyen, Huong T [AGRON]" w:date="2022-07-27T12:27:00Z">
            <w:rPr>
              <w:i/>
              <w:iCs/>
            </w:rPr>
          </w:rPrChange>
        </w:rPr>
        <w:t>stabilize a waterhemp population</w:t>
      </w:r>
      <w:r w:rsidRPr="00151E46">
        <w:rPr>
          <w:b/>
          <w:i/>
          <w:iCs/>
          <w:rPrChange w:id="15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15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159" w:author="Nguyen, Huong T [AGRON]" w:date="2022-07-27T12:27:00Z"/>
        </w:rPr>
        <w:pPrChange w:id="16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161" w:author="Nguyen, Huong T [AGRON] [2]" w:date="2022-07-27T19:25:00Z">
        <w:r w:rsidR="00D6223B" w:rsidRPr="00D11232">
          <w:t>(</w:t>
        </w:r>
        <w:r w:rsidR="00D6223B">
          <w:t>plants</w:t>
        </w:r>
        <w:r w:rsidR="00D6223B" w:rsidRPr="00D11232">
          <w:t>/m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D6223B" w:rsidRPr="00D11232">
          <w:t>)</w:t>
        </w:r>
        <w:r w:rsidR="00D6223B">
          <w:t xml:space="preserve"> </w:t>
        </w:r>
      </w:ins>
      <w:r w:rsidR="003F22E8" w:rsidRPr="00D11232">
        <w:t xml:space="preserve">because waterhemp </w:t>
      </w:r>
      <w:ins w:id="162" w:author="Nguyen, Huong T [AGRON] [2]" w:date="2022-07-27T19:25:00Z">
        <w:r w:rsidR="00F94156">
          <w:t xml:space="preserve">individual </w:t>
        </w:r>
      </w:ins>
      <w:r w:rsidR="003F22E8" w:rsidRPr="00D11232">
        <w:t>plant size is highly variable.</w:t>
      </w:r>
      <w:ins w:id="163" w:author="Nguyen, Huong T [AGRON]" w:date="2022-07-27T12:27:00Z">
        <w:r w:rsidR="00151E46">
          <w:t xml:space="preserve"> </w:t>
        </w:r>
      </w:ins>
    </w:p>
    <w:p w14:paraId="3AEAA528" w14:textId="6A0C1945" w:rsidR="003F22E8" w:rsidRPr="009F1439" w:rsidRDefault="003F22E8">
      <w:pPr>
        <w:pStyle w:val="FirstParagraph"/>
        <w:spacing w:line="480" w:lineRule="auto"/>
        <w:pPrChange w:id="164"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165" w:author="Nguyen, Huong T [AGRON] [2]" w:date="2022-07-27T19:25:00Z">
        <w:r w:rsidRPr="009F1439" w:rsidDel="00F94156">
          <w:delText xml:space="preserve">allowance </w:delText>
        </w:r>
      </w:del>
      <w:ins w:id="166"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r w:rsidRPr="009F1439">
        <w:rPr>
          <w:rStyle w:val="VerbatimChar"/>
          <w:color w:val="000000" w:themeColor="text1"/>
        </w:rPr>
        <w:t>rlnorm(1,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167"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168" w:author="Nguyen, Huong T [AGRON] [2]" w:date="2022-07-27T19:29:00Z">
        <w:r w:rsidRPr="009F1439" w:rsidDel="00F94156">
          <w:rPr>
            <w:color w:val="000000" w:themeColor="text1"/>
          </w:rPr>
          <w:delText xml:space="preserve">s </w:delText>
        </w:r>
      </w:del>
      <w:ins w:id="169"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0" w:author="Nguyen, Huong T [AGRON] [2]" w:date="2022-07-27T19:29:00Z">
        <w:r w:rsidRPr="009F1439" w:rsidDel="00F94156">
          <w:rPr>
            <w:color w:val="000000" w:themeColor="text1"/>
          </w:rPr>
          <w:delText xml:space="preserve">m </w:delText>
        </w:r>
      </w:del>
      <w:ins w:id="171" w:author="Nguyen, Huong T [AGRON] [2]" w:date="2022-07-27T19:29:00Z">
        <w:r w:rsidR="00F94156">
          <w:rPr>
            <w:color w:val="000000" w:themeColor="text1"/>
          </w:rPr>
          <w:t>s</w:t>
        </w:r>
        <w:r w:rsidR="00F94156" w:rsidRPr="009F1439">
          <w:rPr>
            <w:color w:val="000000" w:themeColor="text1"/>
          </w:rPr>
          <w:t xml:space="preserve"> </w:t>
        </w:r>
      </w:ins>
      <w:r w:rsidRPr="009F1439">
        <w:rPr>
          <w:color w:val="000000" w:themeColor="text1"/>
        </w:rPr>
        <w:t xml:space="preserve">were estimated </w:t>
      </w:r>
      <w:r w:rsidRPr="009F1439">
        <w:rPr>
          <w:color w:val="000000" w:themeColor="text1"/>
        </w:rPr>
        <w:lastRenderedPageBreak/>
        <w:t xml:space="preserve">(details are in Table </w:t>
      </w:r>
      <w:del w:id="172" w:author="Nguyen, Huong T [AGRON]" w:date="2022-07-27T12:28:00Z">
        <w:r w:rsidRPr="009F1439" w:rsidDel="005949CF">
          <w:rPr>
            <w:color w:val="000000" w:themeColor="text1"/>
          </w:rPr>
          <w:delText xml:space="preserve">?? </w:delText>
        </w:r>
      </w:del>
      <w:ins w:id="173"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174" w:author="Nguyen, Huong T [AGRON] [2]" w:date="2022-07-27T19:28:00Z">
        <w:r w:rsidRPr="009F1439" w:rsidDel="00F94156">
          <w:rPr>
            <w:color w:val="000000" w:themeColor="text1"/>
          </w:rPr>
          <w:delText xml:space="preserve">s </w:delText>
        </w:r>
      </w:del>
      <w:ins w:id="175"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6" w:author="Nguyen, Huong T [AGRON] [2]" w:date="2022-07-27T19:28:00Z">
        <w:r w:rsidRPr="009F1439" w:rsidDel="00F94156">
          <w:rPr>
            <w:color w:val="000000" w:themeColor="text1"/>
          </w:rPr>
          <w:delText xml:space="preserve">m </w:delText>
        </w:r>
      </w:del>
      <w:ins w:id="177" w:author="Nguyen, Huong T [AGRON] [2]" w:date="2022-07-27T19:28:00Z">
        <w:r w:rsidR="00F94156">
          <w:rPr>
            <w:color w:val="000000" w:themeColor="text1"/>
          </w:rPr>
          <w:t>s</w:t>
        </w:r>
        <w:r w:rsidR="00F94156" w:rsidRPr="009F1439">
          <w:rPr>
            <w:color w:val="000000" w:themeColor="text1"/>
          </w:rPr>
          <w:t xml:space="preserve"> </w:t>
        </w:r>
      </w:ins>
      <w:r w:rsidRPr="009F1439">
        <w:rPr>
          <w:color w:val="000000" w:themeColor="text1"/>
        </w:rPr>
        <w:t>were tried in the simulation until</w:t>
      </w:r>
      <w:ins w:id="178"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179"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180" w:author="Nguyen, Huong T [AGRON] [2]" w:date="2022-07-27T19:45:00Z">
        <w:r w:rsidR="000217FF">
          <w:rPr>
            <w:rFonts w:eastAsiaTheme="minorEastAsia"/>
            <w:color w:val="000000" w:themeColor="text1"/>
          </w:rPr>
          <w:t xml:space="preserve"> (m = m*)</w:t>
        </w:r>
      </w:ins>
      <w:del w:id="181" w:author="Nguyen, Huong T [AGRON] [2]" w:date="2022-07-27T19:28:00Z">
        <w:r w:rsidRPr="009F1439" w:rsidDel="00F94156">
          <w:rPr>
            <w:color w:val="000000" w:themeColor="text1"/>
          </w:rPr>
          <w:delText>)</w:delText>
        </w:r>
      </w:del>
      <w:ins w:id="182" w:author="Nguyen, Huong T [AGRON] [2]" w:date="2022-07-27T19:39:00Z">
        <w:r w:rsidR="00E6483C">
          <w:rPr>
            <w:color w:val="000000" w:themeColor="text1"/>
          </w:rPr>
          <w:t xml:space="preserve">. </w:t>
        </w:r>
      </w:ins>
      <w:ins w:id="183" w:author="Nguyen, Huong T [AGRON] [2]" w:date="2022-07-27T19:46:00Z">
        <w:r w:rsidR="00562C54">
          <w:rPr>
            <w:color w:val="000000" w:themeColor="text1"/>
          </w:rPr>
          <w:t xml:space="preserve"> Six values of m* were identified for each corn and soybean phase of the three rotations. </w:t>
        </w:r>
      </w:ins>
      <w:del w:id="184"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All the multi-year variables failed Levene’s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185"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86"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87" w:name="soil-seedbank-and-emergence-proportion"/>
      <w:bookmarkEnd w:id="186"/>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188" w:author="Nguyen, Huong T [AGRON] [2]" w:date="2022-07-28T22:27:00Z">
        <w:r w:rsidR="00FD43D1">
          <w:rPr>
            <w:color w:val="000000" w:themeColor="text1"/>
          </w:rPr>
          <w:t>/</w:t>
        </w:r>
      </w:ins>
      <w:del w:id="189" w:author="Nguyen, Huong T [AGRON] [2]" w:date="2022-07-28T22:26:00Z">
        <w:r w:rsidRPr="009F1439" w:rsidDel="00FD43D1">
          <w:rPr>
            <w:color w:val="000000" w:themeColor="text1"/>
          </w:rPr>
          <w:delText xml:space="preserve"> per meter squared</w:delText>
        </w:r>
      </w:del>
      <w:ins w:id="190" w:author="Nguyen, Huong T [AGRON] [2]" w:date="2022-07-28T22:26:00Z">
        <w:r w:rsidR="00FD43D1">
          <w:rPr>
            <w:color w:val="000000" w:themeColor="text1"/>
          </w:rPr>
          <w:t>m</w:t>
        </w:r>
      </w:ins>
      <w:ins w:id="191" w:author="Nguyen, Huong T [AGRON] [2]"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92" w:name="waterhemp-population-growth-rates"/>
      <w:bookmarkEnd w:id="185"/>
      <w:bookmarkEnd w:id="187"/>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Empirically estimated sub-annual parameters were measured once. In 2019, individual plant size at maturity was measured for six cohorts in each quadrat of each eu</w:t>
      </w:r>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93"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94"/>
      <w:commentRangeEnd w:id="194"/>
      <w:r w:rsidR="00145918">
        <w:rPr>
          <w:rStyle w:val="CommentReference"/>
        </w:rPr>
        <w:commentReference w:id="194"/>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95" w:author="Nguyen, Huong T [AGRON]" w:date="2022-07-27T12:30:00Z">
                <w:rPr>
                  <w:rFonts w:ascii="Cambria Math" w:hAnsi="Cambria Math"/>
                  <w:color w:val="000000" w:themeColor="text1"/>
                  <w:highlight w:val="yellow"/>
                </w:rPr>
                <m:t>low</m:t>
              </w:del>
            </m:r>
            <m:r>
              <w:ins w:id="196"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197" w:name="scenario-2"/>
      <w:bookmarkEnd w:id="193"/>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r w:rsidR="00C55CFC" w:rsidRPr="009F1439">
        <w:rPr>
          <w:color w:val="000000" w:themeColor="text1"/>
        </w:rPr>
        <w:t>top:bottom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01798DED" w:rsidR="005550BE" w:rsidRPr="009F1439" w:rsidRDefault="00E41100" w:rsidP="00F05379">
      <w:pPr>
        <w:pStyle w:val="CaptionedFigure"/>
        <w:spacing w:line="480" w:lineRule="auto"/>
        <w:rPr>
          <w:color w:val="000000" w:themeColor="text1"/>
        </w:rPr>
      </w:pPr>
      <w:bookmarkStart w:id="198" w:name="Xf5df142dff9b7c2f56340cdf78ee2c0bbaf8ab2"/>
      <w:bookmarkStart w:id="199" w:name="scenario-2-1"/>
      <w:bookmarkEnd w:id="192"/>
      <w:bookmarkEnd w:id="197"/>
      <w:del w:id="200" w:author="Nguyen, Huong T [AGRON]" w:date="2022-08-01T20:45:00Z">
        <w:r w:rsidRPr="009F1439" w:rsidDel="002C6A79">
          <w:rPr>
            <w:noProof/>
            <w:color w:val="000000" w:themeColor="text1"/>
          </w:rPr>
          <w:lastRenderedPageBreak/>
          <w:drawing>
            <wp:inline distT="0" distB="0" distL="0" distR="0" wp14:anchorId="372B66DE" wp14:editId="7AE2BB9C">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del>
      <w:ins w:id="201" w:author="Nguyen, Huong T [AGRON]" w:date="2022-08-01T20:46:00Z">
        <w:r w:rsidR="002C6A79">
          <w:rPr>
            <w:noProof/>
          </w:rPr>
          <w:drawing>
            <wp:inline distT="0" distB="0" distL="0" distR="0" wp14:anchorId="2F467BE4" wp14:editId="3E0B958C">
              <wp:extent cx="5334000" cy="5334000"/>
              <wp:effectExtent l="0" t="0" r="0" b="0"/>
              <wp:docPr id="5"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ins>
      <w:bookmarkStart w:id="202" w:name="_GoBack"/>
      <w:bookmarkEnd w:id="202"/>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4E6EC840" w:rsidR="005550BE" w:rsidRPr="009F1439" w:rsidRDefault="002C6A79" w:rsidP="00F05379">
      <w:pPr>
        <w:pStyle w:val="CaptionedFigure"/>
        <w:spacing w:line="480" w:lineRule="auto"/>
        <w:rPr>
          <w:color w:val="000000" w:themeColor="text1"/>
        </w:rPr>
      </w:pPr>
      <w:ins w:id="203" w:author="Nguyen, Huong T [AGRON]" w:date="2022-08-01T20:45:00Z">
        <w:r>
          <w:rPr>
            <w:noProof/>
          </w:rPr>
          <w:lastRenderedPageBreak/>
          <w:drawing>
            <wp:inline distT="0" distB="0" distL="0" distR="0" wp14:anchorId="0B0522E8" wp14:editId="5F18E816">
              <wp:extent cx="5334000" cy="5334000"/>
              <wp:effectExtent l="0" t="0" r="0" b="0"/>
              <wp:docPr id="3"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del w:id="204" w:author="Nguyen, Huong T [AGRON]" w:date="2022-08-01T20:45:00Z">
        <w:r w:rsidR="00E41100" w:rsidRPr="009F1439" w:rsidDel="002C6A79">
          <w:rPr>
            <w:noProof/>
            <w:color w:val="000000" w:themeColor="text1"/>
          </w:rPr>
          <w:drawing>
            <wp:inline distT="0" distB="0" distL="0" distR="0" wp14:anchorId="6651AF54" wp14:editId="5AA6723A">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8"/>
                      <a:stretch>
                        <a:fillRect/>
                      </a:stretch>
                    </pic:blipFill>
                    <pic:spPr bwMode="auto">
                      <a:xfrm>
                        <a:off x="0" y="0"/>
                        <a:ext cx="5334000" cy="8001000"/>
                      </a:xfrm>
                      <a:prstGeom prst="rect">
                        <a:avLst/>
                      </a:prstGeom>
                      <a:noFill/>
                      <a:ln w="9525">
                        <a:noFill/>
                        <a:headEnd/>
                        <a:tailEnd/>
                      </a:ln>
                    </pic:spPr>
                  </pic:pic>
                </a:graphicData>
              </a:graphic>
            </wp:inline>
          </w:drawing>
        </w:r>
      </w:del>
    </w:p>
    <w:p w14:paraId="0CFBF7FE" w14:textId="0455DC92" w:rsidR="005550BE" w:rsidRPr="009F1439" w:rsidDel="00D87077" w:rsidRDefault="00E41100" w:rsidP="00F05379">
      <w:pPr>
        <w:pStyle w:val="ImageCaption"/>
        <w:spacing w:line="480" w:lineRule="auto"/>
        <w:rPr>
          <w:del w:id="205" w:author="Nguyen, Huong T [AGRON] [2]" w:date="2022-07-27T23:27:00Z"/>
          <w:color w:val="000000" w:themeColor="text1"/>
        </w:rPr>
      </w:pPr>
      <w:r w:rsidRPr="009F1439">
        <w:rPr>
          <w:color w:val="000000" w:themeColor="text1"/>
        </w:rPr>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w:t>
      </w:r>
      <w:r w:rsidRPr="009F1439">
        <w:rPr>
          <w:color w:val="000000" w:themeColor="text1"/>
        </w:rPr>
        <w:lastRenderedPageBreak/>
        <w:t xml:space="preserve">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206"/>
      <w:r w:rsidRPr="009F1439">
        <w:rPr>
          <w:color w:val="000000" w:themeColor="text1"/>
        </w:rPr>
        <w:t>Simulation</w:t>
      </w:r>
      <w:commentRangeEnd w:id="206"/>
      <w:r w:rsidR="00DD3FED">
        <w:rPr>
          <w:rStyle w:val="CommentReference"/>
          <w:rFonts w:asciiTheme="minorHAnsi" w:eastAsiaTheme="minorHAnsi" w:hAnsiTheme="minorHAnsi" w:cstheme="minorBidi"/>
          <w:b w:val="0"/>
          <w:bCs w:val="0"/>
          <w:color w:val="auto"/>
        </w:rPr>
        <w:commentReference w:id="206"/>
      </w:r>
    </w:p>
    <w:p w14:paraId="1DF12C90" w14:textId="39D45E21" w:rsidR="00824A3C" w:rsidRDefault="00824A3C" w:rsidP="00971BAA">
      <w:pPr>
        <w:pStyle w:val="Heading3"/>
        <w:rPr>
          <w:ins w:id="207" w:author="Nguyen, Huong T [AGRON]" w:date="2022-08-01T17:02:00Z"/>
        </w:rPr>
      </w:pPr>
      <w:ins w:id="208" w:author="Nguyen, Huong T [AGRON] [2]" w:date="2022-08-01T11:16:00Z">
        <w:r>
          <w:t>Seed production threshold</w:t>
        </w:r>
      </w:ins>
      <w:ins w:id="209" w:author="Nguyen, Huong T [AGRON]" w:date="2022-08-01T17:02:00Z">
        <w:r w:rsidR="00971BAA">
          <w:t xml:space="preserve"> </w:t>
        </w:r>
      </w:ins>
    </w:p>
    <w:p w14:paraId="232BEAB6" w14:textId="77777777" w:rsidR="00971BAA" w:rsidRPr="00971BAA" w:rsidRDefault="00971BAA" w:rsidP="00792837">
      <w:pPr>
        <w:pStyle w:val="BodyText"/>
        <w:rPr>
          <w:ins w:id="210" w:author="Nguyen, Huong T [AGRON] [2]" w:date="2022-08-01T11:18:00Z"/>
        </w:rPr>
      </w:pPr>
    </w:p>
    <w:p w14:paraId="02BF15B2" w14:textId="0030E49B" w:rsidR="00804CC7" w:rsidRPr="00792837" w:rsidRDefault="00824A3C" w:rsidP="00F05379">
      <w:pPr>
        <w:pStyle w:val="FirstParagraph"/>
        <w:spacing w:line="480" w:lineRule="auto"/>
        <w:rPr>
          <w:ins w:id="211" w:author="Nguyen, Huong T [AGRON] [2]" w:date="2022-08-01T11:22:00Z"/>
          <w:rFonts w:eastAsiaTheme="minorEastAsia"/>
          <w:color w:val="000000" w:themeColor="text1"/>
        </w:rPr>
      </w:pPr>
      <w:ins w:id="212" w:author="Nguyen, Huong T [AGRON] [2]" w:date="2022-08-01T11:18:00Z">
        <w:r>
          <w:rPr>
            <w:color w:val="000000" w:themeColor="text1"/>
          </w:rPr>
          <w:t>Keeping all th</w:t>
        </w:r>
      </w:ins>
      <w:ins w:id="213" w:author="Nguyen, Huong T [AGRON] [2]" w:date="2022-08-01T11:19:00Z">
        <w:r>
          <w:rPr>
            <w:color w:val="000000" w:themeColor="text1"/>
          </w:rPr>
          <w:t>e input matrices, except the seed production matrix</w:t>
        </w:r>
      </w:ins>
      <w:ins w:id="214" w:author="Nguyen, Huong T [AGRON]" w:date="2022-08-01T17:44:00Z">
        <w:r w:rsidR="00792837">
          <w:rPr>
            <w:color w:val="000000" w:themeColor="text1"/>
          </w:rPr>
          <w:t xml:space="preserve"> (B</w:t>
        </w:r>
        <w:r w:rsidR="00792837">
          <w:rPr>
            <w:color w:val="000000" w:themeColor="text1"/>
            <w:vertAlign w:val="subscript"/>
          </w:rPr>
          <w:t>f</w:t>
        </w:r>
        <w:r w:rsidR="00792837">
          <w:rPr>
            <w:color w:val="000000" w:themeColor="text1"/>
          </w:rPr>
          <w:t>)</w:t>
        </w:r>
      </w:ins>
      <w:ins w:id="215" w:author="Nguyen, Huong T [AGRON] [2]" w:date="2022-08-01T11:19:00Z">
        <w:r>
          <w:rPr>
            <w:color w:val="000000" w:themeColor="text1"/>
          </w:rPr>
          <w:t>, as in the population</w:t>
        </w:r>
      </w:ins>
      <w:ins w:id="216" w:author="Nguyen, Huong T [AGRON] [2]" w:date="2022-08-01T11:20:00Z">
        <w:r>
          <w:rPr>
            <w:color w:val="000000" w:themeColor="text1"/>
          </w:rPr>
          <w:t xml:space="preserve"> projection exercise, </w:t>
        </w:r>
      </w:ins>
      <w:ins w:id="217" w:author="Nguyen, Huong T [AGRON] [2]" w:date="2022-08-01T11:39:00Z">
        <w:r w:rsidR="00431E53">
          <w:rPr>
            <w:color w:val="000000" w:themeColor="text1"/>
          </w:rPr>
          <w:t xml:space="preserve">the seed production thresholds presented here were </w:t>
        </w:r>
      </w:ins>
      <w:ins w:id="218" w:author="Nguyen, Huong T [AGRON] [2]" w:date="2022-08-01T11:43:00Z">
        <w:r w:rsidR="00431E53">
          <w:rPr>
            <w:color w:val="000000" w:themeColor="text1"/>
          </w:rPr>
          <w:t>converted from seeds plant</w:t>
        </w:r>
        <w:r w:rsidR="00431E53">
          <w:rPr>
            <w:color w:val="000000" w:themeColor="text1"/>
            <w:vertAlign w:val="superscript"/>
          </w:rPr>
          <w:t>-1</w:t>
        </w:r>
        <w:r w:rsidR="00431E53">
          <w:rPr>
            <w:color w:val="000000" w:themeColor="text1"/>
          </w:rPr>
          <w:t xml:space="preserve"> to seeds m</w:t>
        </w:r>
        <w:r w:rsidR="00431E53">
          <w:rPr>
            <w:color w:val="000000" w:themeColor="text1"/>
            <w:vertAlign w:val="superscript"/>
          </w:rPr>
          <w:t>-2</w:t>
        </w:r>
      </w:ins>
      <w:ins w:id="219" w:author="Nguyen, Huong T [AGRON] [2]" w:date="2022-08-01T11:44:00Z">
        <w:r w:rsidR="001267CB">
          <w:rPr>
            <w:color w:val="000000" w:themeColor="text1"/>
          </w:rPr>
          <w:t>.</w:t>
        </w:r>
      </w:ins>
    </w:p>
    <w:p w14:paraId="3714250D" w14:textId="18F7EDDD" w:rsidR="008E38E8" w:rsidRPr="00971BAA" w:rsidRDefault="00971BAA" w:rsidP="00F05379">
      <w:pPr>
        <w:pStyle w:val="FirstParagraph"/>
        <w:spacing w:line="480" w:lineRule="auto"/>
        <w:rPr>
          <w:ins w:id="220" w:author="Nguyen, Huong T [AGRON] [2]" w:date="2022-07-27T23:44:00Z"/>
          <w:rFonts w:eastAsiaTheme="minorEastAsia"/>
          <w:bCs/>
          <w:color w:val="000000" w:themeColor="text1"/>
        </w:rPr>
      </w:pPr>
      <w:ins w:id="221" w:author="Nguyen, Huong T [AGRON]" w:date="2022-08-01T17:10:00Z">
        <w:r>
          <w:rPr>
            <w:color w:val="000000" w:themeColor="text1"/>
          </w:rPr>
          <w:t xml:space="preserve">Under </w:t>
        </w:r>
      </w:ins>
      <w:ins w:id="222" w:author="Nguyen, Huong T [AGRON]" w:date="2022-08-01T17:11:00Z">
        <w:r>
          <w:rPr>
            <w:color w:val="000000" w:themeColor="text1"/>
          </w:rPr>
          <w:t>both corn weed management regimes, the 4-</w:t>
        </w:r>
      </w:ins>
      <w:ins w:id="223" w:author="Nguyen, Huong T [AGRON]" w:date="2022-08-01T17:12:00Z">
        <w:r>
          <w:rPr>
            <w:color w:val="000000" w:themeColor="text1"/>
          </w:rPr>
          <w:t>year rotation was projected to tolerate higher seed production in the corn phase than the 3-year and 2-year rotations could</w:t>
        </w:r>
      </w:ins>
      <w:del w:id="224" w:author="Nguyen, Huong T [AGRON]" w:date="2022-08-01T17:10:00Z">
        <w:r w:rsidR="00F748E1" w:rsidRPr="009F1439" w:rsidDel="00971BAA">
          <w:rPr>
            <w:color w:val="000000" w:themeColor="text1"/>
          </w:rPr>
          <w:delText>T</w:delText>
        </w:r>
      </w:del>
      <w:del w:id="225" w:author="Nguyen, Huong T [AGRON]" w:date="2022-08-01T17:11:00Z">
        <w:r w:rsidR="00F748E1" w:rsidRPr="009F1439" w:rsidDel="00971BAA">
          <w:rPr>
            <w:color w:val="000000" w:themeColor="text1"/>
          </w:rPr>
          <w:delText xml:space="preserve">he more diverse rotations (3-year and 4-year) </w:delText>
        </w:r>
        <w:r w:rsidR="00B534D3" w:rsidDel="00971BAA">
          <w:rPr>
            <w:color w:val="000000" w:themeColor="text1"/>
          </w:rPr>
          <w:delText>could</w:delText>
        </w:r>
        <w:r w:rsidR="00B534D3" w:rsidRPr="009F1439" w:rsidDel="00971BAA">
          <w:rPr>
            <w:color w:val="000000" w:themeColor="text1"/>
          </w:rPr>
          <w:delText xml:space="preserve"> </w:delText>
        </w:r>
        <w:r w:rsidR="00F748E1" w:rsidRPr="009F1439" w:rsidDel="00971BAA">
          <w:rPr>
            <w:color w:val="000000" w:themeColor="text1"/>
          </w:rPr>
          <w:delText xml:space="preserve">tolerate higher seed production than the 2-year rotation </w:delText>
        </w:r>
        <w:r w:rsidR="00B534D3" w:rsidDel="00971BAA">
          <w:rPr>
            <w:color w:val="000000" w:themeColor="text1"/>
          </w:rPr>
          <w:delText>could</w:delText>
        </w:r>
        <w:r w:rsidR="00B534D3" w:rsidRPr="009F1439" w:rsidDel="00971BAA">
          <w:rPr>
            <w:color w:val="000000" w:themeColor="text1"/>
          </w:rPr>
          <w:delText xml:space="preserve"> </w:delText>
        </w:r>
      </w:del>
      <w:ins w:id="226" w:author="Nguyen, Huong T [AGRON] [2]" w:date="2022-07-27T19:22:00Z">
        <w:r w:rsidR="0020197C">
          <w:rPr>
            <w:color w:val="000000" w:themeColor="text1"/>
          </w:rPr>
          <w:t xml:space="preserve"> </w:t>
        </w:r>
      </w:ins>
      <w:r w:rsidR="00F748E1" w:rsidRPr="009F1439">
        <w:rPr>
          <w:color w:val="000000" w:themeColor="text1"/>
        </w:rPr>
        <w:t xml:space="preserve">(Figure </w:t>
      </w:r>
      <w:r w:rsidR="00F26B47" w:rsidRPr="009F1439">
        <w:rPr>
          <w:color w:val="000000" w:themeColor="text1"/>
        </w:rPr>
        <w:t>5</w:t>
      </w:r>
      <w:r w:rsidR="00F748E1" w:rsidRPr="009F1439">
        <w:rPr>
          <w:color w:val="000000" w:themeColor="text1"/>
        </w:rPr>
        <w:t>).</w:t>
      </w:r>
      <w:ins w:id="227" w:author="Nguyen, Huong T [AGRON]" w:date="2022-08-01T17:35:00Z">
        <w:r w:rsidR="00AD18CD">
          <w:rPr>
            <w:color w:val="000000" w:themeColor="text1"/>
          </w:rPr>
          <w:t xml:space="preserve"> The lower seed production was in the cool sea</w:t>
        </w:r>
      </w:ins>
      <w:ins w:id="228" w:author="Nguyen, Huong T [AGRON]" w:date="2022-08-01T20:15:00Z">
        <w:r w:rsidR="00314EC7">
          <w:rPr>
            <w:color w:val="000000" w:themeColor="text1"/>
          </w:rPr>
          <w:t>s</w:t>
        </w:r>
      </w:ins>
      <w:ins w:id="229" w:author="Nguyen, Huong T [AGRON]" w:date="2022-08-01T17:35:00Z">
        <w:r w:rsidR="00AD18CD">
          <w:rPr>
            <w:color w:val="000000" w:themeColor="text1"/>
          </w:rPr>
          <w:t>on crops</w:t>
        </w:r>
      </w:ins>
      <w:ins w:id="230" w:author="Nguyen, Huong T [AGRON]" w:date="2022-08-01T20:15:00Z">
        <w:r w:rsidR="00314EC7">
          <w:rPr>
            <w:color w:val="000000" w:themeColor="text1"/>
          </w:rPr>
          <w:t>;</w:t>
        </w:r>
      </w:ins>
      <w:ins w:id="231" w:author="Nguyen, Huong T [AGRON]" w:date="2022-08-01T17:35:00Z">
        <w:r w:rsidR="00AD18CD">
          <w:rPr>
            <w:color w:val="000000" w:themeColor="text1"/>
          </w:rPr>
          <w:t xml:space="preserve"> the higher seed production could be tolerated in the warm</w:t>
        </w:r>
      </w:ins>
      <w:ins w:id="232" w:author="Nguyen, Huong T [AGRON]" w:date="2022-08-01T17:36:00Z">
        <w:r w:rsidR="00AD18CD">
          <w:rPr>
            <w:color w:val="000000" w:themeColor="text1"/>
          </w:rPr>
          <w:t>-season crops.</w:t>
        </w:r>
      </w:ins>
      <w:r w:rsidR="00F748E1" w:rsidRPr="009F1439">
        <w:rPr>
          <w:color w:val="000000" w:themeColor="text1"/>
        </w:rPr>
        <w:t xml:space="preserve"> </w:t>
      </w:r>
      <w:del w:id="233" w:author="Nguyen, Huong T [AGRON]" w:date="2022-08-01T17:09:00Z">
        <w:r w:rsidR="00F748E1" w:rsidRPr="009F1439" w:rsidDel="00971BAA">
          <w:rPr>
            <w:color w:val="000000" w:themeColor="text1"/>
          </w:rPr>
          <w:delText xml:space="preserve">This pattern </w:delText>
        </w:r>
        <w:r w:rsidR="00B534D3" w:rsidDel="00971BAA">
          <w:rPr>
            <w:color w:val="000000" w:themeColor="text1"/>
          </w:rPr>
          <w:delText>was</w:delText>
        </w:r>
        <w:r w:rsidR="00B534D3" w:rsidRPr="009F1439" w:rsidDel="00971BAA">
          <w:rPr>
            <w:color w:val="000000" w:themeColor="text1"/>
          </w:rPr>
          <w:delText xml:space="preserve"> </w:delText>
        </w:r>
        <w:r w:rsidR="00F748E1" w:rsidRPr="009F1439" w:rsidDel="00971BAA">
          <w:rPr>
            <w:color w:val="000000" w:themeColor="text1"/>
          </w:rPr>
          <w:delText>consistent with the population projection presented previously.</w:delText>
        </w:r>
        <w:r w:rsidR="00A447EB" w:rsidRPr="009F1439" w:rsidDel="00971BAA">
          <w:rPr>
            <w:color w:val="000000" w:themeColor="text1"/>
          </w:rPr>
          <w:delText xml:space="preserve"> </w:delText>
        </w:r>
      </w:del>
      <w:ins w:id="234" w:author="Nguyen, Huong T [AGRON] [2]" w:date="2022-07-27T23:44:00Z">
        <w:del w:id="235" w:author="Nguyen, Huong T [AGRON]" w:date="2022-08-01T17:13:00Z">
          <w:r w:rsidR="008E38E8" w:rsidDel="00971BAA">
            <w:rPr>
              <w:color w:val="000000" w:themeColor="text1"/>
            </w:rPr>
            <w:delText>Higher seed production threshold</w:delText>
          </w:r>
        </w:del>
      </w:ins>
      <w:ins w:id="236" w:author="Nguyen, Huong T [AGRON] [2]" w:date="2022-07-27T23:45:00Z">
        <w:del w:id="237" w:author="Nguyen, Huong T [AGRON]" w:date="2022-08-01T17:13:00Z">
          <w:r w:rsidR="008E38E8" w:rsidDel="00971BAA">
            <w:rPr>
              <w:color w:val="000000" w:themeColor="text1"/>
            </w:rPr>
            <w:delText xml:space="preserve">s were tolerated </w:delText>
          </w:r>
        </w:del>
      </w:ins>
      <w:ins w:id="238" w:author="Nguyen, Huong T [AGRON] [2]" w:date="2022-07-27T23:44:00Z">
        <w:del w:id="239" w:author="Nguyen, Huong T [AGRON]" w:date="2022-08-01T17:13:00Z">
          <w:r w:rsidR="008E38E8" w:rsidDel="00971BAA">
            <w:rPr>
              <w:color w:val="000000" w:themeColor="text1"/>
            </w:rPr>
            <w:delText xml:space="preserve">in the </w:delText>
          </w:r>
        </w:del>
      </w:ins>
      <w:ins w:id="240" w:author="Nguyen, Huong T [AGRON] [2]" w:date="2022-08-01T11:12:00Z">
        <w:del w:id="241" w:author="Nguyen, Huong T [AGRON]" w:date="2022-08-01T17:13:00Z">
          <w:r w:rsidR="008324D2" w:rsidDel="00971BAA">
            <w:rPr>
              <w:color w:val="000000" w:themeColor="text1"/>
            </w:rPr>
            <w:delText>2-year</w:delText>
          </w:r>
        </w:del>
      </w:ins>
      <w:ins w:id="242" w:author="Nguyen, Huong T [AGRON] [2]" w:date="2022-07-27T23:44:00Z">
        <w:del w:id="243" w:author="Nguyen, Huong T [AGRON]" w:date="2022-08-01T17:13:00Z">
          <w:r w:rsidR="008E38E8" w:rsidDel="00971BAA">
            <w:rPr>
              <w:color w:val="000000" w:themeColor="text1"/>
            </w:rPr>
            <w:delText xml:space="preserve"> rotations</w:delText>
          </w:r>
        </w:del>
      </w:ins>
      <w:ins w:id="244" w:author="Nguyen, Huong T [AGRON] [2]" w:date="2022-07-27T23:45:00Z">
        <w:del w:id="245" w:author="Nguyen, Huong T [AGRON]" w:date="2022-08-01T17:13:00Z">
          <w:r w:rsidR="008E38E8" w:rsidDel="00971BAA">
            <w:rPr>
              <w:color w:val="000000" w:themeColor="text1"/>
            </w:rPr>
            <w:delText xml:space="preserve"> because </w:delText>
          </w:r>
          <w:r w:rsidR="008E38E8" w:rsidRPr="00971BAA" w:rsidDel="00971BAA">
            <w:rPr>
              <w:b/>
              <w:bCs/>
              <w:color w:val="000000" w:themeColor="text1"/>
            </w:rPr>
            <w:delText>the oat, red clover, and alfalfa i</w:delText>
          </w:r>
        </w:del>
      </w:ins>
      <w:ins w:id="246" w:author="Nguyen, Huong T [AGRON] [2]" w:date="2022-07-27T23:46:00Z">
        <w:del w:id="247" w:author="Nguyen, Huong T [AGRON]" w:date="2022-08-01T17:13:00Z">
          <w:r w:rsidR="008E38E8" w:rsidRPr="00971BAA" w:rsidDel="00971BAA">
            <w:rPr>
              <w:b/>
              <w:bCs/>
              <w:color w:val="000000" w:themeColor="text1"/>
            </w:rPr>
            <w:delText>n the third and fourth phases</w:delText>
          </w:r>
          <w:r w:rsidR="00B809D1" w:rsidRPr="00971BAA" w:rsidDel="00971BAA">
            <w:rPr>
              <w:b/>
              <w:bCs/>
              <w:color w:val="000000" w:themeColor="text1"/>
            </w:rPr>
            <w:delText xml:space="preserve"> </w:delText>
          </w:r>
        </w:del>
      </w:ins>
      <w:ins w:id="248" w:author="Nguyen, Huong T [AGRON] [2]" w:date="2022-07-27T23:48:00Z">
        <w:del w:id="249" w:author="Nguyen, Huong T [AGRON]" w:date="2022-08-01T17:13:00Z">
          <w:r w:rsidR="00B809D1" w:rsidRPr="00971BAA" w:rsidDel="00971BAA">
            <w:rPr>
              <w:b/>
              <w:bCs/>
              <w:color w:val="000000" w:themeColor="text1"/>
            </w:rPr>
            <w:delText xml:space="preserve">of the 3-year and 4-year rotation </w:delText>
          </w:r>
        </w:del>
      </w:ins>
      <w:ins w:id="250" w:author="Nguyen, Huong T [AGRON] [2]" w:date="2022-07-27T23:46:00Z">
        <w:del w:id="251" w:author="Nguyen, Huong T [AGRON]" w:date="2022-08-01T17:13:00Z">
          <w:r w:rsidR="00B809D1" w:rsidRPr="00971BAA" w:rsidDel="00971BAA">
            <w:rPr>
              <w:b/>
              <w:bCs/>
              <w:color w:val="000000" w:themeColor="text1"/>
            </w:rPr>
            <w:delText>helped reducing population growth rate (</w:delText>
          </w:r>
        </w:del>
      </w:ins>
      <m:oMath>
        <m:r>
          <w:ins w:id="252" w:author="Nguyen, Huong T [AGRON] [2]" w:date="2022-07-27T23:47:00Z">
            <w:del w:id="253" w:author="Nguyen, Huong T [AGRON]" w:date="2022-08-01T17:13:00Z">
              <m:rPr>
                <m:sty m:val="bi"/>
              </m:rPr>
              <w:rPr>
                <w:rFonts w:ascii="Cambria Math" w:hAnsi="Cambria Math"/>
                <w:color w:val="000000" w:themeColor="text1"/>
              </w:rPr>
              <m:t>λ</m:t>
            </w:del>
          </w:ins>
        </m:r>
        <m:r>
          <w:ins w:id="254" w:author="Nguyen, Huong T [AGRON] [2]" w:date="2022-07-27T23:47:00Z">
            <w:del w:id="255" w:author="Nguyen, Huong T [AGRON]" w:date="2022-08-01T17:13:00Z">
              <m:rPr>
                <m:sty m:val="bi"/>
              </m:rPr>
              <w:rPr>
                <w:rFonts w:ascii="Cambria Math" w:eastAsiaTheme="minorEastAsia" w:hAnsi="Cambria Math"/>
                <w:color w:val="000000" w:themeColor="text1"/>
              </w:rPr>
              <m:t>&lt;1</m:t>
            </w:del>
          </w:ins>
        </m:r>
      </m:oMath>
      <w:ins w:id="256" w:author="Nguyen, Huong T [AGRON] [2]" w:date="2022-07-27T23:47:00Z">
        <w:del w:id="257" w:author="Nguyen, Huong T [AGRON]" w:date="2022-08-01T17:13:00Z">
          <w:r w:rsidR="00B809D1" w:rsidRPr="00971BAA" w:rsidDel="00971BAA">
            <w:rPr>
              <w:rFonts w:eastAsiaTheme="minorEastAsia"/>
              <w:b/>
              <w:bCs/>
              <w:color w:val="000000" w:themeColor="text1"/>
            </w:rPr>
            <w:delText>).</w:delText>
          </w:r>
        </w:del>
      </w:ins>
      <w:ins w:id="258" w:author="Nguyen, Huong T [AGRON] [2]" w:date="2022-07-27T23:48:00Z">
        <w:del w:id="259" w:author="Nguyen, Huong T [AGRON]" w:date="2022-08-01T17:13:00Z">
          <w:r w:rsidR="00B809D1" w:rsidRPr="00971BAA" w:rsidDel="00971BAA">
            <w:rPr>
              <w:rFonts w:eastAsiaTheme="minorEastAsia"/>
              <w:b/>
              <w:bCs/>
              <w:color w:val="000000" w:themeColor="text1"/>
            </w:rPr>
            <w:delText xml:space="preserve"> </w:delText>
          </w:r>
        </w:del>
      </w:ins>
      <w:ins w:id="260" w:author="Nguyen, Huong T [AGRON] [2]" w:date="2022-07-27T23:47:00Z">
        <w:del w:id="261" w:author="Nguyen, Huong T [AGRON]" w:date="2022-08-01T17:13:00Z">
          <w:r w:rsidR="00B809D1" w:rsidRPr="00971BAA" w:rsidDel="00971BAA">
            <w:rPr>
              <w:rFonts w:eastAsiaTheme="minorEastAsia"/>
              <w:b/>
              <w:bCs/>
              <w:color w:val="000000" w:themeColor="text1"/>
            </w:rPr>
            <w:delText xml:space="preserve">    </w:delText>
          </w:r>
        </w:del>
      </w:ins>
      <w:ins w:id="262" w:author="Nguyen, Huong T [AGRON]" w:date="2022-08-01T17:13:00Z">
        <w:r>
          <w:rPr>
            <w:color w:val="000000" w:themeColor="text1"/>
          </w:rPr>
          <w:t>The</w:t>
        </w:r>
      </w:ins>
      <w:ins w:id="263" w:author="Nguyen, Huong T [AGRON]" w:date="2022-08-01T17:16:00Z">
        <w:r>
          <w:rPr>
            <w:color w:val="000000" w:themeColor="text1"/>
          </w:rPr>
          <w:t xml:space="preserve"> relative seed production tolerance of the 3-year rotation differed between </w:t>
        </w:r>
      </w:ins>
      <w:ins w:id="264" w:author="Nguyen, Huong T [AGRON]" w:date="2022-08-01T17:17:00Z">
        <w:r>
          <w:rPr>
            <w:color w:val="000000" w:themeColor="text1"/>
          </w:rPr>
          <w:t>two corn weed management regimes</w:t>
        </w:r>
      </w:ins>
      <w:ins w:id="265" w:author="Nguyen, Huong T [AGRON]" w:date="2022-08-01T17:16:00Z">
        <w:r>
          <w:rPr>
            <w:color w:val="000000" w:themeColor="text1"/>
          </w:rPr>
          <w:t xml:space="preserve"> </w:t>
        </w:r>
      </w:ins>
      <w:ins w:id="266" w:author="Nguyen, Huong T [AGRON]" w:date="2022-08-01T17:15:00Z">
        <w:r>
          <w:rPr>
            <w:color w:val="000000" w:themeColor="text1"/>
          </w:rPr>
          <w:t>(Figure 5)</w:t>
        </w:r>
      </w:ins>
      <w:ins w:id="267" w:author="Nguyen, Huong T [AGRON]" w:date="2022-08-01T17:17:00Z">
        <w:r>
          <w:rPr>
            <w:rFonts w:eastAsiaTheme="minorEastAsia"/>
            <w:bCs/>
            <w:color w:val="000000" w:themeColor="text1"/>
          </w:rPr>
          <w:t>: 863 seeds m</w:t>
        </w:r>
        <w:r>
          <w:rPr>
            <w:rFonts w:eastAsiaTheme="minorEastAsia"/>
            <w:bCs/>
            <w:color w:val="000000" w:themeColor="text1"/>
            <w:vertAlign w:val="superscript"/>
          </w:rPr>
          <w:t>-2</w:t>
        </w:r>
        <w:r>
          <w:rPr>
            <w:rFonts w:eastAsiaTheme="minorEastAsia"/>
            <w:bCs/>
            <w:color w:val="000000" w:themeColor="text1"/>
          </w:rPr>
          <w:t xml:space="preserve"> under conventional corn weed management and 4482 seeds m</w:t>
        </w:r>
        <w:r>
          <w:rPr>
            <w:rFonts w:eastAsiaTheme="minorEastAsia"/>
            <w:bCs/>
            <w:color w:val="000000" w:themeColor="text1"/>
            <w:vertAlign w:val="superscript"/>
          </w:rPr>
          <w:t>-2</w:t>
        </w:r>
        <w:r>
          <w:rPr>
            <w:rFonts w:eastAsiaTheme="minorEastAsia"/>
            <w:bCs/>
            <w:color w:val="000000" w:themeColor="text1"/>
          </w:rPr>
          <w:t xml:space="preserve"> und</w:t>
        </w:r>
      </w:ins>
      <w:ins w:id="268" w:author="Nguyen, Huong T [AGRON]" w:date="2022-08-01T17:18:00Z">
        <w:r>
          <w:rPr>
            <w:rFonts w:eastAsiaTheme="minorEastAsia"/>
            <w:bCs/>
            <w:color w:val="000000" w:themeColor="text1"/>
          </w:rPr>
          <w:t>er low herbicide corn weed management.</w:t>
        </w:r>
      </w:ins>
      <w:ins w:id="269" w:author="Nguyen, Huong T [AGRON]" w:date="2022-08-01T17:22:00Z">
        <w:r>
          <w:rPr>
            <w:rFonts w:eastAsiaTheme="minorEastAsia"/>
            <w:bCs/>
            <w:color w:val="000000" w:themeColor="text1"/>
          </w:rPr>
          <w:t xml:space="preserve"> </w:t>
        </w:r>
      </w:ins>
      <w:ins w:id="270" w:author="Nguyen, Huong T [AGRON]" w:date="2022-08-01T17:23:00Z">
        <w:r>
          <w:rPr>
            <w:rFonts w:eastAsiaTheme="minorEastAsia"/>
            <w:bCs/>
            <w:color w:val="000000" w:themeColor="text1"/>
          </w:rPr>
          <w:t>However,</w:t>
        </w:r>
      </w:ins>
      <w:ins w:id="271" w:author="Nguyen, Huong T [AGRON]" w:date="2022-08-01T17:22:00Z">
        <w:r>
          <w:rPr>
            <w:rFonts w:eastAsiaTheme="minorEastAsia"/>
            <w:bCs/>
            <w:color w:val="000000" w:themeColor="text1"/>
          </w:rPr>
          <w:t xml:space="preserve"> </w:t>
        </w:r>
      </w:ins>
      <w:ins w:id="272" w:author="Nguyen, Huong T [AGRON]" w:date="2022-08-01T17:24:00Z">
        <w:r>
          <w:rPr>
            <w:rFonts w:eastAsiaTheme="minorEastAsia"/>
            <w:bCs/>
            <w:color w:val="000000" w:themeColor="text1"/>
          </w:rPr>
          <w:t xml:space="preserve">regardless of the corn weed management regime, the more diverse rotation could tolerate lower seed production in the soybean phase than the 2-year rotation. </w:t>
        </w:r>
      </w:ins>
    </w:p>
    <w:p w14:paraId="6D652207" w14:textId="6CFC2BE4"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w:t>
      </w:r>
      <w:ins w:id="273" w:author="Nguyen, Huong T [AGRON]" w:date="2022-08-01T17:26:00Z">
        <w:r w:rsidR="00971BAA">
          <w:rPr>
            <w:color w:val="000000" w:themeColor="text1"/>
          </w:rPr>
          <w:t xml:space="preserve"> </w:t>
        </w:r>
      </w:ins>
      <w:r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ins w:id="274" w:author="Nguyen, Huong T [AGRON]" w:date="2022-08-01T17:26:00Z">
                <w:rPr>
                  <w:rFonts w:ascii="Cambria Math" w:hAnsi="Cambria Math"/>
                  <w:color w:val="000000" w:themeColor="text1"/>
                </w:rPr>
                <m:t>-</m:t>
              </w:ins>
            </m:r>
            <m:r>
              <w:rPr>
                <w:rFonts w:ascii="Cambria Math" w:hAnsi="Cambria Math"/>
                <w:color w:val="000000" w:themeColor="text1"/>
              </w:rPr>
              <m:t>2</m:t>
            </m:r>
          </m:sup>
        </m:sSup>
      </m:oMath>
      <w:r w:rsidRPr="009F1439">
        <w:rPr>
          <w:color w:val="000000" w:themeColor="text1"/>
        </w:rPr>
        <w:t xml:space="preserve"> would remain stable if the first three</w:t>
      </w:r>
      <w:ins w:id="275" w:author="Nguyen, Huong T [AGRON] [2]" w:date="2022-07-27T20:06:00Z">
        <w:r w:rsidR="00562C54">
          <w:rPr>
            <w:color w:val="000000" w:themeColor="text1"/>
          </w:rPr>
          <w:t xml:space="preserve"> waterhemp</w:t>
        </w:r>
      </w:ins>
      <w:r w:rsidRPr="009F1439">
        <w:rPr>
          <w:color w:val="000000" w:themeColor="text1"/>
        </w:rPr>
        <w:t xml:space="preserve"> cohorts in C2 </w:t>
      </w:r>
      <w:ins w:id="276" w:author="Nguyen, Huong T [AGRON] [2]" w:date="2022-07-27T20:06:00Z">
        <w:r w:rsidR="00562C54">
          <w:rPr>
            <w:color w:val="000000" w:themeColor="text1"/>
          </w:rPr>
          <w:t xml:space="preserve">seed </w:t>
        </w:r>
      </w:ins>
      <w:ins w:id="277" w:author="Nguyen, Huong T [AGRON] [2]" w:date="2022-07-27T19:48:00Z">
        <w:r w:rsidR="00562C54">
          <w:rPr>
            <w:color w:val="000000" w:themeColor="text1"/>
          </w:rPr>
          <w:t>produc</w:t>
        </w:r>
      </w:ins>
      <w:ins w:id="278" w:author="Nguyen, Huong T [AGRON] [2]" w:date="2022-07-27T20:07:00Z">
        <w:r w:rsidR="00562C54">
          <w:rPr>
            <w:color w:val="000000" w:themeColor="text1"/>
          </w:rPr>
          <w:t>tion was capped at</w:t>
        </w:r>
      </w:ins>
      <w:ins w:id="279" w:author="Nguyen, Huong T [AGRON] [2]" w:date="2022-07-27T19:48:00Z">
        <w:r w:rsidR="00562C54">
          <w:rPr>
            <w:color w:val="000000" w:themeColor="text1"/>
          </w:rPr>
          <w:t xml:space="preserve"> </w:t>
        </w:r>
      </w:ins>
      <w:ins w:id="280" w:author="Nguyen, Huong T [AGRON] [2]" w:date="2022-08-01T11:13:00Z">
        <w:r w:rsidR="008324D2">
          <w:rPr>
            <w:color w:val="000000" w:themeColor="text1"/>
          </w:rPr>
          <w:t>1464</w:t>
        </w:r>
      </w:ins>
      <w:ins w:id="281" w:author="Nguyen, Huong T [AGRON] [2]" w:date="2022-07-27T19:49:00Z">
        <w:r w:rsidR="00562C54">
          <w:rPr>
            <w:color w:val="000000" w:themeColor="text1"/>
          </w:rPr>
          <w:t xml:space="preserve"> seeds</w:t>
        </w:r>
      </w:ins>
      <w:ins w:id="282" w:author="Nguyen, Huong T [AGRON] [2]" w:date="2022-08-01T11:24:00Z">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283" w:author="Nguyen, Huong T [AGRON]" w:date="2022-08-01T17:42:00Z">
        <w:r w:rsidR="00792837">
          <w:rPr>
            <w:rFonts w:eastAsiaTheme="minorEastAsia"/>
            <w:color w:val="000000" w:themeColor="text1"/>
          </w:rPr>
          <w:t>a</w:t>
        </w:r>
      </w:ins>
      <w:ins w:id="284" w:author="Nguyen, Huong T [AGRON] [2]" w:date="2022-08-01T11:13:00Z">
        <w:r w:rsidR="008324D2">
          <w:rPr>
            <w:color w:val="000000" w:themeColor="text1"/>
          </w:rPr>
          <w:t>nd</w:t>
        </w:r>
      </w:ins>
      <w:ins w:id="285" w:author="Nguyen, Huong T [AGRON] [2]" w:date="2022-07-27T19:49:00Z">
        <w:r w:rsidR="00562C54">
          <w:rPr>
            <w:color w:val="000000" w:themeColor="text1"/>
          </w:rPr>
          <w:t xml:space="preserve"> </w:t>
        </w:r>
      </w:ins>
      <w:ins w:id="286" w:author="Nguyen, Huong T [AGRON] [2]" w:date="2022-08-01T11:13:00Z">
        <w:r w:rsidR="008324D2">
          <w:rPr>
            <w:color w:val="000000" w:themeColor="text1"/>
          </w:rPr>
          <w:t>1402</w:t>
        </w:r>
      </w:ins>
      <w:ins w:id="287" w:author="Nguyen, Huong T [AGRON] [2]" w:date="2022-07-27T19:49:00Z">
        <w:r w:rsidR="00562C54">
          <w:rPr>
            <w:color w:val="000000" w:themeColor="text1"/>
          </w:rPr>
          <w:t xml:space="preserve"> </w:t>
        </w:r>
      </w:ins>
      <w:ins w:id="288"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289" w:author="Nguyen, Huong T [AGRON] [2]" w:date="2022-07-27T19:49:00Z">
        <w:r w:rsidR="00562C54">
          <w:rPr>
            <w:color w:val="000000" w:themeColor="text1"/>
          </w:rPr>
          <w:t xml:space="preserve">in conventional </w:t>
        </w:r>
      </w:ins>
      <w:ins w:id="290" w:author="Nguyen, Huong T [AGRON] [2]" w:date="2022-08-01T11:13:00Z">
        <w:r w:rsidR="008324D2">
          <w:rPr>
            <w:color w:val="000000" w:themeColor="text1"/>
          </w:rPr>
          <w:t>and</w:t>
        </w:r>
      </w:ins>
      <w:ins w:id="291" w:author="Nguyen, Huong T [AGRON] [2]" w:date="2022-07-27T19:49:00Z">
        <w:r w:rsidR="00562C54">
          <w:rPr>
            <w:color w:val="000000" w:themeColor="text1"/>
          </w:rPr>
          <w:t xml:space="preserve"> low herbicide management</w:t>
        </w:r>
      </w:ins>
      <w:ins w:id="292" w:author="Nguyen, Huong T [AGRON] [2]" w:date="2022-07-27T19:52:00Z">
        <w:r w:rsidR="00562C54">
          <w:rPr>
            <w:color w:val="000000" w:themeColor="text1"/>
          </w:rPr>
          <w:t>, respectively</w:t>
        </w:r>
      </w:ins>
      <w:ins w:id="293" w:author="Nguyen, Huong T [AGRON] [2]" w:date="2022-07-27T19:49:00Z">
        <w:r w:rsidR="00562C54">
          <w:rPr>
            <w:color w:val="000000" w:themeColor="text1"/>
          </w:rPr>
          <w:t xml:space="preserve">; </w:t>
        </w:r>
      </w:ins>
      <w:ins w:id="294" w:author="Nguyen, Huong T [AGRON] [2]" w:date="2022-07-27T19:50:00Z">
        <w:r w:rsidR="00562C54">
          <w:rPr>
            <w:color w:val="000000" w:themeColor="text1"/>
          </w:rPr>
          <w:t>the first three</w:t>
        </w:r>
      </w:ins>
      <w:ins w:id="295" w:author="Nguyen, Huong T [AGRON] [2]" w:date="2022-07-27T20:07:00Z">
        <w:r w:rsidR="00562C54">
          <w:rPr>
            <w:color w:val="000000" w:themeColor="text1"/>
          </w:rPr>
          <w:t xml:space="preserve"> waterhemp</w:t>
        </w:r>
      </w:ins>
      <w:ins w:id="296" w:author="Nguyen, Huong T [AGRON] [2]" w:date="2022-07-27T19:50:00Z">
        <w:r w:rsidR="00562C54">
          <w:rPr>
            <w:color w:val="000000" w:themeColor="text1"/>
          </w:rPr>
          <w:t xml:space="preserve"> cohorts in</w:t>
        </w:r>
      </w:ins>
      <w:r w:rsidRPr="009F1439">
        <w:rPr>
          <w:color w:val="000000" w:themeColor="text1"/>
        </w:rPr>
        <w:t xml:space="preserve"> S2</w:t>
      </w:r>
      <w:ins w:id="297" w:author="Nguyen, Huong T [AGRON] [2]" w:date="2022-07-27T20:07:00Z">
        <w:r w:rsidR="00562C54">
          <w:rPr>
            <w:color w:val="000000" w:themeColor="text1"/>
          </w:rPr>
          <w:t xml:space="preserve"> seed</w:t>
        </w:r>
      </w:ins>
      <w:ins w:id="298" w:author="Nguyen, Huong T [AGRON] [2]" w:date="2022-07-27T19:50:00Z">
        <w:r w:rsidR="00562C54">
          <w:rPr>
            <w:color w:val="000000" w:themeColor="text1"/>
          </w:rPr>
          <w:t xml:space="preserve"> </w:t>
        </w:r>
        <w:r w:rsidR="00562C54">
          <w:rPr>
            <w:color w:val="000000" w:themeColor="text1"/>
          </w:rPr>
          <w:lastRenderedPageBreak/>
          <w:t>produc</w:t>
        </w:r>
      </w:ins>
      <w:ins w:id="299" w:author="Nguyen, Huong T [AGRON] [2]" w:date="2022-07-27T20:07:00Z">
        <w:r w:rsidR="00562C54">
          <w:rPr>
            <w:color w:val="000000" w:themeColor="text1"/>
          </w:rPr>
          <w:t xml:space="preserve">tion </w:t>
        </w:r>
      </w:ins>
      <w:ins w:id="300" w:author="Nguyen, Huong T [AGRON] [2]" w:date="2022-07-27T23:10:00Z">
        <w:r w:rsidR="00FE2D16">
          <w:rPr>
            <w:color w:val="000000" w:themeColor="text1"/>
          </w:rPr>
          <w:t>was capped</w:t>
        </w:r>
      </w:ins>
      <w:ins w:id="301" w:author="Nguyen, Huong T [AGRON] [2]" w:date="2022-07-27T20:07:00Z">
        <w:r w:rsidR="00562C54">
          <w:rPr>
            <w:color w:val="000000" w:themeColor="text1"/>
          </w:rPr>
          <w:t xml:space="preserve"> at</w:t>
        </w:r>
      </w:ins>
      <w:ins w:id="302" w:author="Nguyen, Huong T [AGRON] [2]" w:date="2022-07-27T19:50:00Z">
        <w:r w:rsidR="00562C54">
          <w:rPr>
            <w:color w:val="000000" w:themeColor="text1"/>
          </w:rPr>
          <w:t xml:space="preserve"> </w:t>
        </w:r>
      </w:ins>
      <w:ins w:id="303" w:author="Nguyen, Huong T [AGRON] [2]" w:date="2022-08-01T11:13:00Z">
        <w:r w:rsidR="008324D2">
          <w:rPr>
            <w:color w:val="000000" w:themeColor="text1"/>
          </w:rPr>
          <w:t>39843</w:t>
        </w:r>
      </w:ins>
      <w:ins w:id="304" w:author="Nguyen, Huong T [AGRON] [2]" w:date="2022-07-27T19:50:00Z">
        <w:r w:rsidR="00562C54">
          <w:rPr>
            <w:color w:val="000000" w:themeColor="text1"/>
          </w:rPr>
          <w:t xml:space="preserve"> </w:t>
        </w:r>
      </w:ins>
      <w:ins w:id="305"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306" w:author="Nguyen, Huong T [AGRON] [2]" w:date="2022-07-27T19:50:00Z">
        <w:r w:rsidR="00562C54">
          <w:rPr>
            <w:color w:val="000000" w:themeColor="text1"/>
          </w:rPr>
          <w:t xml:space="preserve">and </w:t>
        </w:r>
      </w:ins>
      <w:ins w:id="307" w:author="Nguyen, Huong T [AGRON] [2]" w:date="2022-08-01T11:14:00Z">
        <w:r w:rsidR="008324D2">
          <w:rPr>
            <w:color w:val="000000" w:themeColor="text1"/>
          </w:rPr>
          <w:t>1070</w:t>
        </w:r>
      </w:ins>
      <w:ins w:id="308" w:author="Nguyen, Huong T [AGRON] [2]" w:date="2022-07-27T19:51:00Z">
        <w:r w:rsidR="00562C54">
          <w:rPr>
            <w:color w:val="000000" w:themeColor="text1"/>
          </w:rPr>
          <w:t xml:space="preserve"> </w:t>
        </w:r>
      </w:ins>
      <w:r w:rsidRPr="009F1439">
        <w:rPr>
          <w:color w:val="000000" w:themeColor="text1"/>
        </w:rPr>
        <w:t xml:space="preserve"> </w:t>
      </w:r>
      <w:ins w:id="309"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804CC7">
          <w:rPr>
            <w:rFonts w:eastAsiaTheme="minorEastAsia"/>
            <w:color w:val="000000" w:themeColor="text1"/>
          </w:rPr>
          <w:t xml:space="preserve"> </w:t>
        </w:r>
      </w:ins>
      <w:ins w:id="310" w:author="Nguyen, Huong T [AGRON] [2]" w:date="2022-07-27T19:52:00Z">
        <w:r w:rsidR="00562C54">
          <w:rPr>
            <w:color w:val="000000" w:themeColor="text1"/>
          </w:rPr>
          <w:t xml:space="preserve">in conventional </w:t>
        </w:r>
      </w:ins>
      <w:ins w:id="311" w:author="Nguyen, Huong T [AGRON] [2]" w:date="2022-08-01T11:13:00Z">
        <w:r w:rsidR="008324D2">
          <w:rPr>
            <w:color w:val="000000" w:themeColor="text1"/>
          </w:rPr>
          <w:t>and</w:t>
        </w:r>
      </w:ins>
      <w:ins w:id="312" w:author="Nguyen, Huong T [AGRON] [2]" w:date="2022-07-27T19:52:00Z">
        <w:r w:rsidR="00562C54">
          <w:rPr>
            <w:color w:val="000000" w:themeColor="text1"/>
          </w:rPr>
          <w:t xml:space="preserve"> low herbicide management, respectively</w:t>
        </w:r>
      </w:ins>
      <w:ins w:id="313" w:author="Nguyen, Huong T [AGRON]" w:date="2022-08-01T17:20:00Z">
        <w:r w:rsidR="00971BAA">
          <w:rPr>
            <w:rFonts w:eastAsiaTheme="minorEastAsia"/>
            <w:color w:val="000000" w:themeColor="text1"/>
          </w:rPr>
          <w:t xml:space="preserve">. </w:t>
        </w:r>
      </w:ins>
    </w:p>
    <w:p w14:paraId="5F9E2BA8" w14:textId="64983244" w:rsidR="0070150A" w:rsidRPr="00BE385D" w:rsidRDefault="00971BAA" w:rsidP="00F05379">
      <w:pPr>
        <w:pStyle w:val="BodyText"/>
        <w:spacing w:line="480" w:lineRule="auto"/>
        <w:rPr>
          <w:rFonts w:eastAsiaTheme="minorEastAsia"/>
          <w:color w:val="000000" w:themeColor="text1"/>
        </w:rPr>
      </w:pPr>
      <w:ins w:id="314" w:author="Nguyen, Huong T [AGRON]" w:date="2022-08-01T17:28:00Z">
        <w:r>
          <w:rPr>
            <w:color w:val="000000" w:themeColor="text1"/>
          </w:rPr>
          <w:t xml:space="preserve">While </w:t>
        </w:r>
      </w:ins>
      <w:ins w:id="315" w:author="Nguyen, Huong T [AGRON]" w:date="2022-08-01T17:29:00Z">
        <w:r>
          <w:rPr>
            <w:color w:val="000000" w:themeColor="text1"/>
          </w:rPr>
          <w:t xml:space="preserve">it was not necessary to expose </w:t>
        </w:r>
      </w:ins>
      <w:ins w:id="316" w:author="Nguyen, Huong T [AGRON]" w:date="2022-08-01T17:28:00Z">
        <w:r>
          <w:rPr>
            <w:color w:val="000000" w:themeColor="text1"/>
          </w:rPr>
          <w:t xml:space="preserve">the </w:t>
        </w:r>
      </w:ins>
      <w:ins w:id="317" w:author="Nguyen, Huong T [AGRON]" w:date="2022-08-01T17:43:00Z">
        <w:r w:rsidR="00792837">
          <w:rPr>
            <w:color w:val="000000" w:themeColor="text1"/>
          </w:rPr>
          <w:t xml:space="preserve">waterhemp </w:t>
        </w:r>
      </w:ins>
      <w:ins w:id="318" w:author="Nguyen, Huong T [AGRON]" w:date="2022-08-01T17:28:00Z">
        <w:r>
          <w:rPr>
            <w:color w:val="000000" w:themeColor="text1"/>
          </w:rPr>
          <w:t xml:space="preserve">cohorts 4 and beyond </w:t>
        </w:r>
      </w:ins>
      <w:ins w:id="319" w:author="Nguyen, Huong T [AGRON]" w:date="2022-08-01T17:29:00Z">
        <w:r>
          <w:rPr>
            <w:color w:val="000000" w:themeColor="text1"/>
          </w:rPr>
          <w:t xml:space="preserve">to control measures </w:t>
        </w:r>
      </w:ins>
      <w:ins w:id="320" w:author="Nguyen, Huong T [AGRON]" w:date="2022-08-01T17:28:00Z">
        <w:r>
          <w:rPr>
            <w:color w:val="000000" w:themeColor="text1"/>
          </w:rPr>
          <w:t>in the corn and soybean phases of the 2-year rotation</w:t>
        </w:r>
      </w:ins>
      <w:ins w:id="321" w:author="Nguyen, Huong T [AGRON]" w:date="2022-08-01T17:29:00Z">
        <w:r>
          <w:rPr>
            <w:color w:val="000000" w:themeColor="text1"/>
          </w:rPr>
          <w:t>,</w:t>
        </w:r>
      </w:ins>
      <w:ins w:id="322" w:author="Nguyen, Huong T [AGRON]" w:date="2022-08-01T17:28:00Z">
        <w:r>
          <w:rPr>
            <w:color w:val="000000" w:themeColor="text1"/>
          </w:rPr>
          <w:t xml:space="preserve"> </w:t>
        </w:r>
      </w:ins>
      <w:ins w:id="323" w:author="Nguyen, Huong T [AGRON]" w:date="2022-08-01T17:29:00Z">
        <w:r>
          <w:rPr>
            <w:color w:val="000000" w:themeColor="text1"/>
          </w:rPr>
          <w:t>i</w:t>
        </w:r>
      </w:ins>
      <w:ins w:id="324" w:author="Nguyen, Huong T [AGRON] [2]" w:date="2022-08-01T12:11:00Z">
        <w:r w:rsidR="0026411A">
          <w:rPr>
            <w:color w:val="000000" w:themeColor="text1"/>
          </w:rPr>
          <w:t xml:space="preserve">t would be necessary to expand weed control measures after </w:t>
        </w:r>
      </w:ins>
      <w:ins w:id="325" w:author="Nguyen, Huong T [AGRON] [2]" w:date="2022-08-01T12:12:00Z">
        <w:r w:rsidR="0026411A">
          <w:rPr>
            <w:color w:val="000000" w:themeColor="text1"/>
          </w:rPr>
          <w:t>the first three waterhem</w:t>
        </w:r>
        <w:r w:rsidR="00653C69">
          <w:rPr>
            <w:color w:val="000000" w:themeColor="text1"/>
          </w:rPr>
          <w:t>p</w:t>
        </w:r>
        <w:r w:rsidR="0026411A">
          <w:rPr>
            <w:color w:val="000000" w:themeColor="text1"/>
          </w:rPr>
          <w:t xml:space="preserve"> cohorts in corn and soybean</w:t>
        </w:r>
        <w:r w:rsidR="00653C69">
          <w:rPr>
            <w:color w:val="000000" w:themeColor="text1"/>
          </w:rPr>
          <w:t xml:space="preserve"> phase</w:t>
        </w:r>
      </w:ins>
      <w:ins w:id="326" w:author="Nguyen, Huong T [AGRON]" w:date="2022-08-01T17:27:00Z">
        <w:r>
          <w:rPr>
            <w:color w:val="000000" w:themeColor="text1"/>
          </w:rPr>
          <w:t>s</w:t>
        </w:r>
      </w:ins>
      <w:ins w:id="327" w:author="Nguyen, Huong T [AGRON]" w:date="2022-08-01T17:29:00Z">
        <w:r>
          <w:rPr>
            <w:color w:val="000000" w:themeColor="text1"/>
          </w:rPr>
          <w:t xml:space="preserve"> in the 3-</w:t>
        </w:r>
      </w:ins>
      <w:ins w:id="328" w:author="Nguyen, Huong T [AGRON]" w:date="2022-08-01T17:30:00Z">
        <w:r>
          <w:rPr>
            <w:color w:val="000000" w:themeColor="text1"/>
          </w:rPr>
          <w:t>year rotation with conventional corn weed management and the 4-year rotation under both corn weed management regimes</w:t>
        </w:r>
      </w:ins>
      <w:ins w:id="329" w:author="Nguyen, Huong T [AGRON]" w:date="2022-08-01T17:33:00Z">
        <w:r>
          <w:rPr>
            <w:color w:val="000000" w:themeColor="text1"/>
          </w:rPr>
          <w:t xml:space="preserve"> to control the </w:t>
        </w:r>
      </w:ins>
      <w:ins w:id="330" w:author="Nguyen, Huong T [AGRON]" w:date="2022-08-01T17:34:00Z">
        <w:r>
          <w:rPr>
            <w:color w:val="000000" w:themeColor="text1"/>
          </w:rPr>
          <w:t xml:space="preserve">plants </w:t>
        </w:r>
        <w:r w:rsidR="0077697C">
          <w:rPr>
            <w:color w:val="000000" w:themeColor="text1"/>
          </w:rPr>
          <w:t xml:space="preserve">that emerged later but were </w:t>
        </w:r>
        <w:r>
          <w:rPr>
            <w:color w:val="000000" w:themeColor="text1"/>
          </w:rPr>
          <w:t>of high reproductive potentials</w:t>
        </w:r>
      </w:ins>
      <w:ins w:id="331" w:author="Nguyen, Huong T [AGRON]" w:date="2022-08-01T17:32:00Z">
        <w:r>
          <w:rPr>
            <w:color w:val="000000" w:themeColor="text1"/>
          </w:rPr>
          <w:t xml:space="preserve">. </w:t>
        </w:r>
      </w:ins>
      <w:ins w:id="332" w:author="Nguyen, Huong T [AGRON]" w:date="2022-08-01T17:39:00Z">
        <w:r w:rsidR="00792837">
          <w:rPr>
            <w:color w:val="000000" w:themeColor="text1"/>
          </w:rPr>
          <w:t xml:space="preserve">As no herbicide was applied in the cool-season crops, weed control efficacy in those crop environments would </w:t>
        </w:r>
      </w:ins>
      <w:ins w:id="333" w:author="Nguyen, Huong T [AGRON]" w:date="2022-08-01T17:40:00Z">
        <w:r w:rsidR="00792837">
          <w:rPr>
            <w:color w:val="000000" w:themeColor="text1"/>
          </w:rPr>
          <w:t>be largely dependent on the crop’s competitiveness</w:t>
        </w:r>
      </w:ins>
      <w:ins w:id="334" w:author="Nguyen, Huong T [AGRON]" w:date="2022-08-01T17:42:00Z">
        <w:r w:rsidR="00792837">
          <w:rPr>
            <w:color w:val="000000" w:themeColor="text1"/>
          </w:rPr>
          <w:t>,</w:t>
        </w:r>
      </w:ins>
      <w:ins w:id="335" w:author="Nguyen, Huong T [AGRON]" w:date="2022-08-01T17:40:00Z">
        <w:r w:rsidR="00792837">
          <w:rPr>
            <w:color w:val="000000" w:themeColor="text1"/>
          </w:rPr>
          <w:t xml:space="preserve"> such as canopy closure, allelochemical exudation and retention</w:t>
        </w:r>
      </w:ins>
      <w:ins w:id="336" w:author="Nguyen, Huong T [AGRON]" w:date="2022-08-01T17:42:00Z">
        <w:r w:rsidR="00792837">
          <w:rPr>
            <w:color w:val="000000" w:themeColor="text1"/>
          </w:rPr>
          <w:t>,</w:t>
        </w:r>
      </w:ins>
      <w:ins w:id="337" w:author="Nguyen, Huong T [AGRON]" w:date="2022-08-01T17:41:00Z">
        <w:r w:rsidR="00792837">
          <w:rPr>
            <w:color w:val="000000" w:themeColor="text1"/>
          </w:rPr>
          <w:t xml:space="preserve"> and physical weed control, such as post-harvest stubble clipping</w:t>
        </w:r>
      </w:ins>
      <w:ins w:id="338" w:author="Nguyen, Huong T [AGRON]" w:date="2022-08-01T17:42:00Z">
        <w:r w:rsidR="00792837">
          <w:rPr>
            <w:color w:val="000000" w:themeColor="text1"/>
          </w:rPr>
          <w:t xml:space="preserve"> frequenc</w:t>
        </w:r>
      </w:ins>
      <w:ins w:id="339" w:author="Nguyen, Huong T [AGRON]" w:date="2022-08-01T17:43:00Z">
        <w:r w:rsidR="00792837">
          <w:rPr>
            <w:color w:val="000000" w:themeColor="text1"/>
          </w:rPr>
          <w:t>y</w:t>
        </w:r>
      </w:ins>
      <w:ins w:id="340" w:author="Nguyen, Huong T [AGRON]" w:date="2022-08-01T17:41:00Z">
        <w:r w:rsidR="00792837">
          <w:rPr>
            <w:color w:val="000000" w:themeColor="text1"/>
          </w:rPr>
          <w:t xml:space="preserve"> in O3 and hay cut fre</w:t>
        </w:r>
      </w:ins>
      <w:ins w:id="341" w:author="Nguyen, Huong T [AGRON]" w:date="2022-08-01T17:42:00Z">
        <w:r w:rsidR="00792837">
          <w:rPr>
            <w:color w:val="000000" w:themeColor="text1"/>
          </w:rPr>
          <w:t>quency in A4)</w:t>
        </w:r>
      </w:ins>
      <w:ins w:id="342" w:author="Nguyen, Huong T [AGRON]" w:date="2022-08-01T17:43:00Z">
        <w:r w:rsidR="00792837">
          <w:rPr>
            <w:color w:val="000000" w:themeColor="text1"/>
          </w:rPr>
          <w:t xml:space="preserve">. </w:t>
        </w:r>
      </w:ins>
    </w:p>
    <w:p w14:paraId="575927D0" w14:textId="503EED83" w:rsidR="00F748E1" w:rsidRPr="009F1439" w:rsidRDefault="00971BAA" w:rsidP="00F05379">
      <w:pPr>
        <w:pStyle w:val="ImageCaption"/>
        <w:spacing w:line="480" w:lineRule="auto"/>
        <w:rPr>
          <w:color w:val="000000" w:themeColor="text1"/>
        </w:rPr>
      </w:pPr>
      <w:ins w:id="343" w:author="Nguyen, Huong T [AGRON]" w:date="2022-08-01T17:02:00Z">
        <w:r>
          <w:rPr>
            <w:noProof/>
          </w:rPr>
          <w:lastRenderedPageBreak/>
          <w:drawing>
            <wp:inline distT="0" distB="0" distL="0" distR="0" wp14:anchorId="79E3578E" wp14:editId="21A2CEC9">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improved weed control efficacy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ins>
      <w:del w:id="344" w:author="Nguyen, Huong T [AGRON]" w:date="2022-07-27T16:44:00Z">
        <w:r w:rsidR="00F05379" w:rsidRPr="009F1439" w:rsidDel="00C72F0B">
          <w:rPr>
            <w:noProof/>
            <w:color w:val="000000" w:themeColor="text1"/>
          </w:rPr>
          <w:drawing>
            <wp:inline distT="0" distB="0" distL="0" distR="0" wp14:anchorId="69AA928C" wp14:editId="432DCBA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11321432"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345" w:author="Nguyen, Huong T [AGRON] [2]" w:date="2022-07-27T21:51:00Z">
        <w:r w:rsidRPr="009F1439" w:rsidDel="00562C54">
          <w:rPr>
            <w:color w:val="000000" w:themeColor="text1"/>
          </w:rPr>
          <w:delText xml:space="preserve">18 </w:delText>
        </w:r>
      </w:del>
      <w:ins w:id="346"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w:t>
      </w:r>
      <w:ins w:id="347" w:author="Nguyen, Huong T [AGRON]" w:date="2022-08-01T17:06:00Z">
        <w:r w:rsidR="00971BAA">
          <w:t xml:space="preserve">. The crop phases marked with an inverted comma (’) are where no additional control was applied. </w:t>
        </w:r>
      </w:ins>
      <w:ins w:id="348" w:author="Nguyen, Huong T [AGRON]" w:date="2022-08-01T19:32:00Z">
        <w:r w:rsidR="00792837">
          <w:t xml:space="preserve">It was expected that no waterhemp cohorts in any crop environments but only the cohorts 1 through 3 in corn and soybean were manipulated to find the seed </w:t>
        </w:r>
        <w:r w:rsidR="00792837">
          <w:lastRenderedPageBreak/>
          <w:t>production thresholds. However, additional control efficacy was needed in some crop phases outside of the expected group to reduce seed production potentials. T</w:t>
        </w:r>
      </w:ins>
      <w:ins w:id="349" w:author="Nguyen, Huong T [AGRON]" w:date="2022-08-01T17:05:00Z">
        <w:r w:rsidR="00971BAA">
          <w:t xml:space="preserve">he crop phases marked with an asterisk (*) are where control measures extended beyond waterhemp cohort 3 would be necessary. </w:t>
        </w:r>
      </w:ins>
      <w:del w:id="350" w:author="Nguyen, Huong T [AGRON]" w:date="2022-08-01T17:05:00Z">
        <w:r w:rsidRPr="009F1439" w:rsidDel="00971BAA">
          <w:rPr>
            <w:color w:val="000000" w:themeColor="text1"/>
          </w:rPr>
          <w:delText xml:space="preserve">The simulation applied weed management </w:delText>
        </w:r>
        <w:r w:rsidR="00E6222E" w:rsidRPr="009F1439" w:rsidDel="00971BAA">
          <w:rPr>
            <w:color w:val="000000" w:themeColor="text1"/>
          </w:rPr>
          <w:delText>to</w:delText>
        </w:r>
        <w:r w:rsidRPr="009F1439" w:rsidDel="00971BAA">
          <w:rPr>
            <w:color w:val="000000" w:themeColor="text1"/>
          </w:rPr>
          <w:delText xml:space="preserve"> cohorts 1 through 3 in corn and soybean only. </w:delText>
        </w:r>
      </w:del>
      <w:r w:rsidRPr="009F1439">
        <w:rPr>
          <w:color w:val="000000" w:themeColor="text1"/>
        </w:rPr>
        <w:t xml:space="preserve">The relationships </w:t>
      </w:r>
      <w:r w:rsidR="00E6222E" w:rsidRPr="009F1439">
        <w:rPr>
          <w:color w:val="000000" w:themeColor="text1"/>
        </w:rPr>
        <w:t>between</w:t>
      </w:r>
      <w:r w:rsidRPr="009F1439">
        <w:rPr>
          <w:color w:val="000000" w:themeColor="text1"/>
        </w:rPr>
        <w:t xml:space="preserve"> aboveground mass and fecundity in Nguyen and Liebman (</w:t>
      </w:r>
      <w:del w:id="351" w:author="Nguyen, Huong T [AGRON]" w:date="2022-07-27T16:45:00Z">
        <w:r w:rsidRPr="009F1439" w:rsidDel="00732E17">
          <w:rPr>
            <w:color w:val="000000" w:themeColor="text1"/>
          </w:rPr>
          <w:delText>2022b</w:delText>
        </w:r>
      </w:del>
      <w:ins w:id="352"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w:t>
      </w:r>
      <w:del w:id="353" w:author="Nguyen, Huong T [AGRON]" w:date="2022-08-01T17:06:00Z">
        <w:r w:rsidRPr="009F1439" w:rsidDel="00971BAA">
          <w:rPr>
            <w:color w:val="000000" w:themeColor="text1"/>
          </w:rPr>
          <w:delText xml:space="preserve">In corn and soybean, only the fecundity of cohorts 1 through 3 </w:delText>
        </w:r>
        <w:r w:rsidR="00E6222E" w:rsidRPr="009F1439" w:rsidDel="00971BAA">
          <w:rPr>
            <w:color w:val="000000" w:themeColor="text1"/>
          </w:rPr>
          <w:delText>fecundities</w:delText>
        </w:r>
        <w:r w:rsidRPr="009F1439" w:rsidDel="00971BAA">
          <w:rPr>
            <w:color w:val="000000" w:themeColor="text1"/>
          </w:rPr>
          <w:delText xml:space="preserve"> were manipulated to find the seed allowance in the corn and soybean environments</w:delText>
        </w:r>
        <w:r w:rsidR="00E6222E" w:rsidRPr="009F1439" w:rsidDel="00971BAA">
          <w:rPr>
            <w:color w:val="000000" w:themeColor="text1"/>
          </w:rPr>
          <w:delText>; the</w:delText>
        </w:r>
        <w:r w:rsidRPr="009F1439" w:rsidDel="00971BAA">
          <w:rPr>
            <w:color w:val="000000" w:themeColor="text1"/>
          </w:rPr>
          <w:delText xml:space="preserve"> fecundity of cohorts 4 and beyond were kept as they were measured </w:delText>
        </w:r>
        <w:r w:rsidR="00E6222E" w:rsidRPr="009F1439" w:rsidDel="00971BAA">
          <w:rPr>
            <w:color w:val="000000" w:themeColor="text1"/>
          </w:rPr>
          <w:delText xml:space="preserve">in </w:delText>
        </w:r>
        <w:r w:rsidRPr="009F1439" w:rsidDel="00971BAA">
          <w:rPr>
            <w:color w:val="000000" w:themeColor="text1"/>
          </w:rPr>
          <w:delText xml:space="preserve">2018. </w:delText>
        </w:r>
      </w:del>
      <w:ins w:id="354" w:author="Nguyen, Huong T [AGRON]" w:date="2022-08-01T17:07:00Z">
        <w:r w:rsidR="00971BAA">
          <w:t>Each panel was annotated with the average fecundity thresholds for the first three waterhemp cohorts in corn and soybean</w:t>
        </w:r>
      </w:ins>
      <w:ins w:id="355" w:author="Nguyen, Huong T [AGRON]" w:date="2022-08-01T17:38:00Z">
        <w:r w:rsidR="008E4556">
          <w:t>,</w:t>
        </w:r>
      </w:ins>
      <w:ins w:id="356" w:author="Nguyen, Huong T [AGRON]" w:date="2022-08-01T17:07:00Z">
        <w:r w:rsidR="00971BAA">
          <w:t xml:space="preserve"> followed by the whole crop phase of all the phases occurring in the same rotation</w:t>
        </w:r>
      </w:ins>
      <w:del w:id="357" w:author="Nguyen, Huong T [AGRON]" w:date="2022-08-01T17:07:00Z">
        <w:r w:rsidRPr="009F1439" w:rsidDel="00971BAA">
          <w:rPr>
            <w:color w:val="000000" w:themeColor="text1"/>
          </w:rPr>
          <w:delText>Each panel was annotated with the average fecundity thresholds for the</w:delText>
        </w:r>
      </w:del>
      <w:ins w:id="358" w:author="Nguyen, Huong T [AGRON] [2]" w:date="2022-07-27T23:53:00Z">
        <w:del w:id="359" w:author="Nguyen, Huong T [AGRON]" w:date="2022-08-01T17:07:00Z">
          <w:r w:rsidR="005F53BF" w:rsidDel="00971BAA">
            <w:rPr>
              <w:color w:val="000000" w:themeColor="text1"/>
            </w:rPr>
            <w:delText xml:space="preserve"> whole rotation cycle, the</w:delText>
          </w:r>
        </w:del>
      </w:ins>
      <w:del w:id="360" w:author="Nguyen, Huong T [AGRON]" w:date="2022-08-01T17:07:00Z">
        <w:r w:rsidRPr="009F1439" w:rsidDel="00971BAA">
          <w:rPr>
            <w:color w:val="000000" w:themeColor="text1"/>
          </w:rPr>
          <w:delText xml:space="preserve"> first three waterhemp cohorts</w:delText>
        </w:r>
      </w:del>
      <w:ins w:id="361" w:author="Nguyen, Huong T [AGRON] [2]" w:date="2022-07-27T23:53:00Z">
        <w:del w:id="362" w:author="Nguyen, Huong T [AGRON]" w:date="2022-08-01T17:07:00Z">
          <w:r w:rsidR="005F53BF" w:rsidDel="00971BAA">
            <w:rPr>
              <w:color w:val="000000" w:themeColor="text1"/>
            </w:rPr>
            <w:delText>,</w:delText>
          </w:r>
        </w:del>
      </w:ins>
      <w:del w:id="363" w:author="Nguyen, Huong T [AGRON]" w:date="2022-08-01T17:07:00Z">
        <w:r w:rsidRPr="009F1439" w:rsidDel="00971BAA">
          <w:rPr>
            <w:color w:val="000000" w:themeColor="text1"/>
          </w:rPr>
          <w:delText xml:space="preserve"> and the whole crop phase</w:delText>
        </w:r>
      </w:del>
      <w:r w:rsidRPr="009F1439">
        <w:rPr>
          <w:color w:val="000000" w:themeColor="text1"/>
        </w:rPr>
        <w:t>. The red horizontal line marks</w:t>
      </w:r>
      <w:ins w:id="364" w:author="Nguyen, Huong T [AGRON]" w:date="2022-07-28T16:05:00Z">
        <w:r w:rsidR="00DD7757">
          <w:rPr>
            <w:color w:val="000000" w:themeColor="text1"/>
          </w:rPr>
          <w:t xml:space="preserve"> the seedbank density at</w:t>
        </w:r>
      </w:ins>
      <w:r w:rsidRPr="009F1439">
        <w:rPr>
          <w:color w:val="000000" w:themeColor="text1"/>
        </w:rPr>
        <w:t xml:space="preserve"> </w:t>
      </w:r>
      <w:del w:id="365" w:author="Nguyen, Huong T [AGRON]" w:date="2022-08-01T17:08:00Z">
        <w:r w:rsidRPr="009F1439" w:rsidDel="00971BAA">
          <w:rPr>
            <w:color w:val="000000" w:themeColor="text1"/>
          </w:rPr>
          <w:delText xml:space="preserve">lambda </w:delText>
        </w:r>
      </w:del>
      <w:ins w:id="366" w:author="Nguyen, Huong T [AGRON]" w:date="2022-08-01T17:08:00Z">
        <w:r w:rsidR="00971BAA">
          <w:rPr>
            <w:color w:val="000000" w:themeColor="text1"/>
          </w:rPr>
          <w:t>λ</w:t>
        </w:r>
      </w:ins>
      <w:r w:rsidRPr="009F1439">
        <w:rPr>
          <w:color w:val="000000" w:themeColor="text1"/>
        </w:rPr>
        <w:t>= 1.</w:t>
      </w:r>
    </w:p>
    <w:p w14:paraId="39657E73" w14:textId="14AC2437" w:rsidR="005550BE" w:rsidRDefault="00700DF9" w:rsidP="008E4556">
      <w:pPr>
        <w:pStyle w:val="Heading3"/>
        <w:rPr>
          <w:ins w:id="367" w:author="Nguyen, Huong T [AGRON]" w:date="2022-08-01T20:07:00Z"/>
        </w:rPr>
      </w:pPr>
      <w:ins w:id="368" w:author="Nguyen, Huong T [AGRON]" w:date="2022-08-01T17:37:00Z">
        <w:r>
          <w:t>Mature plant density threshold</w:t>
        </w:r>
      </w:ins>
    </w:p>
    <w:p w14:paraId="2AF60D1A" w14:textId="3C615DFC" w:rsidR="00B45AD5" w:rsidRDefault="00B45AD5" w:rsidP="00B45AD5">
      <w:pPr>
        <w:pStyle w:val="BodyText"/>
        <w:rPr>
          <w:ins w:id="369" w:author="Nguyen, Huong T [AGRON]" w:date="2022-08-01T20:07:00Z"/>
        </w:rPr>
      </w:pPr>
    </w:p>
    <w:p w14:paraId="2D15B392" w14:textId="5A952CAF" w:rsidR="00B45AD5" w:rsidRPr="00792837" w:rsidRDefault="00B45AD5" w:rsidP="00B45AD5">
      <w:pPr>
        <w:pStyle w:val="FirstParagraph"/>
        <w:spacing w:line="480" w:lineRule="auto"/>
        <w:rPr>
          <w:ins w:id="370" w:author="Nguyen, Huong T [AGRON]" w:date="2022-08-01T20:07:00Z"/>
          <w:rFonts w:eastAsiaTheme="minorEastAsia"/>
          <w:color w:val="000000" w:themeColor="text1"/>
        </w:rPr>
      </w:pPr>
      <w:ins w:id="371" w:author="Nguyen, Huong T [AGRON]" w:date="2022-08-01T20:07:00Z">
        <w:r>
          <w:rPr>
            <w:color w:val="000000" w:themeColor="text1"/>
          </w:rPr>
          <w:t>Keeping all the input matrices, except the seed production matrix (B</w:t>
        </w:r>
      </w:ins>
      <w:ins w:id="372" w:author="Nguyen, Huong T [AGRON]" w:date="2022-08-01T20:08:00Z">
        <w:r>
          <w:rPr>
            <w:color w:val="000000" w:themeColor="text1"/>
            <w:vertAlign w:val="subscript"/>
          </w:rPr>
          <w:t>s</w:t>
        </w:r>
      </w:ins>
      <w:ins w:id="373" w:author="Nguyen, Huong T [AGRON]" w:date="2022-08-01T20:07:00Z">
        <w:r>
          <w:rPr>
            <w:color w:val="000000" w:themeColor="text1"/>
          </w:rPr>
          <w:t xml:space="preserve">), as in the population projection exercise, the mature plant densities presented here </w:t>
        </w:r>
      </w:ins>
      <w:ins w:id="374" w:author="Nguyen, Huong T [AGRON]" w:date="2022-08-01T20:08:00Z">
        <w:r>
          <w:rPr>
            <w:color w:val="000000" w:themeColor="text1"/>
          </w:rPr>
          <w:t>are</w:t>
        </w:r>
      </w:ins>
      <w:ins w:id="375" w:author="Nguyen, Huong T [AGRON]" w:date="2022-08-01T20:07:00Z">
        <w:r>
          <w:rPr>
            <w:color w:val="000000" w:themeColor="text1"/>
          </w:rPr>
          <w:t xml:space="preserve"> plant m</w:t>
        </w:r>
        <w:r>
          <w:rPr>
            <w:color w:val="000000" w:themeColor="text1"/>
            <w:vertAlign w:val="superscript"/>
          </w:rPr>
          <w:t>-2</w:t>
        </w:r>
      </w:ins>
      <w:ins w:id="376" w:author="Nguyen, Huong T [AGRON]" w:date="2022-08-01T20:09:00Z">
        <w:r>
          <w:rPr>
            <w:color w:val="000000" w:themeColor="text1"/>
          </w:rPr>
          <w:t xml:space="preserve"> immediately before seed production. </w:t>
        </w:r>
      </w:ins>
    </w:p>
    <w:p w14:paraId="7E5F6795" w14:textId="366DB9DD" w:rsidR="00B45AD5" w:rsidRDefault="00563239" w:rsidP="00563239">
      <w:pPr>
        <w:pStyle w:val="BodyText"/>
        <w:spacing w:line="480" w:lineRule="auto"/>
        <w:rPr>
          <w:ins w:id="377" w:author="Nguyen, Huong T [AGRON]" w:date="2022-08-01T20:17:00Z"/>
        </w:rPr>
      </w:pPr>
      <w:ins w:id="378" w:author="Nguyen, Huong T [AGRON]" w:date="2022-08-01T20:10:00Z">
        <w:r>
          <w:t xml:space="preserve">The patterns shown </w:t>
        </w:r>
      </w:ins>
      <w:ins w:id="379" w:author="Nguyen, Huong T [AGRON]" w:date="2022-08-01T20:13:00Z">
        <w:r>
          <w:t xml:space="preserve">in </w:t>
        </w:r>
      </w:ins>
      <w:ins w:id="380" w:author="Nguyen, Huong T [AGRON]" w:date="2022-08-01T20:10:00Z">
        <w:r>
          <w:t xml:space="preserve">mature plant density </w:t>
        </w:r>
      </w:ins>
      <w:ins w:id="381" w:author="Nguyen, Huong T [AGRON]" w:date="2022-08-01T20:11:00Z">
        <w:r>
          <w:t>thresholds are similar to seed production thresholds</w:t>
        </w:r>
      </w:ins>
      <w:ins w:id="382" w:author="Nguyen, Huong T [AGRON]" w:date="2022-08-01T20:14:00Z">
        <w:r w:rsidR="00314EC7">
          <w:t xml:space="preserve"> (Figure 6</w:t>
        </w:r>
      </w:ins>
      <w:ins w:id="383" w:author="Nguyen, Huong T [AGRON]" w:date="2022-08-01T20:15:00Z">
        <w:r w:rsidR="00314EC7">
          <w:t>)</w:t>
        </w:r>
      </w:ins>
      <w:ins w:id="384" w:author="Nguyen, Huong T [AGRON]" w:date="2022-08-01T20:12:00Z">
        <w:r>
          <w:t>.</w:t>
        </w:r>
      </w:ins>
      <w:ins w:id="385" w:author="Nguyen, Huong T [AGRON]" w:date="2022-08-01T20:11:00Z">
        <w:r>
          <w:t xml:space="preserve"> </w:t>
        </w:r>
      </w:ins>
      <w:ins w:id="386" w:author="Nguyen, Huong T [AGRON]" w:date="2022-08-01T20:13:00Z">
        <w:r>
          <w:t xml:space="preserve">Regardless of the corn weed management program, the 4-year rotation could tolerate higher mature </w:t>
        </w:r>
      </w:ins>
      <w:ins w:id="387" w:author="Nguyen, Huong T [AGRON]" w:date="2022-08-01T20:14:00Z">
        <w:r w:rsidR="00314EC7">
          <w:t xml:space="preserve">waterhemp </w:t>
        </w:r>
      </w:ins>
      <w:ins w:id="388" w:author="Nguyen, Huong T [AGRON]" w:date="2022-08-01T20:13:00Z">
        <w:r>
          <w:t xml:space="preserve">densities </w:t>
        </w:r>
      </w:ins>
      <w:ins w:id="389" w:author="Nguyen, Huong T [AGRON]" w:date="2022-08-01T20:14:00Z">
        <w:r w:rsidR="00314EC7">
          <w:t xml:space="preserve">in the corn phase </w:t>
        </w:r>
      </w:ins>
      <w:ins w:id="390" w:author="Nguyen, Huong T [AGRON]" w:date="2022-08-01T20:13:00Z">
        <w:r>
          <w:t>than the 3-year and 2-year rotations</w:t>
        </w:r>
      </w:ins>
      <w:ins w:id="391" w:author="Nguyen, Huong T [AGRON]" w:date="2022-08-01T20:12:00Z">
        <w:r>
          <w:t xml:space="preserve">. </w:t>
        </w:r>
      </w:ins>
    </w:p>
    <w:p w14:paraId="2A803272" w14:textId="3A6081BD" w:rsidR="00314EC7" w:rsidRPr="009E749B" w:rsidRDefault="00314EC7" w:rsidP="00563239">
      <w:pPr>
        <w:pStyle w:val="BodyText"/>
        <w:spacing w:line="480" w:lineRule="auto"/>
        <w:rPr>
          <w:ins w:id="392" w:author="Nguyen, Huong T [AGRON]" w:date="2022-08-01T17:45:00Z"/>
        </w:rPr>
      </w:pPr>
      <w:ins w:id="393" w:author="Nguyen, Huong T [AGRON]" w:date="2022-08-01T20:18:00Z">
        <w:r>
          <w:t xml:space="preserve">Among all the cool-season crops, no additional control efficacy was needed, except in the oat phase of the 3-year rotation that followed conventional herbicide corn weed </w:t>
        </w:r>
      </w:ins>
      <w:ins w:id="394" w:author="Nguyen, Huong T [AGRON]" w:date="2022-08-01T20:19:00Z">
        <w:r>
          <w:t xml:space="preserve">management. </w:t>
        </w:r>
      </w:ins>
      <w:ins w:id="395" w:author="Nguyen, Huong T [AGRON]" w:date="2022-08-01T20:20:00Z">
        <w:r>
          <w:t>More aggressive stubble clipping after oat harvest would be necessary in this case</w:t>
        </w:r>
      </w:ins>
      <w:ins w:id="396" w:author="Nguyen, Huong T [AGRON]" w:date="2022-08-01T20:25:00Z">
        <w:r w:rsidR="009E749B">
          <w:t>,</w:t>
        </w:r>
      </w:ins>
      <w:ins w:id="397" w:author="Nguyen, Huong T [AGRON]" w:date="2022-08-01T20:20:00Z">
        <w:r>
          <w:t xml:space="preserve"> as 99.999% control efficacy in the corn and soybean phases was insufficient to stabilize the population size. </w:t>
        </w:r>
      </w:ins>
      <w:ins w:id="398" w:author="Nguyen, Huong T [AGRON]" w:date="2022-08-01T20:17:00Z">
        <w:r>
          <w:t xml:space="preserve"> </w:t>
        </w:r>
      </w:ins>
      <w:ins w:id="399" w:author="Nguyen, Huong T [AGRON]" w:date="2022-08-01T20:21:00Z">
        <w:r w:rsidR="009E749B">
          <w:t>Even though the simulation showe</w:t>
        </w:r>
      </w:ins>
      <w:ins w:id="400" w:author="Nguyen, Huong T [AGRON]" w:date="2022-08-01T20:22:00Z">
        <w:r w:rsidR="009E749B">
          <w:t xml:space="preserve">d that additional control </w:t>
        </w:r>
        <w:r w:rsidR="009E749B">
          <w:lastRenderedPageBreak/>
          <w:t xml:space="preserve">efficacy might not be necessary in the oat and alfalfa phases of the 4-year rotation, it might be </w:t>
        </w:r>
      </w:ins>
      <w:ins w:id="401" w:author="Nguyen, Huong T [AGRON]" w:date="2022-08-01T20:23:00Z">
        <w:r w:rsidR="009E749B">
          <w:t>required</w:t>
        </w:r>
      </w:ins>
      <w:ins w:id="402" w:author="Nguyen, Huong T [AGRON]" w:date="2022-08-01T20:22:00Z">
        <w:r w:rsidR="009E749B">
          <w:t xml:space="preserve"> in r</w:t>
        </w:r>
      </w:ins>
      <w:ins w:id="403" w:author="Nguyen, Huong T [AGRON]" w:date="2022-08-01T20:23:00Z">
        <w:r w:rsidR="009E749B">
          <w:t>e</w:t>
        </w:r>
      </w:ins>
      <w:ins w:id="404" w:author="Nguyen, Huong T [AGRON]" w:date="2022-08-01T20:22:00Z">
        <w:r w:rsidR="009E749B">
          <w:t>ality because achievi</w:t>
        </w:r>
      </w:ins>
      <w:ins w:id="405" w:author="Nguyen, Huong T [AGRON]" w:date="2022-08-01T20:23:00Z">
        <w:r w:rsidR="009E749B">
          <w:t>ng 0.00052 plants m</w:t>
        </w:r>
        <w:r w:rsidR="009E749B">
          <w:rPr>
            <w:vertAlign w:val="superscript"/>
          </w:rPr>
          <w:t>-2</w:t>
        </w:r>
        <w:r w:rsidR="009E749B">
          <w:t xml:space="preserve"> to 0.002 plants m</w:t>
        </w:r>
      </w:ins>
      <w:ins w:id="406" w:author="Nguyen, Huong T [AGRON]" w:date="2022-08-01T20:24:00Z">
        <w:r w:rsidR="009E749B">
          <w:rPr>
            <w:vertAlign w:val="superscript"/>
          </w:rPr>
          <w:t>-2</w:t>
        </w:r>
        <w:r w:rsidR="009E749B">
          <w:t xml:space="preserve"> (above 99.999% efficacy with respect to density) might be impossible. </w:t>
        </w:r>
      </w:ins>
      <w:ins w:id="407" w:author="Nguyen, Huong T [AGRON]" w:date="2022-08-01T20:25:00Z">
        <w:r w:rsidR="009E749B">
          <w:t xml:space="preserve">Similarly, the mature waterhemp plant density in O3 that followed conventional corn weed management </w:t>
        </w:r>
      </w:ins>
      <w:ins w:id="408" w:author="Nguyen, Huong T [AGRON]" w:date="2022-08-01T20:26:00Z">
        <w:r w:rsidR="009E749B">
          <w:t>would need to be reduced to lower than 0.59 plants m</w:t>
        </w:r>
        <w:r w:rsidR="009E749B">
          <w:rPr>
            <w:vertAlign w:val="superscript"/>
          </w:rPr>
          <w:t>-2</w:t>
        </w:r>
        <w:r w:rsidR="009E749B">
          <w:t>.</w:t>
        </w:r>
      </w:ins>
    </w:p>
    <w:p w14:paraId="0E431EC2" w14:textId="585391A7" w:rsidR="00792837" w:rsidRDefault="00B45AD5" w:rsidP="00792837">
      <w:pPr>
        <w:pStyle w:val="BodyText"/>
        <w:rPr>
          <w:ins w:id="409" w:author="Nguyen, Huong T [AGRON]" w:date="2022-08-01T19:58:00Z"/>
        </w:rPr>
      </w:pPr>
      <w:ins w:id="410" w:author="Nguyen, Huong T [AGRON]" w:date="2022-08-01T20:06:00Z">
        <w:r>
          <w:rPr>
            <w:noProof/>
          </w:rPr>
          <w:drawing>
            <wp:inline distT="0" distB="0" distL="0" distR="0" wp14:anchorId="190788DD" wp14:editId="511A4DEA">
              <wp:extent cx="5334000" cy="5334000"/>
              <wp:effectExtent l="0" t="0" r="0" b="0"/>
              <wp:docPr id="2"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mature-density-allowance-rot_files/figure-docx/mature-density-sim-N-plot-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ins>
    </w:p>
    <w:p w14:paraId="689BF2E4" w14:textId="4E237BC3" w:rsidR="00B45AD5" w:rsidRPr="00B45AD5" w:rsidRDefault="00B45AD5" w:rsidP="00B45AD5">
      <w:pPr>
        <w:pStyle w:val="BodyText"/>
        <w:spacing w:line="480" w:lineRule="auto"/>
        <w:rPr>
          <w:i/>
        </w:rPr>
      </w:pPr>
      <w:ins w:id="411" w:author="Nguyen, Huong T [AGRON]" w:date="2022-08-01T19:58:00Z">
        <w:r w:rsidRPr="00B45AD5">
          <w:rPr>
            <w:i/>
          </w:rPr>
          <w:t>Figure 6: Population size at the end of a rotation cycle over 100 rotational cycles (the 2-year rotation ended at the soybean phase, the 3-year rotation ended at the oat phase, and the 4-</w:t>
        </w:r>
        <w:r w:rsidRPr="00B45AD5">
          <w:rPr>
            <w:i/>
          </w:rPr>
          <w:lastRenderedPageBreak/>
          <w:t xml:space="preserve">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w:t>
        </w:r>
        <w:r w:rsidRPr="00B45AD5">
          <w:rPr>
            <w:i/>
            <w:color w:val="000000" w:themeColor="text1"/>
          </w:rPr>
          <w:t>λ</w:t>
        </w:r>
        <w:r w:rsidRPr="00B45AD5">
          <w:rPr>
            <w:i/>
          </w:rPr>
          <w:t xml:space="preserve"> = 1.</w:t>
        </w:r>
      </w:ins>
    </w:p>
    <w:p w14:paraId="6D3F2A0F" w14:textId="77777777" w:rsidR="005550BE" w:rsidRPr="009F1439" w:rsidRDefault="00E41100" w:rsidP="008E4556">
      <w:pPr>
        <w:pStyle w:val="Heading1"/>
      </w:pPr>
      <w:bookmarkStart w:id="412" w:name="conclusion"/>
      <w:bookmarkEnd w:id="198"/>
      <w:bookmarkEnd w:id="199"/>
      <w:r w:rsidRPr="009F1439">
        <w:t>Conclusion</w:t>
      </w:r>
    </w:p>
    <w:p w14:paraId="2B3D748A" w14:textId="5FABC3B7" w:rsidR="005550BE" w:rsidRDefault="00E41100" w:rsidP="00F05379">
      <w:pPr>
        <w:pStyle w:val="FirstParagraph"/>
        <w:spacing w:line="480" w:lineRule="auto"/>
        <w:rPr>
          <w:ins w:id="413"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414"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415" w:author="Nguyen, Huong T [AGRON]" w:date="2022-07-28T15:57:00Z">
        <w:r w:rsidRPr="009F1439" w:rsidDel="00C124DA">
          <w:rPr>
            <w:color w:val="000000" w:themeColor="text1"/>
          </w:rPr>
          <w:delText xml:space="preserve">scenario </w:delText>
        </w:r>
      </w:del>
      <w:ins w:id="416"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417" w:author="Nguyen, Huong T [AGRON]" w:date="2022-07-28T15:57:00Z">
        <w:r w:rsidRPr="009F1439" w:rsidDel="00C124DA">
          <w:rPr>
            <w:color w:val="000000" w:themeColor="text1"/>
          </w:rPr>
          <w:delText xml:space="preserve">scenario </w:delText>
        </w:r>
      </w:del>
      <w:ins w:id="418"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w:t>
      </w:r>
      <w:r w:rsidRPr="009F1439">
        <w:rPr>
          <w:color w:val="000000" w:themeColor="text1"/>
        </w:rPr>
        <w:lastRenderedPageBreak/>
        <w:t xml:space="preserve">(Table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419"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420" w:author="Nguyen, Huong T [AGRON]" w:date="2022-07-28T15:55:00Z">
        <w:r w:rsidR="00C124DA">
          <w:rPr>
            <w:color w:val="000000" w:themeColor="text1"/>
          </w:rPr>
          <w:t>s</w:t>
        </w:r>
      </w:ins>
      <w:r w:rsidR="00E6222E" w:rsidRPr="009F1439">
        <w:rPr>
          <w:color w:val="000000" w:themeColor="text1"/>
        </w:rPr>
        <w:t xml:space="preserve"> not shown) </w:t>
      </w:r>
      <w:del w:id="421" w:author="Nguyen, Huong T [AGRON]" w:date="2022-07-28T15:56:00Z">
        <w:r w:rsidR="00E6222E" w:rsidRPr="009F1439" w:rsidDel="00C124DA">
          <w:rPr>
            <w:color w:val="000000" w:themeColor="text1"/>
          </w:rPr>
          <w:delText xml:space="preserve">showed </w:delText>
        </w:r>
      </w:del>
      <w:ins w:id="422"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423"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424" w:author="Nguyen, Huong T [AGRON]" w:date="2022-07-28T15:56:00Z">
        <w:r w:rsidRPr="009F1439" w:rsidDel="00C124DA">
          <w:rPr>
            <w:color w:val="000000" w:themeColor="text1"/>
          </w:rPr>
          <w:delText xml:space="preserve">scenario </w:delText>
        </w:r>
      </w:del>
      <w:ins w:id="425"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w:t>
      </w:r>
      <w:r w:rsidRPr="009F1439">
        <w:rPr>
          <w:color w:val="000000" w:themeColor="text1"/>
        </w:rPr>
        <w:lastRenderedPageBreak/>
        <w:t>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rsidP="008E4556">
      <w:pPr>
        <w:pStyle w:val="BodyText"/>
        <w:spacing w:line="480" w:lineRule="auto"/>
        <w:rPr>
          <w:ins w:id="426" w:author="Nguyen, Huong T [AGRON]" w:date="2022-07-28T15:59:00Z"/>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427"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428"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429"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430" w:author="Nguyen, Huong T [AGRON]" w:date="2022-07-28T15:56:00Z">
        <w:r w:rsidRPr="009F1439" w:rsidDel="00C124DA">
          <w:rPr>
            <w:color w:val="000000" w:themeColor="text1"/>
          </w:rPr>
          <w:delText xml:space="preserve">need </w:delText>
        </w:r>
      </w:del>
      <w:ins w:id="431"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432" w:author="Nguyen, Huong T [AGRON]" w:date="2022-07-28T16:00:00Z">
        <w:r w:rsidR="00C124DA">
          <w:rPr>
            <w:color w:val="000000" w:themeColor="text1"/>
          </w:rPr>
          <w:t xml:space="preserve">; and 2) conversely if efforts in suppressing </w:t>
        </w:r>
      </w:ins>
      <w:ins w:id="433" w:author="Nguyen, Huong T [AGRON]" w:date="2022-07-28T16:01:00Z">
        <w:r w:rsidR="00C124DA">
          <w:rPr>
            <w:color w:val="000000" w:themeColor="text1"/>
          </w:rPr>
          <w:t xml:space="preserve">waterhemp </w:t>
        </w:r>
      </w:ins>
      <w:ins w:id="434" w:author="Nguyen, Huong T [AGRON]" w:date="2022-07-28T16:00:00Z">
        <w:r w:rsidR="00C124DA">
          <w:rPr>
            <w:color w:val="000000" w:themeColor="text1"/>
          </w:rPr>
          <w:t>cohort</w:t>
        </w:r>
      </w:ins>
      <w:ins w:id="435" w:author="Nguyen, Huong T [AGRON]" w:date="2022-07-28T16:01:00Z">
        <w:r w:rsidR="00C124DA">
          <w:rPr>
            <w:color w:val="000000" w:themeColor="text1"/>
          </w:rPr>
          <w:t>s</w:t>
        </w:r>
      </w:ins>
      <w:ins w:id="436" w:author="Nguyen, Huong T [AGRON]" w:date="2022-07-28T16:00:00Z">
        <w:r w:rsidR="00C124DA">
          <w:rPr>
            <w:color w:val="000000" w:themeColor="text1"/>
          </w:rPr>
          <w:t xml:space="preserve"> 1 through 3 </w:t>
        </w:r>
      </w:ins>
      <w:ins w:id="437" w:author="Nguyen, Huong T [AGRON]" w:date="2022-07-28T16:01:00Z">
        <w:r w:rsidR="00C124DA">
          <w:rPr>
            <w:color w:val="000000" w:themeColor="text1"/>
          </w:rPr>
          <w:t xml:space="preserve">failed in the </w:t>
        </w:r>
      </w:ins>
      <w:ins w:id="438" w:author="Nguyen, Huong T [AGRON]" w:date="2022-07-28T16:02:00Z">
        <w:r w:rsidR="00C124DA">
          <w:rPr>
            <w:color w:val="000000" w:themeColor="text1"/>
          </w:rPr>
          <w:t>warm-season crop</w:t>
        </w:r>
      </w:ins>
      <w:ins w:id="439" w:author="Nguyen, Huong T [AGRON]" w:date="2022-07-28T16:01:00Z">
        <w:r w:rsidR="00C124DA">
          <w:rPr>
            <w:color w:val="000000" w:themeColor="text1"/>
          </w:rPr>
          <w:t xml:space="preserve"> p</w:t>
        </w:r>
      </w:ins>
      <w:ins w:id="440" w:author="Nguyen, Huong T [AGRON]" w:date="2022-07-28T16:02:00Z">
        <w:r w:rsidR="00C124DA">
          <w:rPr>
            <w:color w:val="000000" w:themeColor="text1"/>
          </w:rPr>
          <w:t>hases,</w:t>
        </w:r>
      </w:ins>
      <w:ins w:id="441" w:author="Nguyen, Huong T [AGRON]" w:date="2022-07-28T16:04:00Z">
        <w:r w:rsidR="00C124DA">
          <w:rPr>
            <w:color w:val="000000" w:themeColor="text1"/>
          </w:rPr>
          <w:t xml:space="preserve"> either intervention on the waterhemp cohorts 4 and beyond in the warm-season crop phases or</w:t>
        </w:r>
      </w:ins>
      <w:ins w:id="442" w:author="Nguyen, Huong T [AGRON]" w:date="2022-07-28T16:02:00Z">
        <w:r w:rsidR="00C124DA">
          <w:rPr>
            <w:color w:val="000000" w:themeColor="text1"/>
          </w:rPr>
          <w:t xml:space="preserve"> </w:t>
        </w:r>
      </w:ins>
      <w:ins w:id="443" w:author="Nguyen, Huong T [AGRON]" w:date="2022-07-28T16:04:00Z">
        <w:r w:rsidR="00C124DA">
          <w:rPr>
            <w:color w:val="000000" w:themeColor="text1"/>
          </w:rPr>
          <w:t>higher</w:t>
        </w:r>
      </w:ins>
      <w:ins w:id="444" w:author="Nguyen, Huong T [AGRON]" w:date="2022-07-28T16:02:00Z">
        <w:r w:rsidR="00C124DA">
          <w:rPr>
            <w:color w:val="000000" w:themeColor="text1"/>
          </w:rPr>
          <w:t xml:space="preserve"> control efficacy in the cool-season crop phases</w:t>
        </w:r>
      </w:ins>
      <w:ins w:id="445" w:author="Nguyen, Huong T [AGRON]" w:date="2022-07-28T16:03:00Z">
        <w:r w:rsidR="00C124DA">
          <w:rPr>
            <w:color w:val="000000" w:themeColor="text1"/>
          </w:rPr>
          <w:t xml:space="preserve"> would be necessary</w:t>
        </w:r>
      </w:ins>
      <w:r w:rsidRPr="009F1439">
        <w:rPr>
          <w:color w:val="000000" w:themeColor="text1"/>
        </w:rPr>
        <w:t>.</w:t>
      </w:r>
      <w:ins w:id="446"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447" w:name="appendix"/>
      <w:bookmarkEnd w:id="412"/>
      <w:r w:rsidRPr="009F1439">
        <w:rPr>
          <w:color w:val="000000" w:themeColor="text1"/>
        </w:rPr>
        <w:lastRenderedPageBreak/>
        <w:t>Appendix</w:t>
      </w:r>
    </w:p>
    <w:p w14:paraId="6E447507" w14:textId="1147DD9F" w:rsidR="009A4702" w:rsidRDefault="000137B3" w:rsidP="00F05379">
      <w:pPr>
        <w:pStyle w:val="Heading3"/>
        <w:spacing w:line="480" w:lineRule="auto"/>
        <w:rPr>
          <w:color w:val="000000" w:themeColor="text1"/>
        </w:rPr>
      </w:pPr>
      <w:bookmarkStart w:id="448"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449"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lastRenderedPageBreak/>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450" w:author="Nguyen, Huong T [AGRON]" w:date="2022-07-28T15:48:00Z">
          <w:pPr>
            <w:pStyle w:val="Heading3"/>
            <w:spacing w:line="480" w:lineRule="auto"/>
          </w:pPr>
        </w:pPrChange>
      </w:pPr>
      <w:bookmarkStart w:id="451" w:name="seedbank-density-from-2014-through-2019"/>
      <w:bookmarkEnd w:id="448"/>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452" w:author="Nguyen, Huong T [AGRON]" w:date="2022-07-28T15:48:00Z">
          <w:pPr>
            <w:pStyle w:val="Heading3"/>
            <w:spacing w:line="480" w:lineRule="auto"/>
          </w:pPr>
        </w:pPrChange>
      </w:pPr>
      <w:bookmarkStart w:id="453" w:name="Xdc78b3fcbf6883be4bb7a1747584a1c7480e9b4"/>
      <w:bookmarkEnd w:id="451"/>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454" w:author="Nguyen, Huong T [AGRON]" w:date="2022-07-28T15:48:00Z">
          <w:pPr>
            <w:pStyle w:val="Heading3"/>
            <w:spacing w:line="480" w:lineRule="auto"/>
          </w:pPr>
        </w:pPrChange>
      </w:pPr>
      <w:bookmarkStart w:id="455" w:name="female-survival-rate-by-cohort"/>
      <w:bookmarkEnd w:id="453"/>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456" w:name="matrix-assembly"/>
      <w:bookmarkEnd w:id="455"/>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457" w:author="Nguyen, Huong T [AGRON]" w:date="2022-07-28T15:48:00Z">
          <w:pPr>
            <w:pStyle w:val="Heading4"/>
            <w:spacing w:line="480" w:lineRule="auto"/>
          </w:pPr>
        </w:pPrChange>
      </w:pPr>
      <w:bookmarkStart w:id="458" w:name="published-literature-data"/>
      <w:r w:rsidRPr="009F1439">
        <w:t xml:space="preserve">Published </w:t>
      </w:r>
      <w:r w:rsidRPr="00C124DA">
        <w:rPr>
          <w:rPrChange w:id="459"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460"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461" w:name="X185207a0d58b38e048cbd72eec73724706b4f10"/>
      <w:bookmarkEnd w:id="460"/>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462" w:name="X5af0c29dd0db1fad40095958aeca28a7bb63d51"/>
      <w:bookmarkEnd w:id="461"/>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463" w:name="overwinter-survival"/>
      <w:bookmarkEnd w:id="462"/>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464" w:name="empirically-measured-data"/>
      <w:bookmarkEnd w:id="458"/>
      <w:bookmarkEnd w:id="463"/>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465"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466" w:name="plant-fecundity"/>
      <w:bookmarkEnd w:id="465"/>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94667A"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were based on the assumption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467" w:name="simulation-1"/>
      <w:bookmarkStart w:id="468" w:name="references"/>
      <w:bookmarkEnd w:id="138"/>
      <w:bookmarkEnd w:id="447"/>
      <w:bookmarkEnd w:id="456"/>
      <w:bookmarkEnd w:id="464"/>
      <w:bookmarkEnd w:id="466"/>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r w:rsidRPr="009F1439">
        <w:rPr>
          <w:rStyle w:val="VerbatimChar"/>
          <w:color w:val="000000" w:themeColor="text1"/>
        </w:rPr>
        <w:t>emmeans(model,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Mean on original scale (M) and mean (m) and standard deviation (s) on natural logarithm scale estimation from a set of mean aboveground mass values. m and s were used to assign the mean and standard deviation values in the rlnorm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SE_ln_Seed</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467"/>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vec: starting seed column</w:t>
      </w:r>
      <w:r>
        <w:br/>
      </w:r>
      <w:r>
        <w:rPr>
          <w:rStyle w:val="CommentTok"/>
        </w:rPr>
        <w:t># poh: post-harvest tillage</w:t>
      </w:r>
      <w:r>
        <w:br/>
      </w:r>
      <w:r>
        <w:rPr>
          <w:rStyle w:val="CommentTok"/>
        </w:rPr>
        <w:t># ow: over winter seed survival</w:t>
      </w:r>
      <w:r>
        <w:br/>
      </w:r>
      <w:r>
        <w:rPr>
          <w:rStyle w:val="CommentTok"/>
        </w:rPr>
        <w:t># prt: pre-planting-tillage</w:t>
      </w:r>
      <w:r>
        <w:br/>
      </w:r>
      <w:r>
        <w:rPr>
          <w:rStyle w:val="CommentTok"/>
        </w:rPr>
        <w:t># em: emergence</w:t>
      </w:r>
      <w:r>
        <w:br/>
      </w:r>
      <w:r>
        <w:rPr>
          <w:rStyle w:val="CommentTok"/>
        </w:rPr>
        <w:t># sv: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lastRenderedPageBreak/>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CommentTok"/>
        </w:rPr>
        <w:t># soybean phase dynamics</w:t>
      </w:r>
      <w:r>
        <w:br/>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 </w:t>
      </w:r>
      <w:r>
        <w:br/>
      </w:r>
      <w:r>
        <w:br/>
      </w:r>
      <w:r>
        <w:rPr>
          <w:rStyle w:val="NormalTok"/>
        </w:rPr>
        <w:t xml:space="preserve">   after_soy</w:t>
      </w:r>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CommentTok"/>
        </w:rPr>
        <w:t># soybean phase dynamics</w:t>
      </w:r>
      <w:r>
        <w:br/>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 </w:t>
      </w:r>
      <w:r>
        <w:br/>
      </w:r>
      <w:r>
        <w:br/>
      </w:r>
      <w:r>
        <w:rPr>
          <w:rStyle w:val="NormalTok"/>
        </w:rPr>
        <w:t xml:space="preserve">   after_soy</w:t>
      </w:r>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N_2yr_conv[[i]] </w:t>
      </w:r>
      <w:r>
        <w:rPr>
          <w:rStyle w:val="OtherTok"/>
        </w:rPr>
        <w:t>=</w:t>
      </w:r>
      <w:r>
        <w:rPr>
          <w:rStyle w:val="NormalTok"/>
        </w:rPr>
        <w:t xml:space="preserve"> </w:t>
      </w:r>
      <w:r>
        <w:rPr>
          <w:rStyle w:val="FunctionTok"/>
        </w:rPr>
        <w:t>rot_2year_conv</w:t>
      </w:r>
      <w:r>
        <w:rPr>
          <w:rStyle w:val="NormalTok"/>
        </w:rPr>
        <w:t>(</w:t>
      </w:r>
      <w:r>
        <w:rPr>
          <w:rStyle w:val="AttributeTok"/>
        </w:rPr>
        <w:t>vec =</w:t>
      </w:r>
      <w:r>
        <w:rPr>
          <w:rStyle w:val="NormalTok"/>
        </w:rPr>
        <w:t xml:space="preserve"> N_2yr_conv[[i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C2_conv,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C2_conv,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C2_conv,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C2_conv,</w:t>
      </w:r>
      <w:r>
        <w:br/>
      </w:r>
      <w:r>
        <w:rPr>
          <w:rStyle w:val="NormalTok"/>
        </w:rPr>
        <w:lastRenderedPageBreak/>
        <w:t xml:space="preserve">                              </w:t>
      </w:r>
      <w:r>
        <w:rPr>
          <w:rStyle w:val="AttributeTok"/>
        </w:rPr>
        <w:t>sv_C =</w:t>
      </w:r>
      <w:r>
        <w:rPr>
          <w:rStyle w:val="NormalTok"/>
        </w:rPr>
        <w:t xml:space="preserve"> summer_survival</w:t>
      </w:r>
      <w:r>
        <w:rPr>
          <w:rStyle w:val="SpecialCharTok"/>
        </w:rPr>
        <w:t>$</w:t>
      </w:r>
      <w:r>
        <w:rPr>
          <w:rStyle w:val="NormalTok"/>
        </w:rPr>
        <w:t>C2_conv,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S2_conv,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S2_conv,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S2_conv,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S2_conv,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S2_conv,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sqrt</w:t>
      </w:r>
      <w:r>
        <w:rPr>
          <w:rStyle w:val="NormalTok"/>
        </w:rPr>
        <w:t>(lambda_cycle),</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starting_point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N_2yr_low[[i]] </w:t>
      </w:r>
      <w:r>
        <w:rPr>
          <w:rStyle w:val="OtherTok"/>
        </w:rPr>
        <w:t>=</w:t>
      </w:r>
      <w:r>
        <w:rPr>
          <w:rStyle w:val="NormalTok"/>
        </w:rPr>
        <w:t xml:space="preserve"> </w:t>
      </w:r>
      <w:r>
        <w:rPr>
          <w:rStyle w:val="FunctionTok"/>
        </w:rPr>
        <w:t>rot_2year_low</w:t>
      </w:r>
      <w:r>
        <w:rPr>
          <w:rStyle w:val="NormalTok"/>
        </w:rPr>
        <w:t>(</w:t>
      </w:r>
      <w:r>
        <w:rPr>
          <w:rStyle w:val="AttributeTok"/>
        </w:rPr>
        <w:t>vec =</w:t>
      </w:r>
      <w:r>
        <w:rPr>
          <w:rStyle w:val="NormalTok"/>
        </w:rPr>
        <w:t xml:space="preserve"> N_2yr_low[[i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C2_low,</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C2_low,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C2_low,</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C2_low,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C2_low,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S2_low,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S2_low,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S2_low,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S2_low,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S2_low,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lastRenderedPageBreak/>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sqrt</w:t>
      </w:r>
      <w:r>
        <w:rPr>
          <w:rStyle w:val="NormalTok"/>
        </w:rPr>
        <w:t>(lambda_cycle),</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NormalTok"/>
        </w:rPr>
        <w:t xml:space="preserve"> </w:t>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   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NormalTok"/>
        </w:rPr>
        <w:t xml:space="preserve">   </w:t>
      </w:r>
      <w:r>
        <w:br/>
      </w:r>
      <w:r>
        <w:rPr>
          <w:rStyle w:val="NormalTok"/>
        </w:rPr>
        <w:t xml:space="preserve">  after_oat</w:t>
      </w:r>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lastRenderedPageBreak/>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seed_C[1,3] &lt;- rlnorm(1, 2.65, 0.89)</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seed_C[1,4] &lt;- rlnorm(1, 2.65, 0.89)</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seed_S[1,3] &lt;- rlnorm(1, 2.65, 0.89)</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seed_S[1,4] &lt;-  rlnorm(1, 2.65, 0.89)</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NormalTok"/>
        </w:rPr>
        <w:t xml:space="preserve"> </w:t>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   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NormalTok"/>
        </w:rPr>
        <w:t xml:space="preserve">   </w:t>
      </w:r>
      <w:r>
        <w:br/>
      </w:r>
      <w:r>
        <w:rPr>
          <w:rStyle w:val="NormalTok"/>
        </w:rPr>
        <w:t xml:space="preserve">  after_oat</w:t>
      </w:r>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starting_point </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N_3yr_conv[[i]] </w:t>
      </w:r>
      <w:r>
        <w:rPr>
          <w:rStyle w:val="OtherTok"/>
        </w:rPr>
        <w:t>=</w:t>
      </w:r>
      <w:r>
        <w:rPr>
          <w:rStyle w:val="NormalTok"/>
        </w:rPr>
        <w:t xml:space="preserve"> </w:t>
      </w:r>
      <w:r>
        <w:rPr>
          <w:rStyle w:val="FunctionTok"/>
        </w:rPr>
        <w:t>rot_3year_conv</w:t>
      </w:r>
      <w:r>
        <w:rPr>
          <w:rStyle w:val="NormalTok"/>
        </w:rPr>
        <w:t>(</w:t>
      </w:r>
      <w:r>
        <w:rPr>
          <w:rStyle w:val="AttributeTok"/>
        </w:rPr>
        <w:t>vec =</w:t>
      </w:r>
      <w:r>
        <w:rPr>
          <w:rStyle w:val="NormalTok"/>
        </w:rPr>
        <w:t xml:space="preserve"> N_3yr_conv[[i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C3_conv,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C3_conv,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C3_conv,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C3_conv,</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C3_conv,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S3_conv,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S3_conv,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S3_conv,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S3_conv,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S3_conv,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lastRenderedPageBreak/>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O3_conv,</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O3_conv,</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O3_conv,</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O3_conv,</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O3_conv,</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starting_point </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N_3yr_low[[i]] </w:t>
      </w:r>
      <w:r>
        <w:rPr>
          <w:rStyle w:val="OtherTok"/>
        </w:rPr>
        <w:t>=</w:t>
      </w:r>
      <w:r>
        <w:rPr>
          <w:rStyle w:val="NormalTok"/>
        </w:rPr>
        <w:t xml:space="preserve"> </w:t>
      </w:r>
      <w:r>
        <w:rPr>
          <w:rStyle w:val="FunctionTok"/>
        </w:rPr>
        <w:t>rot_3year_low</w:t>
      </w:r>
      <w:r>
        <w:rPr>
          <w:rStyle w:val="NormalTok"/>
        </w:rPr>
        <w:t>(</w:t>
      </w:r>
      <w:r>
        <w:rPr>
          <w:rStyle w:val="AttributeTok"/>
        </w:rPr>
        <w:t>vec =</w:t>
      </w:r>
      <w:r>
        <w:rPr>
          <w:rStyle w:val="NormalTok"/>
        </w:rPr>
        <w:t xml:space="preserve"> N_3yr_low[[i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C3_conv,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C3_low,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C3_low,</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C3_low,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C3_low,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S3_low,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S3_low,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S3_low,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S3_low,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S3_low,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O3_low,</w:t>
      </w:r>
      <w:r>
        <w:br/>
      </w:r>
      <w:r>
        <w:rPr>
          <w:rStyle w:val="NormalTok"/>
        </w:rPr>
        <w:lastRenderedPageBreak/>
        <w:t xml:space="preserve">                             </w:t>
      </w:r>
      <w:r>
        <w:rPr>
          <w:rStyle w:val="AttributeTok"/>
        </w:rPr>
        <w:t>ow_O =</w:t>
      </w:r>
      <w:r>
        <w:rPr>
          <w:rStyle w:val="NormalTok"/>
        </w:rPr>
        <w:t xml:space="preserve"> overwinter</w:t>
      </w:r>
      <w:r>
        <w:rPr>
          <w:rStyle w:val="SpecialCharTok"/>
        </w:rPr>
        <w:t>$</w:t>
      </w:r>
      <w:r>
        <w:rPr>
          <w:rStyle w:val="NormalTok"/>
        </w:rPr>
        <w:t>O3_low,</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O3_low,</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O3_low,</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O3_low,</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w:t>
      </w:r>
      <w:r>
        <w:br/>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CommentTok"/>
        </w:rPr>
        <w:t># alfalfa phase dynamics</w:t>
      </w:r>
      <w:r>
        <w:br/>
      </w:r>
      <w:r>
        <w:rPr>
          <w:rStyle w:val="NormalTok"/>
        </w:rPr>
        <w:t xml:space="preserve">after_alfalfa </w:t>
      </w:r>
      <w:r>
        <w:rPr>
          <w:rStyle w:val="OtherTok"/>
        </w:rPr>
        <w:t>&lt;-</w:t>
      </w:r>
      <w:r>
        <w:rPr>
          <w:rStyle w:val="NormalTok"/>
        </w:rPr>
        <w:t xml:space="preserve"> seed_A </w:t>
      </w:r>
      <w:r>
        <w:rPr>
          <w:rStyle w:val="SpecialCharTok"/>
        </w:rPr>
        <w:t>%*%</w:t>
      </w:r>
      <w:r>
        <w:rPr>
          <w:rStyle w:val="NormalTok"/>
        </w:rPr>
        <w:t xml:space="preserve"> sv_A </w:t>
      </w:r>
      <w:r>
        <w:rPr>
          <w:rStyle w:val="SpecialCharTok"/>
        </w:rPr>
        <w:t>%*%</w:t>
      </w:r>
      <w:r>
        <w:rPr>
          <w:rStyle w:val="NormalTok"/>
        </w:rPr>
        <w:t xml:space="preserve"> em_A </w:t>
      </w:r>
      <w:r>
        <w:rPr>
          <w:rStyle w:val="SpecialCharTok"/>
        </w:rPr>
        <w:t>%*%</w:t>
      </w:r>
      <w:r>
        <w:rPr>
          <w:rStyle w:val="NormalTok"/>
        </w:rPr>
        <w:t xml:space="preserve"> prt_A </w:t>
      </w:r>
      <w:r>
        <w:rPr>
          <w:rStyle w:val="SpecialCharTok"/>
        </w:rPr>
        <w:t>%*%</w:t>
      </w:r>
      <w:r>
        <w:rPr>
          <w:rStyle w:val="NormalTok"/>
        </w:rPr>
        <w:t xml:space="preserve">  ow_A </w:t>
      </w:r>
      <w:r>
        <w:rPr>
          <w:rStyle w:val="SpecialCharTok"/>
        </w:rPr>
        <w:t>%*%</w:t>
      </w:r>
      <w:r>
        <w:rPr>
          <w:rStyle w:val="NormalTok"/>
        </w:rPr>
        <w:t xml:space="preserve">  poh_A </w:t>
      </w:r>
      <w:r>
        <w:rPr>
          <w:rStyle w:val="SpecialCharTok"/>
        </w:rPr>
        <w:t>%*%</w:t>
      </w:r>
      <w:r>
        <w:rPr>
          <w:rStyle w:val="NormalTok"/>
        </w:rPr>
        <w:t xml:space="preserve"> after_oat </w:t>
      </w:r>
      <w:r>
        <w:br/>
      </w:r>
      <w:r>
        <w:rPr>
          <w:rStyle w:val="NormalTok"/>
        </w:rPr>
        <w:lastRenderedPageBreak/>
        <w:t xml:space="preserve">   </w:t>
      </w:r>
      <w:r>
        <w:br/>
      </w:r>
      <w:r>
        <w:rPr>
          <w:rStyle w:val="NormalTok"/>
        </w:rPr>
        <w:t xml:space="preserve">  after_alfalfa</w:t>
      </w:r>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w:t>
      </w:r>
      <w:r>
        <w:br/>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CommentTok"/>
        </w:rPr>
        <w:t># alfalfa phase dynamics</w:t>
      </w:r>
      <w:r>
        <w:br/>
      </w:r>
      <w:r>
        <w:rPr>
          <w:rStyle w:val="NormalTok"/>
        </w:rPr>
        <w:t xml:space="preserve">after_alfalfa </w:t>
      </w:r>
      <w:r>
        <w:rPr>
          <w:rStyle w:val="OtherTok"/>
        </w:rPr>
        <w:t>&lt;-</w:t>
      </w:r>
      <w:r>
        <w:rPr>
          <w:rStyle w:val="NormalTok"/>
        </w:rPr>
        <w:t xml:space="preserve"> seed_A </w:t>
      </w:r>
      <w:r>
        <w:rPr>
          <w:rStyle w:val="SpecialCharTok"/>
        </w:rPr>
        <w:t>%*%</w:t>
      </w:r>
      <w:r>
        <w:rPr>
          <w:rStyle w:val="NormalTok"/>
        </w:rPr>
        <w:t xml:space="preserve"> sv_A </w:t>
      </w:r>
      <w:r>
        <w:rPr>
          <w:rStyle w:val="SpecialCharTok"/>
        </w:rPr>
        <w:t>%*%</w:t>
      </w:r>
      <w:r>
        <w:rPr>
          <w:rStyle w:val="NormalTok"/>
        </w:rPr>
        <w:t xml:space="preserve"> em_A </w:t>
      </w:r>
      <w:r>
        <w:rPr>
          <w:rStyle w:val="SpecialCharTok"/>
        </w:rPr>
        <w:t>%*%</w:t>
      </w:r>
      <w:r>
        <w:rPr>
          <w:rStyle w:val="NormalTok"/>
        </w:rPr>
        <w:t xml:space="preserve"> prt_A </w:t>
      </w:r>
      <w:r>
        <w:rPr>
          <w:rStyle w:val="SpecialCharTok"/>
        </w:rPr>
        <w:t>%*%</w:t>
      </w:r>
      <w:r>
        <w:rPr>
          <w:rStyle w:val="NormalTok"/>
        </w:rPr>
        <w:t xml:space="preserve">  ow_A </w:t>
      </w:r>
      <w:r>
        <w:rPr>
          <w:rStyle w:val="SpecialCharTok"/>
        </w:rPr>
        <w:t>%*%</w:t>
      </w:r>
      <w:r>
        <w:rPr>
          <w:rStyle w:val="NormalTok"/>
        </w:rPr>
        <w:t xml:space="preserve">  poh_A </w:t>
      </w:r>
      <w:r>
        <w:rPr>
          <w:rStyle w:val="SpecialCharTok"/>
        </w:rPr>
        <w:t>%*%</w:t>
      </w:r>
      <w:r>
        <w:rPr>
          <w:rStyle w:val="NormalTok"/>
        </w:rPr>
        <w:t xml:space="preserve"> after_oat </w:t>
      </w:r>
      <w:r>
        <w:br/>
      </w:r>
      <w:r>
        <w:rPr>
          <w:rStyle w:val="NormalTok"/>
        </w:rPr>
        <w:t xml:space="preserve">   </w:t>
      </w:r>
      <w:r>
        <w:br/>
      </w:r>
      <w:r>
        <w:rPr>
          <w:rStyle w:val="NormalTok"/>
        </w:rPr>
        <w:t xml:space="preserve">  after_alfalfa</w:t>
      </w:r>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N_4yr_conv[[i]] </w:t>
      </w:r>
      <w:r>
        <w:rPr>
          <w:rStyle w:val="OtherTok"/>
        </w:rPr>
        <w:t>=</w:t>
      </w:r>
      <w:r>
        <w:rPr>
          <w:rStyle w:val="NormalTok"/>
        </w:rPr>
        <w:t xml:space="preserve"> </w:t>
      </w:r>
      <w:r>
        <w:rPr>
          <w:rStyle w:val="FunctionTok"/>
        </w:rPr>
        <w:t>rot_4year_conv</w:t>
      </w:r>
      <w:r>
        <w:rPr>
          <w:rStyle w:val="NormalTok"/>
        </w:rPr>
        <w:t>(</w:t>
      </w:r>
      <w:r>
        <w:rPr>
          <w:rStyle w:val="AttributeTok"/>
        </w:rPr>
        <w:t>vec =</w:t>
      </w:r>
      <w:r>
        <w:rPr>
          <w:rStyle w:val="NormalTok"/>
        </w:rPr>
        <w:t xml:space="preserve"> N_4yr_conv[[i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C4_conv,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C4_conv,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C4_conv,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C4_conv,</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C4_conv,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lastRenderedPageBreak/>
        <w:t xml:space="preserve">                              </w:t>
      </w:r>
      <w:r>
        <w:rPr>
          <w:rStyle w:val="AttributeTok"/>
        </w:rPr>
        <w:t>poh_S =</w:t>
      </w:r>
      <w:r>
        <w:rPr>
          <w:rStyle w:val="NormalTok"/>
        </w:rPr>
        <w:t xml:space="preserve"> fall_tillage</w:t>
      </w:r>
      <w:r>
        <w:rPr>
          <w:rStyle w:val="SpecialCharTok"/>
        </w:rPr>
        <w:t>$</w:t>
      </w:r>
      <w:r>
        <w:rPr>
          <w:rStyle w:val="NormalTok"/>
        </w:rPr>
        <w:t>S4_conv,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S4_conv,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S4_conv,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S4_conv,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S4_conv,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O4_conv,</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O4_conv,</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O4_conv,</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O4_conv,</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O4_conv,</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poh_A =</w:t>
      </w:r>
      <w:r>
        <w:rPr>
          <w:rStyle w:val="NormalTok"/>
        </w:rPr>
        <w:t xml:space="preserve"> fall_tillage</w:t>
      </w:r>
      <w:r>
        <w:rPr>
          <w:rStyle w:val="SpecialCharTok"/>
        </w:rPr>
        <w:t>$</w:t>
      </w:r>
      <w:r>
        <w:rPr>
          <w:rStyle w:val="NormalTok"/>
        </w:rPr>
        <w:t>A4_conv,</w:t>
      </w:r>
      <w:r>
        <w:br/>
      </w:r>
      <w:r>
        <w:rPr>
          <w:rStyle w:val="NormalTok"/>
        </w:rPr>
        <w:t xml:space="preserve">                          </w:t>
      </w:r>
      <w:r>
        <w:rPr>
          <w:rStyle w:val="AttributeTok"/>
        </w:rPr>
        <w:t>ow_A =</w:t>
      </w:r>
      <w:r>
        <w:rPr>
          <w:rStyle w:val="NormalTok"/>
        </w:rPr>
        <w:t xml:space="preserve"> overwinter</w:t>
      </w:r>
      <w:r>
        <w:rPr>
          <w:rStyle w:val="SpecialCharTok"/>
        </w:rPr>
        <w:t>$</w:t>
      </w:r>
      <w:r>
        <w:rPr>
          <w:rStyle w:val="NormalTok"/>
        </w:rPr>
        <w:t>A4_conv,</w:t>
      </w:r>
      <w:r>
        <w:br/>
      </w:r>
      <w:r>
        <w:rPr>
          <w:rStyle w:val="NormalTok"/>
        </w:rPr>
        <w:t xml:space="preserve">                          </w:t>
      </w:r>
      <w:r>
        <w:rPr>
          <w:rStyle w:val="AttributeTok"/>
        </w:rPr>
        <w:t>prt_A  =</w:t>
      </w:r>
      <w:r>
        <w:rPr>
          <w:rStyle w:val="NormalTok"/>
        </w:rPr>
        <w:t xml:space="preserve"> spring_tillage</w:t>
      </w:r>
      <w:r>
        <w:rPr>
          <w:rStyle w:val="SpecialCharTok"/>
        </w:rPr>
        <w:t>$</w:t>
      </w:r>
      <w:r>
        <w:rPr>
          <w:rStyle w:val="NormalTok"/>
        </w:rPr>
        <w:t>A4_conv,</w:t>
      </w:r>
      <w:r>
        <w:br/>
      </w:r>
      <w:r>
        <w:rPr>
          <w:rStyle w:val="NormalTok"/>
        </w:rPr>
        <w:t xml:space="preserve">                          </w:t>
      </w:r>
      <w:r>
        <w:rPr>
          <w:rStyle w:val="AttributeTok"/>
        </w:rPr>
        <w:t>em_A  =</w:t>
      </w:r>
      <w:r>
        <w:rPr>
          <w:rStyle w:val="NormalTok"/>
        </w:rPr>
        <w:t xml:space="preserve"> emergence</w:t>
      </w:r>
      <w:r>
        <w:rPr>
          <w:rStyle w:val="SpecialCharTok"/>
        </w:rPr>
        <w:t>$</w:t>
      </w:r>
      <w:r>
        <w:rPr>
          <w:rStyle w:val="NormalTok"/>
        </w:rPr>
        <w:t>A4_conv,</w:t>
      </w:r>
      <w:r>
        <w:br/>
      </w:r>
      <w:r>
        <w:rPr>
          <w:rStyle w:val="NormalTok"/>
        </w:rPr>
        <w:t xml:space="preserve">                          </w:t>
      </w:r>
      <w:r>
        <w:rPr>
          <w:rStyle w:val="AttributeTok"/>
        </w:rPr>
        <w:t>sv_A =</w:t>
      </w:r>
      <w:r>
        <w:rPr>
          <w:rStyle w:val="NormalTok"/>
        </w:rPr>
        <w:t xml:space="preserve"> summer_survival</w:t>
      </w:r>
      <w:r>
        <w:rPr>
          <w:rStyle w:val="SpecialCharTok"/>
        </w:rPr>
        <w:t>$</w:t>
      </w:r>
      <w:r>
        <w:rPr>
          <w:rStyle w:val="NormalTok"/>
        </w:rPr>
        <w:t>A4_conv,</w:t>
      </w:r>
      <w:r>
        <w:br/>
      </w:r>
      <w:r>
        <w:rPr>
          <w:rStyle w:val="NormalTok"/>
        </w:rPr>
        <w:t xml:space="preserve">                          </w:t>
      </w:r>
      <w:r>
        <w:rPr>
          <w:rStyle w:val="AttributeTok"/>
        </w:rPr>
        <w:t>seed_A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N_4yr_low[[i]] </w:t>
      </w:r>
      <w:r>
        <w:rPr>
          <w:rStyle w:val="OtherTok"/>
        </w:rPr>
        <w:t>=</w:t>
      </w:r>
      <w:r>
        <w:rPr>
          <w:rStyle w:val="NormalTok"/>
        </w:rPr>
        <w:t xml:space="preserve"> </w:t>
      </w:r>
      <w:r>
        <w:rPr>
          <w:rStyle w:val="FunctionTok"/>
        </w:rPr>
        <w:t>rot_4year_low</w:t>
      </w:r>
      <w:r>
        <w:rPr>
          <w:rStyle w:val="NormalTok"/>
        </w:rPr>
        <w:t>(</w:t>
      </w:r>
      <w:r>
        <w:rPr>
          <w:rStyle w:val="AttributeTok"/>
        </w:rPr>
        <w:t>vec =</w:t>
      </w:r>
      <w:r>
        <w:rPr>
          <w:rStyle w:val="NormalTok"/>
        </w:rPr>
        <w:t xml:space="preserve"> N_4yr_low[[i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C4_low,</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C4_low,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C4_low,</w:t>
      </w:r>
      <w:r>
        <w:br/>
      </w:r>
      <w:r>
        <w:rPr>
          <w:rStyle w:val="NormalTok"/>
        </w:rPr>
        <w:lastRenderedPageBreak/>
        <w:t xml:space="preserve">                              </w:t>
      </w:r>
      <w:r>
        <w:rPr>
          <w:rStyle w:val="AttributeTok"/>
        </w:rPr>
        <w:t>em_C  =</w:t>
      </w:r>
      <w:r>
        <w:rPr>
          <w:rStyle w:val="NormalTok"/>
        </w:rPr>
        <w:t xml:space="preserve"> emergence</w:t>
      </w:r>
      <w:r>
        <w:rPr>
          <w:rStyle w:val="SpecialCharTok"/>
        </w:rPr>
        <w:t>$</w:t>
      </w:r>
      <w:r>
        <w:rPr>
          <w:rStyle w:val="NormalTok"/>
        </w:rPr>
        <w:t>C4_low,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C4_low,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S4_low,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S4_low,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S4_low,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S4_low,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S4_low,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O4_low,</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O4_low,</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O4_low,</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O4_low,</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O4_low,</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poh_A =</w:t>
      </w:r>
      <w:r>
        <w:rPr>
          <w:rStyle w:val="NormalTok"/>
        </w:rPr>
        <w:t xml:space="preserve"> fall_tillage</w:t>
      </w:r>
      <w:r>
        <w:rPr>
          <w:rStyle w:val="SpecialCharTok"/>
        </w:rPr>
        <w:t>$</w:t>
      </w:r>
      <w:r>
        <w:rPr>
          <w:rStyle w:val="NormalTok"/>
        </w:rPr>
        <w:t>A4_low,</w:t>
      </w:r>
      <w:r>
        <w:br/>
      </w:r>
      <w:r>
        <w:rPr>
          <w:rStyle w:val="NormalTok"/>
        </w:rPr>
        <w:t xml:space="preserve">                              </w:t>
      </w:r>
      <w:r>
        <w:rPr>
          <w:rStyle w:val="AttributeTok"/>
        </w:rPr>
        <w:t>ow_A =</w:t>
      </w:r>
      <w:r>
        <w:rPr>
          <w:rStyle w:val="NormalTok"/>
        </w:rPr>
        <w:t xml:space="preserve"> overwinter</w:t>
      </w:r>
      <w:r>
        <w:rPr>
          <w:rStyle w:val="SpecialCharTok"/>
        </w:rPr>
        <w:t>$</w:t>
      </w:r>
      <w:r>
        <w:rPr>
          <w:rStyle w:val="NormalTok"/>
        </w:rPr>
        <w:t>A4_low,</w:t>
      </w:r>
      <w:r>
        <w:br/>
      </w:r>
      <w:r>
        <w:rPr>
          <w:rStyle w:val="NormalTok"/>
        </w:rPr>
        <w:t xml:space="preserve">                              </w:t>
      </w:r>
      <w:r>
        <w:rPr>
          <w:rStyle w:val="AttributeTok"/>
        </w:rPr>
        <w:t>prt_A  =</w:t>
      </w:r>
      <w:r>
        <w:rPr>
          <w:rStyle w:val="NormalTok"/>
        </w:rPr>
        <w:t xml:space="preserve"> spring_tillage</w:t>
      </w:r>
      <w:r>
        <w:rPr>
          <w:rStyle w:val="SpecialCharTok"/>
        </w:rPr>
        <w:t>$</w:t>
      </w:r>
      <w:r>
        <w:rPr>
          <w:rStyle w:val="NormalTok"/>
        </w:rPr>
        <w:t>A4_low,</w:t>
      </w:r>
      <w:r>
        <w:br/>
      </w:r>
      <w:r>
        <w:rPr>
          <w:rStyle w:val="NormalTok"/>
        </w:rPr>
        <w:t xml:space="preserve">                              </w:t>
      </w:r>
      <w:r>
        <w:rPr>
          <w:rStyle w:val="AttributeTok"/>
        </w:rPr>
        <w:t>em_A  =</w:t>
      </w:r>
      <w:r>
        <w:rPr>
          <w:rStyle w:val="NormalTok"/>
        </w:rPr>
        <w:t xml:space="preserve"> emergence</w:t>
      </w:r>
      <w:r>
        <w:rPr>
          <w:rStyle w:val="SpecialCharTok"/>
        </w:rPr>
        <w:t>$</w:t>
      </w:r>
      <w:r>
        <w:rPr>
          <w:rStyle w:val="NormalTok"/>
        </w:rPr>
        <w:t>A4_low,</w:t>
      </w:r>
      <w:r>
        <w:br/>
      </w:r>
      <w:r>
        <w:rPr>
          <w:rStyle w:val="NormalTok"/>
        </w:rPr>
        <w:t xml:space="preserve">                              </w:t>
      </w:r>
      <w:r>
        <w:rPr>
          <w:rStyle w:val="AttributeTok"/>
        </w:rPr>
        <w:t>sv_A =</w:t>
      </w:r>
      <w:r>
        <w:rPr>
          <w:rStyle w:val="NormalTok"/>
        </w:rPr>
        <w:t xml:space="preserve"> summer_survival</w:t>
      </w:r>
      <w:r>
        <w:rPr>
          <w:rStyle w:val="SpecialCharTok"/>
        </w:rPr>
        <w:t>$</w:t>
      </w:r>
      <w:r>
        <w:rPr>
          <w:rStyle w:val="NormalTok"/>
        </w:rPr>
        <w:t>A4_low,</w:t>
      </w:r>
      <w:r>
        <w:br/>
      </w:r>
      <w:r>
        <w:rPr>
          <w:rStyle w:val="NormalTok"/>
        </w:rPr>
        <w:t xml:space="preserve">                              </w:t>
      </w:r>
      <w:r>
        <w:rPr>
          <w:rStyle w:val="AttributeTok"/>
        </w:rPr>
        <w:t>seed_A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469" w:name="ref-buhlerEmergencePersistenceSeed2001"/>
      <w:bookmarkStart w:id="470"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5">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471" w:name="ref-burnsideSeedLongevity411996"/>
      <w:bookmarkEnd w:id="469"/>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472" w:name="ref-caswellMatrixPopulationModels2001"/>
      <w:bookmarkEnd w:id="471"/>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473" w:name="ref-costeaBiologyInvasiveAlien2005"/>
      <w:bookmarkEnd w:id="472"/>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6">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474" w:name="ref-cousensDynamicsWeedPopulations1995"/>
      <w:bookmarkEnd w:id="473"/>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7">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475" w:name="ref-cousensModelEffectsCultivation1990"/>
      <w:bookmarkEnd w:id="474"/>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8">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476" w:name="ref-davisWeedSeedPools2008"/>
      <w:bookmarkEnd w:id="475"/>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9">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477" w:name="ref-davisCroppingSystemEffects2002"/>
      <w:bookmarkEnd w:id="476"/>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30">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478" w:name="Xc8e6bf8227d4849548aebee73db74b69ed93d74"/>
      <w:bookmarkEnd w:id="477"/>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31">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479" w:name="ref-davisCroppingSystemEffects2003"/>
      <w:bookmarkEnd w:id="478"/>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2">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480" w:name="ref-davisInfluenceSeedDepth2007"/>
      <w:bookmarkEnd w:id="479"/>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3">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481" w:name="ref-hartzlerEffectCommonWaterhemp2004"/>
      <w:bookmarkEnd w:id="480"/>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4">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482" w:name="ref-heneghanGrowthDevelopmentFive2017"/>
      <w:bookmarkEnd w:id="481"/>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5">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483" w:name="X7441e3eafbdf51db39ed9bae69f4918976635f6"/>
      <w:bookmarkEnd w:id="482"/>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6">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484" w:name="ref-korresSeedbankPersistencePalmer2018"/>
      <w:bookmarkEnd w:id="483"/>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7">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485" w:name="ref-leslieUseMatricesCertain1945"/>
      <w:bookmarkEnd w:id="484"/>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8">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486" w:name="ref-liuPollenBiologyDispersal2012"/>
      <w:bookmarkEnd w:id="485"/>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9">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487" w:name="X496882e430c223ae1bb8ffdf3f8f3a1f5691e52"/>
      <w:bookmarkEnd w:id="486"/>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40">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488" w:name="X7723847c6d02b7eb8860381177e74df7d23e698"/>
      <w:bookmarkEnd w:id="487"/>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41">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489" w:name="ref-nguyenImpactCroppingSystem2022"/>
      <w:bookmarkEnd w:id="488"/>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2">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490" w:name="ref-nguyenWeedCommunityComposition2022"/>
      <w:bookmarkEnd w:id="489"/>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3">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491" w:name="ref-nordbyInfluenceCornCommon2004"/>
      <w:bookmarkEnd w:id="490"/>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4">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492" w:name="ref-princeBenchmarkStudyIV2012"/>
      <w:bookmarkEnd w:id="491"/>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5">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493" w:name="X2f09e2554680219c64dcb0fd3d04414c138691b"/>
      <w:bookmarkEnd w:id="492"/>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494" w:name="Xfccd3252c873b31fa4c42ed0514a224f6f1d493"/>
      <w:bookmarkEnd w:id="493"/>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6">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495" w:name="ref-spokasSeedChaserVerticalSoil2007"/>
      <w:bookmarkEnd w:id="494"/>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7">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496" w:name="ref-steckelTillageCroppingSystem2007"/>
      <w:bookmarkEnd w:id="495"/>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8">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497" w:name="ref-stubbenPopbioConstructionAnalyse2020"/>
      <w:bookmarkEnd w:id="496"/>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498" w:name="X89ff8b2de900915a8aaa392ac5b55d5814d2a68"/>
      <w:bookmarkEnd w:id="497"/>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9">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499" w:name="ref-ullrichWeedPopulationDynamics2000"/>
      <w:bookmarkEnd w:id="498"/>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500" w:name="ref-werlePredictingEmergence232014"/>
      <w:bookmarkEnd w:id="499"/>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50">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501" w:name="ref-yenishEffectsTillageVertical1992"/>
      <w:bookmarkEnd w:id="500"/>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468"/>
      <w:bookmarkEnd w:id="470"/>
      <w:bookmarkEnd w:id="501"/>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4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94"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206"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B1705" w14:textId="77777777" w:rsidR="0094667A" w:rsidRDefault="0094667A">
      <w:r>
        <w:separator/>
      </w:r>
    </w:p>
  </w:endnote>
  <w:endnote w:type="continuationSeparator" w:id="0">
    <w:p w14:paraId="4F940D7E" w14:textId="77777777" w:rsidR="0094667A" w:rsidRDefault="00946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9763697"/>
      <w:docPartObj>
        <w:docPartGallery w:val="Page Numbers (Bottom of Page)"/>
        <w:docPartUnique/>
      </w:docPartObj>
    </w:sdtPr>
    <w:sdtEndPr>
      <w:rPr>
        <w:rStyle w:val="PageNumber"/>
      </w:rPr>
    </w:sdtEnd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1205716"/>
      <w:docPartObj>
        <w:docPartGallery w:val="Page Numbers (Bottom of Page)"/>
        <w:docPartUnique/>
      </w:docPartObj>
    </w:sdtPr>
    <w:sdtEndPr>
      <w:rPr>
        <w:rStyle w:val="PageNumber"/>
      </w:rPr>
    </w:sdtEnd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48AE2" w14:textId="77777777" w:rsidR="0094667A" w:rsidRDefault="0094667A">
      <w:r>
        <w:separator/>
      </w:r>
    </w:p>
  </w:footnote>
  <w:footnote w:type="continuationSeparator" w:id="0">
    <w:p w14:paraId="15CD205D" w14:textId="77777777" w:rsidR="0094667A" w:rsidRDefault="009466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QUAaFdCrywAAAA="/>
  </w:docVars>
  <w:rsids>
    <w:rsidRoot w:val="005550BE"/>
    <w:rsid w:val="000137B3"/>
    <w:rsid w:val="000217FF"/>
    <w:rsid w:val="0002571F"/>
    <w:rsid w:val="00055A3F"/>
    <w:rsid w:val="00060478"/>
    <w:rsid w:val="000675DC"/>
    <w:rsid w:val="0007187E"/>
    <w:rsid w:val="000B6B53"/>
    <w:rsid w:val="0011041D"/>
    <w:rsid w:val="001267CB"/>
    <w:rsid w:val="001402D1"/>
    <w:rsid w:val="00145918"/>
    <w:rsid w:val="00150044"/>
    <w:rsid w:val="00151E46"/>
    <w:rsid w:val="00157B83"/>
    <w:rsid w:val="001615AE"/>
    <w:rsid w:val="001653B8"/>
    <w:rsid w:val="00176107"/>
    <w:rsid w:val="001B5033"/>
    <w:rsid w:val="001C57D6"/>
    <w:rsid w:val="001D4FAD"/>
    <w:rsid w:val="00200ACC"/>
    <w:rsid w:val="0020197C"/>
    <w:rsid w:val="002272C1"/>
    <w:rsid w:val="0023625F"/>
    <w:rsid w:val="0025281C"/>
    <w:rsid w:val="0026411A"/>
    <w:rsid w:val="00276C8F"/>
    <w:rsid w:val="00290706"/>
    <w:rsid w:val="002C6A79"/>
    <w:rsid w:val="002D46A5"/>
    <w:rsid w:val="0030128F"/>
    <w:rsid w:val="00301B19"/>
    <w:rsid w:val="0030514E"/>
    <w:rsid w:val="00314EC7"/>
    <w:rsid w:val="00334C2A"/>
    <w:rsid w:val="00363F4A"/>
    <w:rsid w:val="0038669C"/>
    <w:rsid w:val="00395466"/>
    <w:rsid w:val="003A4CD6"/>
    <w:rsid w:val="003F22E8"/>
    <w:rsid w:val="003F5475"/>
    <w:rsid w:val="00431E53"/>
    <w:rsid w:val="004574BD"/>
    <w:rsid w:val="0048501F"/>
    <w:rsid w:val="004E09BB"/>
    <w:rsid w:val="005137FD"/>
    <w:rsid w:val="00513D83"/>
    <w:rsid w:val="0052009F"/>
    <w:rsid w:val="00554DDC"/>
    <w:rsid w:val="005550BE"/>
    <w:rsid w:val="0055644F"/>
    <w:rsid w:val="00557275"/>
    <w:rsid w:val="00562C54"/>
    <w:rsid w:val="00563239"/>
    <w:rsid w:val="00574138"/>
    <w:rsid w:val="005767A2"/>
    <w:rsid w:val="005949CF"/>
    <w:rsid w:val="005B5BBC"/>
    <w:rsid w:val="005B72B6"/>
    <w:rsid w:val="005C2AD9"/>
    <w:rsid w:val="005D7BB0"/>
    <w:rsid w:val="005D7BC8"/>
    <w:rsid w:val="005E3CBD"/>
    <w:rsid w:val="005F53BF"/>
    <w:rsid w:val="00617C34"/>
    <w:rsid w:val="006272BE"/>
    <w:rsid w:val="00631DDF"/>
    <w:rsid w:val="006435EC"/>
    <w:rsid w:val="00651658"/>
    <w:rsid w:val="00653C69"/>
    <w:rsid w:val="006551F5"/>
    <w:rsid w:val="00660A80"/>
    <w:rsid w:val="00661477"/>
    <w:rsid w:val="00672D46"/>
    <w:rsid w:val="00681996"/>
    <w:rsid w:val="00700DF9"/>
    <w:rsid w:val="0070150A"/>
    <w:rsid w:val="00732E17"/>
    <w:rsid w:val="00764F17"/>
    <w:rsid w:val="0077697C"/>
    <w:rsid w:val="007918CA"/>
    <w:rsid w:val="00792837"/>
    <w:rsid w:val="007C3A91"/>
    <w:rsid w:val="007C7F81"/>
    <w:rsid w:val="007F3CE3"/>
    <w:rsid w:val="00804CC7"/>
    <w:rsid w:val="008118B2"/>
    <w:rsid w:val="00824A3C"/>
    <w:rsid w:val="008324D2"/>
    <w:rsid w:val="00832CB1"/>
    <w:rsid w:val="008354E7"/>
    <w:rsid w:val="00856202"/>
    <w:rsid w:val="00857EBD"/>
    <w:rsid w:val="00860C2F"/>
    <w:rsid w:val="00876203"/>
    <w:rsid w:val="00890FA4"/>
    <w:rsid w:val="008A0F7F"/>
    <w:rsid w:val="008E38E8"/>
    <w:rsid w:val="008E4556"/>
    <w:rsid w:val="0092427D"/>
    <w:rsid w:val="0094667A"/>
    <w:rsid w:val="00952336"/>
    <w:rsid w:val="00953331"/>
    <w:rsid w:val="00971BAA"/>
    <w:rsid w:val="00980B15"/>
    <w:rsid w:val="0099688D"/>
    <w:rsid w:val="009A4702"/>
    <w:rsid w:val="009B00DA"/>
    <w:rsid w:val="009B27E9"/>
    <w:rsid w:val="009E1269"/>
    <w:rsid w:val="009E749B"/>
    <w:rsid w:val="009F1439"/>
    <w:rsid w:val="00A447EB"/>
    <w:rsid w:val="00A5708A"/>
    <w:rsid w:val="00AD18CD"/>
    <w:rsid w:val="00AE36F8"/>
    <w:rsid w:val="00AF737C"/>
    <w:rsid w:val="00B14DE6"/>
    <w:rsid w:val="00B2719A"/>
    <w:rsid w:val="00B45AD5"/>
    <w:rsid w:val="00B45EFC"/>
    <w:rsid w:val="00B534D3"/>
    <w:rsid w:val="00B7213B"/>
    <w:rsid w:val="00B76164"/>
    <w:rsid w:val="00B809D1"/>
    <w:rsid w:val="00BD1E5F"/>
    <w:rsid w:val="00BE385D"/>
    <w:rsid w:val="00C04C27"/>
    <w:rsid w:val="00C124DA"/>
    <w:rsid w:val="00C12825"/>
    <w:rsid w:val="00C201CF"/>
    <w:rsid w:val="00C27983"/>
    <w:rsid w:val="00C451E8"/>
    <w:rsid w:val="00C55CFC"/>
    <w:rsid w:val="00C72F0B"/>
    <w:rsid w:val="00CB623C"/>
    <w:rsid w:val="00CC7042"/>
    <w:rsid w:val="00CD194F"/>
    <w:rsid w:val="00CF1F33"/>
    <w:rsid w:val="00CF5383"/>
    <w:rsid w:val="00D11232"/>
    <w:rsid w:val="00D2137B"/>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57197"/>
    <w:rsid w:val="00E6222E"/>
    <w:rsid w:val="00E6483C"/>
    <w:rsid w:val="00E76A98"/>
    <w:rsid w:val="00ED4BCB"/>
    <w:rsid w:val="00EE004B"/>
    <w:rsid w:val="00F05379"/>
    <w:rsid w:val="00F05C22"/>
    <w:rsid w:val="00F11486"/>
    <w:rsid w:val="00F20EC6"/>
    <w:rsid w:val="00F26B47"/>
    <w:rsid w:val="00F62DF6"/>
    <w:rsid w:val="00F748E1"/>
    <w:rsid w:val="00F94156"/>
    <w:rsid w:val="00FA435F"/>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b75t54" TargetMode="External"/><Relationship Id="rId39" Type="http://schemas.openxmlformats.org/officeDocument/2006/relationships/hyperlink" Target="https://doi.org/f35xbv" TargetMode="External"/><Relationship Id="rId21" Type="http://schemas.openxmlformats.org/officeDocument/2006/relationships/image" Target="media/image9.png"/><Relationship Id="rId34" Type="http://schemas.openxmlformats.org/officeDocument/2006/relationships/hyperlink" Target="https://doi.org/cmhpxk" TargetMode="External"/><Relationship Id="rId42" Type="http://schemas.openxmlformats.org/officeDocument/2006/relationships/hyperlink" Target="https://doi.org/gpsrmj" TargetMode="External"/><Relationship Id="rId47" Type="http://schemas.openxmlformats.org/officeDocument/2006/relationships/hyperlink" Target="https://doi.org/dzh845" TargetMode="External"/><Relationship Id="rId50" Type="http://schemas.openxmlformats.org/officeDocument/2006/relationships/hyperlink" Target="https://doi.org/f5z7z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bmncpf" TargetMode="Externa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https://doi.org/bxq7q8" TargetMode="External"/><Relationship Id="rId37" Type="http://schemas.openxmlformats.org/officeDocument/2006/relationships/hyperlink" Target="https://doi.org/gd2hgf" TargetMode="External"/><Relationship Id="rId40" Type="http://schemas.openxmlformats.org/officeDocument/2006/relationships/hyperlink" Target="https://doi.org/gjpz5c" TargetMode="External"/><Relationship Id="rId45" Type="http://schemas.openxmlformats.org/officeDocument/2006/relationships/hyperlink" Target="https://doi.org/f37vn9"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doi.org/dmvcdf" TargetMode="External"/><Relationship Id="rId44" Type="http://schemas.openxmlformats.org/officeDocument/2006/relationships/hyperlink" Target="https://doi.org/10.1614/WS-03-060R" TargetMode="External"/><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7/CBO9780511608629" TargetMode="External"/><Relationship Id="rId30" Type="http://schemas.openxmlformats.org/officeDocument/2006/relationships/hyperlink" Target="https://doi.org/10.31274/rtd-180814-161" TargetMode="External"/><Relationship Id="rId35" Type="http://schemas.openxmlformats.org/officeDocument/2006/relationships/hyperlink" Target="https://doi.org/f93hz9" TargetMode="External"/><Relationship Id="rId43" Type="http://schemas.openxmlformats.org/officeDocument/2006/relationships/hyperlink" Target="https://doi.org/gpsrmk" TargetMode="External"/><Relationship Id="rId48" Type="http://schemas.openxmlformats.org/officeDocument/2006/relationships/hyperlink" Target="https://doi.org/bhs6vt" TargetMode="Externa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dmnt6f" TargetMode="External"/><Relationship Id="rId33" Type="http://schemas.openxmlformats.org/officeDocument/2006/relationships/hyperlink" Target="https://doi.org/cdzbdn" TargetMode="External"/><Relationship Id="rId38" Type="http://schemas.openxmlformats.org/officeDocument/2006/relationships/hyperlink" Target="https://doi.org/bskdps" TargetMode="External"/><Relationship Id="rId46" Type="http://schemas.openxmlformats.org/officeDocument/2006/relationships/hyperlink" Target="https://doi.org/f4vgfs" TargetMode="External"/><Relationship Id="rId20" Type="http://schemas.openxmlformats.org/officeDocument/2006/relationships/image" Target="media/image8.png"/><Relationship Id="rId41" Type="http://schemas.openxmlformats.org/officeDocument/2006/relationships/hyperlink" Target="https://doi.org/gf5pdq" TargetMode="External"/><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d824tt" TargetMode="External"/><Relationship Id="rId36" Type="http://schemas.openxmlformats.org/officeDocument/2006/relationships/hyperlink" Target="https://doi.org/dxmb34" TargetMode="External"/><Relationship Id="rId49" Type="http://schemas.openxmlformats.org/officeDocument/2006/relationships/hyperlink" Target="https://doi.org/gjpz5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556DD-8BF5-4D54-9A90-F25C8D07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133</Pages>
  <Words>23982</Words>
  <Characters>136700</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160362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52</cp:revision>
  <dcterms:created xsi:type="dcterms:W3CDTF">2022-07-27T16:53:00Z</dcterms:created>
  <dcterms:modified xsi:type="dcterms:W3CDTF">2022-08-02T01:46:00Z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