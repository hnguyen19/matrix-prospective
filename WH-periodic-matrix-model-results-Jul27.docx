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w:t>
      </w:r>
      <w:proofErr w:type="gramStart"/>
      <w:r w:rsidRPr="009F1439">
        <w:rPr>
          <w:color w:val="000000" w:themeColor="text1"/>
        </w:rPr>
        <w:t>Herrm )</w:t>
      </w:r>
      <w:proofErr w:type="gramEnd"/>
      <w:r w:rsidRPr="009F1439">
        <w:rPr>
          <w:color w:val="000000" w:themeColor="text1"/>
        </w:rPr>
        <w:t xml:space="preserve">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w:t>
      </w:r>
      <w:proofErr w:type="spellStart"/>
      <w:proofErr w:type="gramStart"/>
      <w:r w:rsidRPr="009F1439">
        <w:rPr>
          <w:color w:val="000000" w:themeColor="text1"/>
        </w:rPr>
        <w:t>rate,</w:t>
      </w:r>
      <w:ins w:id="1" w:author="Nguyen, Huong T [AGRON]" w:date="2022-07-27T12:13:00Z">
        <w:r w:rsidR="00D11232">
          <w:rPr>
            <w:color w:val="000000" w:themeColor="text1"/>
          </w:rPr>
          <w:t>es</w:t>
        </w:r>
      </w:ins>
      <w:proofErr w:type="spellEnd"/>
      <w:proofErr w:type="gramEnd"/>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w:t>
      </w:r>
      <w:proofErr w:type="spellStart"/>
      <w:r w:rsidRPr="009F1439">
        <w:rPr>
          <w:color w:val="000000" w:themeColor="text1"/>
        </w:rPr>
        <w:t>Nordby</w:t>
      </w:r>
      <w:proofErr w:type="spellEnd"/>
      <w:r w:rsidRPr="009F1439">
        <w:rPr>
          <w:color w:val="000000" w:themeColor="text1"/>
        </w:rPr>
        <w:t xml:space="preserve">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2"/>
          <w:footerReference w:type="default" r:id="rId13"/>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9F1439"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2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D11232"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21" w:name="parameterization"/>
      <w:bookmarkEnd w:id="2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22" w:author="Nguyen, Huong T [AGRON]" w:date="2022-07-27T12:16:00Z">
        <w:r w:rsidR="00D11232">
          <w:rPr>
            <w:color w:val="000000" w:themeColor="text1"/>
          </w:rPr>
          <w:t>,</w:t>
        </w:r>
      </w:ins>
      <w:r w:rsidR="00952336" w:rsidRPr="009F1439">
        <w:rPr>
          <w:color w:val="000000" w:themeColor="text1"/>
        </w:rPr>
        <w:t xml:space="preserve"> and consequently</w:t>
      </w:r>
      <w:ins w:id="2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2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25" w:author="Nguyen, Huong T [AGRON]" w:date="2022-07-27T12:17:00Z">
              <w:r w:rsidRPr="009F1439" w:rsidDel="00D11232">
                <w:rPr>
                  <w:rFonts w:ascii="Helvetica"/>
                  <w:color w:val="000000" w:themeColor="text1"/>
                  <w:sz w:val="20"/>
                  <w:szCs w:val="20"/>
                </w:rPr>
                <w:delText>^</w:delText>
              </w:r>
            </w:del>
            <w:del w:id="2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2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2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2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3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1" w:author="Nguyen, Huong T [AGRON]" w:date="2022-07-27T12:22:00Z">
              <w:r w:rsidRPr="009F1439" w:rsidDel="00151E46">
                <w:rPr>
                  <w:rFonts w:ascii="Helvetica"/>
                  <w:color w:val="000000" w:themeColor="text1"/>
                  <w:sz w:val="20"/>
                  <w:szCs w:val="20"/>
                </w:rPr>
                <w:delText>4.3 - 9003620</w:delText>
              </w:r>
            </w:del>
            <w:ins w:id="3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3" w:author="Nguyen, Huong T [AGRON]" w:date="2022-07-27T12:22:00Z">
              <w:r w:rsidRPr="009F1439" w:rsidDel="00151E46">
                <w:rPr>
                  <w:rFonts w:ascii="Helvetica"/>
                  <w:color w:val="000000" w:themeColor="text1"/>
                  <w:sz w:val="20"/>
                  <w:szCs w:val="20"/>
                </w:rPr>
                <w:delText>0.5 - 4453381.0</w:delText>
              </w:r>
            </w:del>
            <w:ins w:id="34" w:author="Nguyen, Huong T [AGRON]" w:date="2022-07-27T12:22:00Z">
              <w:r w:rsidR="00151E46">
                <w:rPr>
                  <w:rFonts w:ascii="Helvetica"/>
                  <w:color w:val="000000" w:themeColor="text1"/>
                  <w:sz w:val="20"/>
                  <w:szCs w:val="20"/>
                </w:rPr>
                <w:t xml:space="preserve">1756.2 </w:t>
              </w:r>
            </w:ins>
            <w:ins w:id="35" w:author="Nguyen, Huong T [AGRON]" w:date="2022-07-27T12:23:00Z">
              <w:r w:rsidR="00151E46">
                <w:rPr>
                  <w:rFonts w:ascii="Helvetica"/>
                  <w:color w:val="000000" w:themeColor="text1"/>
                  <w:sz w:val="20"/>
                  <w:szCs w:val="20"/>
                </w:rPr>
                <w:t>–</w:t>
              </w:r>
            </w:ins>
            <w:ins w:id="36" w:author="Nguyen, Huong T [AGRON]" w:date="2022-07-27T12:22:00Z">
              <w:r w:rsidR="00151E46">
                <w:rPr>
                  <w:rFonts w:ascii="Helvetica"/>
                  <w:color w:val="000000" w:themeColor="text1"/>
                  <w:sz w:val="20"/>
                  <w:szCs w:val="20"/>
                </w:rPr>
                <w:t xml:space="preserve"> 1249</w:t>
              </w:r>
            </w:ins>
            <w:ins w:id="3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38" w:author="Nguyen, Huong T [AGRON]" w:date="2022-07-27T12:23:00Z">
              <w:r w:rsidRPr="009F1439" w:rsidDel="00151E46">
                <w:rPr>
                  <w:rFonts w:ascii="Helvetica"/>
                  <w:color w:val="000000" w:themeColor="text1"/>
                  <w:sz w:val="20"/>
                  <w:szCs w:val="20"/>
                </w:rPr>
                <w:delText>3.9 - 4115522.0</w:delText>
              </w:r>
            </w:del>
            <w:ins w:id="3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40" w:author="Nguyen, Huong T [AGRON]" w:date="2022-07-27T12:23:00Z">
              <w:r w:rsidRPr="009F1439" w:rsidDel="00151E46">
                <w:rPr>
                  <w:rFonts w:ascii="Helvetica"/>
                  <w:color w:val="000000" w:themeColor="text1"/>
                  <w:sz w:val="20"/>
                  <w:szCs w:val="20"/>
                </w:rPr>
                <w:delText xml:space="preserve">2 </w:delText>
              </w:r>
            </w:del>
            <w:ins w:id="4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42" w:author="Nguyen, Huong T [AGRON]" w:date="2022-07-27T12:23:00Z">
              <w:r w:rsidRPr="009F1439" w:rsidDel="00151E46">
                <w:rPr>
                  <w:rFonts w:ascii="Helvetica"/>
                  <w:color w:val="000000" w:themeColor="text1"/>
                  <w:sz w:val="20"/>
                  <w:szCs w:val="20"/>
                </w:rPr>
                <w:delText>-</w:delText>
              </w:r>
            </w:del>
            <w:ins w:id="4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44" w:author="Nguyen, Huong T [AGRON]" w:date="2022-07-27T12:23:00Z">
              <w:r w:rsidRPr="009F1439" w:rsidDel="00151E46">
                <w:rPr>
                  <w:rFonts w:ascii="Helvetica"/>
                  <w:color w:val="000000" w:themeColor="text1"/>
                  <w:sz w:val="20"/>
                  <w:szCs w:val="20"/>
                </w:rPr>
                <w:delText>14478.1</w:delText>
              </w:r>
            </w:del>
            <w:ins w:id="4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46" w:name="modeling"/>
      <w:bookmarkEnd w:id="2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4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48" w:name="results-and-discussion"/>
      <w:bookmarkEnd w:id="9"/>
      <w:bookmarkEnd w:id="46"/>
      <w:bookmarkEnd w:id="47"/>
      <w:r w:rsidRPr="009F1439">
        <w:rPr>
          <w:color w:val="000000" w:themeColor="text1"/>
        </w:rPr>
        <w:t>Simulations</w:t>
      </w:r>
    </w:p>
    <w:p w14:paraId="7832C07C" w14:textId="74C3BBDF" w:rsidR="003F22E8" w:rsidRPr="00151E46" w:rsidDel="00151E46" w:rsidRDefault="003F22E8" w:rsidP="00F05379">
      <w:pPr>
        <w:pStyle w:val="FirstParagraph"/>
        <w:spacing w:line="480" w:lineRule="auto"/>
        <w:rPr>
          <w:del w:id="49" w:author="Nguyen, Huong T [AGRON]" w:date="2022-07-27T12:27:00Z"/>
          <w:b/>
          <w:color w:val="000000" w:themeColor="text1"/>
          <w:rPrChange w:id="50" w:author="Nguyen, Huong T [AGRON]" w:date="2022-07-27T12:27:00Z">
            <w:rPr>
              <w:del w:id="5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5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53"/>
      <w:r w:rsidRPr="009F1439">
        <w:rPr>
          <w:color w:val="000000" w:themeColor="text1"/>
        </w:rPr>
        <w:t>environments</w:t>
      </w:r>
      <w:commentRangeEnd w:id="53"/>
      <w:r w:rsidR="00617C34">
        <w:rPr>
          <w:rStyle w:val="CommentReference"/>
        </w:rPr>
        <w:commentReference w:id="53"/>
      </w:r>
      <w:ins w:id="5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allowance in corn and soybean. We used </w:t>
      </w:r>
      <w:r w:rsidRPr="009F1439">
        <w:rPr>
          <w:color w:val="000000" w:themeColor="text1"/>
        </w:rPr>
        <w:lastRenderedPageBreak/>
        <w:t>a 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55"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56" w:author="Nguyen, Huong T [AGRON]" w:date="2022-07-27T12:27:00Z"/>
          <w:b/>
          <w:i/>
          <w:iCs/>
          <w:rPrChange w:id="57" w:author="Nguyen, Huong T [AGRON]" w:date="2022-07-27T12:27:00Z">
            <w:rPr>
              <w:ins w:id="58" w:author="Nguyen, Huong T [AGRON]" w:date="2022-07-27T12:27:00Z"/>
              <w:i/>
              <w:iCs/>
            </w:rPr>
          </w:rPrChange>
        </w:rPr>
      </w:pPr>
      <w:r w:rsidRPr="00151E46">
        <w:rPr>
          <w:b/>
          <w:i/>
          <w:iCs/>
          <w:rPrChange w:id="59" w:author="Nguyen, Huong T [AGRON]" w:date="2022-07-27T12:27:00Z">
            <w:rPr>
              <w:i/>
              <w:iCs/>
            </w:rPr>
          </w:rPrChange>
        </w:rPr>
        <w:t xml:space="preserve">How much </w:t>
      </w:r>
      <w:r w:rsidR="00513D83" w:rsidRPr="00151E46">
        <w:rPr>
          <w:b/>
          <w:i/>
          <w:iCs/>
          <w:rPrChange w:id="60" w:author="Nguyen, Huong T [AGRON]" w:date="2022-07-27T12:27:00Z">
            <w:rPr>
              <w:i/>
              <w:iCs/>
            </w:rPr>
          </w:rPrChange>
        </w:rPr>
        <w:t>weed control efficacy</w:t>
      </w:r>
      <w:r w:rsidRPr="00151E46">
        <w:rPr>
          <w:b/>
          <w:i/>
          <w:iCs/>
          <w:rPrChange w:id="61" w:author="Nguyen, Huong T [AGRON]" w:date="2022-07-27T12:27:00Z">
            <w:rPr>
              <w:i/>
              <w:iCs/>
            </w:rPr>
          </w:rPrChange>
        </w:rPr>
        <w:t xml:space="preserve"> </w:t>
      </w:r>
      <w:r w:rsidR="00617C34" w:rsidRPr="00151E46">
        <w:rPr>
          <w:b/>
          <w:i/>
          <w:iCs/>
          <w:rPrChange w:id="62" w:author="Nguyen, Huong T [AGRON]" w:date="2022-07-27T12:27:00Z">
            <w:rPr>
              <w:i/>
              <w:iCs/>
            </w:rPr>
          </w:rPrChange>
        </w:rPr>
        <w:t xml:space="preserve">is </w:t>
      </w:r>
      <w:r w:rsidRPr="00151E46">
        <w:rPr>
          <w:b/>
          <w:i/>
          <w:iCs/>
          <w:rPrChange w:id="63" w:author="Nguyen, Huong T [AGRON]" w:date="2022-07-27T12:27:00Z">
            <w:rPr>
              <w:i/>
              <w:iCs/>
            </w:rPr>
          </w:rPrChange>
        </w:rPr>
        <w:t xml:space="preserve">necessary to </w:t>
      </w:r>
      <w:r w:rsidR="00513D83" w:rsidRPr="00151E46">
        <w:rPr>
          <w:b/>
          <w:i/>
          <w:iCs/>
          <w:rPrChange w:id="64" w:author="Nguyen, Huong T [AGRON]" w:date="2022-07-27T12:27:00Z">
            <w:rPr>
              <w:i/>
              <w:iCs/>
            </w:rPr>
          </w:rPrChange>
        </w:rPr>
        <w:t>stabilize a waterhemp population</w:t>
      </w:r>
      <w:r w:rsidRPr="00151E46">
        <w:rPr>
          <w:b/>
          <w:i/>
          <w:iCs/>
          <w:rPrChange w:id="65"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66" w:author="Nguyen, Huong T [AGRON]" w:date="2022-07-27T12:27:00Z">
            <w:rPr>
              <w:i/>
              <w:iCs/>
            </w:rPr>
          </w:rPrChange>
        </w:rPr>
        <w:t xml:space="preserve">)? </w:t>
      </w:r>
    </w:p>
    <w:p w14:paraId="4E0F4584" w14:textId="0BEEF695" w:rsidR="003F22E8" w:rsidRPr="009F1439" w:rsidDel="00151E46" w:rsidRDefault="00617C34" w:rsidP="00151E46">
      <w:pPr>
        <w:pStyle w:val="FirstParagraph"/>
        <w:spacing w:line="480" w:lineRule="auto"/>
        <w:rPr>
          <w:del w:id="67" w:author="Nguyen, Huong T [AGRON]" w:date="2022-07-27T12:27:00Z"/>
        </w:rPr>
        <w:pPrChange w:id="68"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instead of plant density because waterhemp plant size is highly variable.</w:t>
      </w:r>
      <w:ins w:id="69" w:author="Nguyen, Huong T [AGRON]" w:date="2022-07-27T12:27:00Z">
        <w:r w:rsidR="00151E46">
          <w:t xml:space="preserve"> </w:t>
        </w:r>
      </w:ins>
    </w:p>
    <w:p w14:paraId="3AEAA528" w14:textId="7613BB85" w:rsidR="003F22E8" w:rsidRPr="009F1439" w:rsidRDefault="003F22E8" w:rsidP="00151E46">
      <w:pPr>
        <w:pStyle w:val="FirstParagraph"/>
        <w:spacing w:line="480" w:lineRule="auto"/>
        <w:pPrChange w:id="70"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allowance 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56CEBEF4" w14:textId="15870287" w:rsidR="003F22E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 that pooled all the 389 data points from the whole experiment. Twenty-four pairs of s and m were estimated </w:t>
      </w:r>
      <w:r w:rsidRPr="009F1439">
        <w:rPr>
          <w:color w:val="000000" w:themeColor="text1"/>
        </w:rPr>
        <w:lastRenderedPageBreak/>
        <w:t xml:space="preserve">(details are in Table </w:t>
      </w:r>
      <w:del w:id="71" w:author="Nguyen, Huong T [AGRON]" w:date="2022-07-27T12:28:00Z">
        <w:r w:rsidRPr="009F1439" w:rsidDel="005949CF">
          <w:rPr>
            <w:color w:val="000000" w:themeColor="text1"/>
          </w:rPr>
          <w:delText xml:space="preserve">?? </w:delText>
        </w:r>
      </w:del>
      <w:ins w:id="72"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in the Appendix). Different pairs of s and m were tried in the simulation until (</w:t>
      </w:r>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w:t>
      </w:r>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73"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74"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75" w:name="soil-seedbank-and-emergence-proportion"/>
      <w:bookmarkEnd w:id="74"/>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 per meter squared)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76" w:name="waterhemp-population-growth-rates"/>
      <w:bookmarkEnd w:id="73"/>
      <w:bookmarkEnd w:id="75"/>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77"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78"/>
      <w:commentRangeEnd w:id="78"/>
      <w:r w:rsidR="00145918">
        <w:rPr>
          <w:rStyle w:val="CommentReference"/>
        </w:rPr>
        <w:commentReference w:id="78"/>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79" w:author="Nguyen, Huong T [AGRON]" w:date="2022-07-27T12:30:00Z">
                <w:rPr>
                  <w:rFonts w:ascii="Cambria Math" w:hAnsi="Cambria Math"/>
                  <w:color w:val="000000" w:themeColor="text1"/>
                  <w:highlight w:val="yellow"/>
                </w:rPr>
                <m:t>low</m:t>
              </w:del>
            </m:r>
            <m:r>
              <w:ins w:id="80"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81" w:name="scenario-2"/>
      <w:bookmarkEnd w:id="77"/>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82" w:name="Xf5df142dff9b7c2f56340cdf78ee2c0bbaf8ab2"/>
      <w:bookmarkStart w:id="83" w:name="scenario-2-1"/>
      <w:bookmarkEnd w:id="76"/>
      <w:bookmarkEnd w:id="81"/>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84"/>
      <w:r w:rsidRPr="009F1439">
        <w:rPr>
          <w:color w:val="000000" w:themeColor="text1"/>
        </w:rPr>
        <w:t>Simulation</w:t>
      </w:r>
      <w:commentRangeEnd w:id="84"/>
      <w:r w:rsidR="00DD3FED">
        <w:rPr>
          <w:rStyle w:val="CommentReference"/>
          <w:rFonts w:asciiTheme="minorHAnsi" w:eastAsiaTheme="minorHAnsi" w:hAnsiTheme="minorHAnsi" w:cstheme="minorBidi"/>
          <w:b w:val="0"/>
          <w:bCs w:val="0"/>
          <w:color w:val="auto"/>
        </w:rPr>
        <w:commentReference w:id="84"/>
      </w:r>
    </w:p>
    <w:p w14:paraId="6D652207" w14:textId="76FC37D9" w:rsidR="00F748E1" w:rsidRPr="009F1439" w:rsidRDefault="00F748E1" w:rsidP="00F05379">
      <w:pPr>
        <w:pStyle w:val="FirstParagraph"/>
        <w:spacing w:line="480" w:lineRule="auto"/>
        <w:rPr>
          <w:color w:val="000000" w:themeColor="text1"/>
        </w:rPr>
      </w:pPr>
      <w:r w:rsidRPr="009F1439">
        <w:rPr>
          <w:color w:val="000000" w:themeColor="text1"/>
        </w:rPr>
        <w:t xml:space="preserve">The more diverse rotations (3-year and 4-year)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higher seed production than the 2-year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r w:rsidR="00B534D3">
        <w:rPr>
          <w:color w:val="000000" w:themeColor="text1"/>
        </w:rPr>
        <w:t>was</w:t>
      </w:r>
      <w:r w:rsidR="00B534D3" w:rsidRPr="009F1439">
        <w:rPr>
          <w:color w:val="000000" w:themeColor="text1"/>
        </w:rPr>
        <w:t xml:space="preserve"> </w:t>
      </w:r>
      <w:r w:rsidRPr="009F1439">
        <w:rPr>
          <w:color w:val="000000" w:themeColor="text1"/>
        </w:rPr>
        <w:t>consistent with the population projection presented previously.</w:t>
      </w:r>
      <w:r w:rsidR="00A447EB" w:rsidRPr="009F1439">
        <w:rPr>
          <w:color w:val="000000" w:themeColor="text1"/>
        </w:rPr>
        <w:t xml:space="preserve"> </w:t>
      </w:r>
      <w:r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would remain stable if the first three cohorts in C2 and S2 produced 42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total (or 0.04 gram/m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of dried aboveground mass), which would be equivalent to almost total control.</w:t>
      </w:r>
    </w:p>
    <w:p w14:paraId="5BD7597B" w14:textId="44F7722C" w:rsidR="00F748E1" w:rsidRPr="009F1439" w:rsidRDefault="00F748E1" w:rsidP="00F05379">
      <w:pPr>
        <w:pStyle w:val="BodyText"/>
        <w:spacing w:line="480" w:lineRule="auto"/>
        <w:rPr>
          <w:color w:val="000000" w:themeColor="text1"/>
        </w:rPr>
      </w:pPr>
      <w:r w:rsidRPr="009F1439">
        <w:rPr>
          <w:color w:val="000000" w:themeColor="text1"/>
        </w:rPr>
        <w:t xml:space="preserve">The 4-year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bigger plants in the corn and soybean phases than the 3-year rotation,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 When corn was managed with conventional herbicide, 4821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1101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3017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2531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was tolerated. Within the seed production allowance under </w:t>
      </w:r>
      <w:r w:rsidRPr="009F1439">
        <w:rPr>
          <w:color w:val="000000" w:themeColor="text1"/>
        </w:rPr>
        <w:lastRenderedPageBreak/>
        <w:t>conventional corn weed management, 2187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S4’s first three waterhemp cohorts but 627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S3’s first three waterhemp cohorts. However, when </w:t>
      </w:r>
      <w:r w:rsidR="00E6222E" w:rsidRPr="009F1439">
        <w:rPr>
          <w:color w:val="000000" w:themeColor="text1"/>
        </w:rPr>
        <w:t xml:space="preserve">the </w:t>
      </w:r>
      <w:r w:rsidRPr="009F1439">
        <w:rPr>
          <w:color w:val="000000" w:themeColor="text1"/>
        </w:rPr>
        <w:t>low herbicide regime was used for corn weed management, 2394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C4 versus 889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C3 and 2672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S4 versus 785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in S3 was tolerated. Within the seed production allowance under low herbicide corn weed management, 2187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C4’s and S4’s first three waterhemp cohorts but 627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could be tolerated in C3’s and S3’s first three waterhemp cohorts.</w:t>
      </w:r>
    </w:p>
    <w:p w14:paraId="575927D0" w14:textId="6BF0CB3A" w:rsidR="00F748E1" w:rsidRPr="009F1439" w:rsidRDefault="00C72F0B" w:rsidP="00F05379">
      <w:pPr>
        <w:pStyle w:val="ImageCaption"/>
        <w:spacing w:line="480" w:lineRule="auto"/>
        <w:rPr>
          <w:color w:val="000000" w:themeColor="text1"/>
        </w:rPr>
      </w:pPr>
      <w:ins w:id="85" w:author="Nguyen, Huong T [AGRON]" w:date="2022-07-27T16:44:00Z">
        <w:r>
          <w:rPr>
            <w:noProof/>
          </w:rPr>
          <w:lastRenderedPageBreak/>
          <w:drawing>
            <wp:inline distT="0" distB="0" distL="0" distR="0" wp14:anchorId="563EC502" wp14:editId="4118B551">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ins>
      <w:del w:id="86" w:author="Nguyen, Huong T [AGRON]" w:date="2022-07-27T16:44:00Z">
        <w:r w:rsidR="00F05379" w:rsidRPr="009F1439" w:rsidDel="00C72F0B">
          <w:rPr>
            <w:noProof/>
            <w:color w:val="000000" w:themeColor="text1"/>
          </w:rPr>
          <w:drawing>
            <wp:inline distT="0" distB="0" distL="0" distR="0" wp14:anchorId="69AA928C" wp14:editId="0FB15201">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4C5589DF"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2 - 18 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w:t>
      </w:r>
      <w:del w:id="87" w:author="Nguyen, Huong T [AGRON]" w:date="2022-07-27T16:45:00Z">
        <w:r w:rsidRPr="009F1439" w:rsidDel="00732E17">
          <w:rPr>
            <w:color w:val="000000" w:themeColor="text1"/>
          </w:rPr>
          <w:delText>2022b</w:delText>
        </w:r>
      </w:del>
      <w:ins w:id="88"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In corn and soybean, only the </w:t>
      </w:r>
      <w:r w:rsidRPr="009F1439">
        <w:rPr>
          <w:color w:val="000000" w:themeColor="text1"/>
        </w:rPr>
        <w:lastRenderedPageBreak/>
        <w:t xml:space="preserve">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w:t>
      </w:r>
      <w:bookmarkStart w:id="89" w:name="_GoBack"/>
      <w:bookmarkEnd w:id="89"/>
      <w:r w:rsidRPr="009F1439">
        <w:rPr>
          <w:color w:val="000000" w:themeColor="text1"/>
        </w:rPr>
        <w:t xml:space="preserve"> thresholds for the first three waterhemp cohorts and the whole crop phase. The red horizontal line marks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E41100" w:rsidP="00F05379">
      <w:pPr>
        <w:pStyle w:val="Heading2"/>
        <w:spacing w:line="480" w:lineRule="auto"/>
        <w:rPr>
          <w:color w:val="000000" w:themeColor="text1"/>
        </w:rPr>
      </w:pPr>
      <w:bookmarkStart w:id="90" w:name="conclusion"/>
      <w:bookmarkEnd w:id="82"/>
      <w:bookmarkEnd w:id="83"/>
      <w:r w:rsidRPr="009F1439">
        <w:rPr>
          <w:color w:val="000000" w:themeColor="text1"/>
        </w:rPr>
        <w:t>Conclusion</w:t>
      </w:r>
    </w:p>
    <w:p w14:paraId="2B3D748A" w14:textId="63E3E304" w:rsidR="005550BE" w:rsidRPr="009F1439" w:rsidRDefault="00E41100" w:rsidP="00F05379">
      <w:pPr>
        <w:pStyle w:val="FirstParagraph"/>
        <w:spacing w:line="480" w:lineRule="auto"/>
        <w:rPr>
          <w:color w:val="000000" w:themeColor="text1"/>
        </w:rPr>
      </w:pPr>
      <w:r w:rsidRPr="009F1439">
        <w:rPr>
          <w:color w:val="000000" w:themeColor="text1"/>
        </w:rPr>
        <w:t>Delayed but steady emergence (Tables 3 and 4, Figure 2) in the cool-season crop environments decreased population fecundity in the oat and alfalfa phases, and thus, accelerated seedbank size reduction in scenario 1 and slowed seedbank size increment in scenario 2.</w:t>
      </w: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3888F2E9"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 xml:space="preserve">success </w:t>
      </w:r>
      <w:r w:rsidRPr="009F1439">
        <w:rPr>
          <w:color w:val="000000" w:themeColor="text1"/>
        </w:rPr>
        <w:lastRenderedPageBreak/>
        <w:t>rate.</w:t>
      </w:r>
      <w:r w:rsidR="00E6222E" w:rsidRPr="009F1439">
        <w:rPr>
          <w:color w:val="000000" w:themeColor="text1"/>
        </w:rPr>
        <w:t xml:space="preserve"> An elasticity analysis (output not shown) showed 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05D1113"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but did coincide with population increases in scenario 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25F639C5" w14:textId="1CE47230" w:rsidR="00CB623C" w:rsidRPr="009F1439" w:rsidRDefault="00CB623C" w:rsidP="00F05379">
      <w:pPr>
        <w:pStyle w:val="BodyText"/>
        <w:spacing w:line="480" w:lineRule="auto"/>
        <w:rPr>
          <w:color w:val="000000" w:themeColor="text1"/>
        </w:rPr>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 xml:space="preserve">be tolerated in the 3-year and 4-year rotation than in the 2-year rotation. This higher tolerance can be attributed to the weed control effects provided by extending a cropping system of corn and soybean with cool-season crops. As waterhemp fecundity was manipulated for cohorts 1 </w:t>
      </w:r>
      <w:r w:rsidRPr="009F1439">
        <w:rPr>
          <w:color w:val="000000" w:themeColor="text1"/>
        </w:rPr>
        <w:lastRenderedPageBreak/>
        <w:t>through 3 in corn and soybean environments only, it is implied that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need attention.</w:t>
      </w:r>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91" w:name="appendix"/>
      <w:bookmarkEnd w:id="90"/>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92"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rsidP="00F05379">
      <w:pPr>
        <w:pStyle w:val="Heading3"/>
        <w:spacing w:line="480" w:lineRule="auto"/>
        <w:rPr>
          <w:color w:val="000000" w:themeColor="text1"/>
        </w:rPr>
      </w:pPr>
      <w:r w:rsidRPr="009F1439">
        <w:rPr>
          <w:color w:val="000000" w:themeColor="text1"/>
        </w:rPr>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lastRenderedPageBreak/>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19"/>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rsidP="00F05379">
      <w:pPr>
        <w:pStyle w:val="Heading3"/>
        <w:spacing w:line="480" w:lineRule="auto"/>
        <w:rPr>
          <w:color w:val="000000" w:themeColor="text1"/>
        </w:rPr>
      </w:pPr>
      <w:bookmarkStart w:id="93" w:name="seedbank-density-from-2014-through-2019"/>
      <w:bookmarkEnd w:id="92"/>
      <w:r w:rsidRPr="009F1439">
        <w:rPr>
          <w:color w:val="000000" w:themeColor="text1"/>
        </w:rPr>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rsidP="00F05379">
      <w:pPr>
        <w:pStyle w:val="Heading3"/>
        <w:spacing w:line="480" w:lineRule="auto"/>
        <w:rPr>
          <w:color w:val="000000" w:themeColor="text1"/>
        </w:rPr>
      </w:pPr>
      <w:bookmarkStart w:id="94" w:name="Xdc78b3fcbf6883be4bb7a1747584a1c7480e9b4"/>
      <w:bookmarkEnd w:id="93"/>
      <w:r w:rsidRPr="009F1439">
        <w:rPr>
          <w:color w:val="000000" w:themeColor="text1"/>
        </w:rPr>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lastRenderedPageBreak/>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lastRenderedPageBreak/>
        <w:t>##  Crop                        3  61 458.187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rsidP="00F05379">
      <w:pPr>
        <w:pStyle w:val="Heading3"/>
        <w:spacing w:line="480" w:lineRule="auto"/>
        <w:rPr>
          <w:color w:val="000000" w:themeColor="text1"/>
        </w:rPr>
      </w:pPr>
      <w:bookmarkStart w:id="95" w:name="female-survival-rate-by-cohort"/>
      <w:bookmarkEnd w:id="94"/>
      <w:r w:rsidRPr="009F1439">
        <w:rPr>
          <w:color w:val="000000" w:themeColor="text1"/>
        </w:rPr>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96" w:name="matrix-assembly"/>
      <w:bookmarkEnd w:id="95"/>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rsidP="00F05379">
      <w:pPr>
        <w:pStyle w:val="Heading4"/>
        <w:spacing w:line="480" w:lineRule="auto"/>
        <w:rPr>
          <w:color w:val="000000" w:themeColor="text1"/>
        </w:rPr>
      </w:pPr>
      <w:bookmarkStart w:id="97" w:name="published-literature-data"/>
      <w:r w:rsidRPr="009F1439">
        <w:rPr>
          <w:color w:val="000000" w:themeColor="text1"/>
        </w:rPr>
        <w:t>Published literature data</w:t>
      </w:r>
    </w:p>
    <w:p w14:paraId="51E1A348" w14:textId="77777777" w:rsidR="005550BE" w:rsidRPr="009F1439" w:rsidRDefault="00E41100" w:rsidP="00F05379">
      <w:pPr>
        <w:pStyle w:val="Heading5"/>
        <w:spacing w:line="480" w:lineRule="auto"/>
        <w:rPr>
          <w:color w:val="000000" w:themeColor="text1"/>
        </w:rPr>
      </w:pPr>
      <w:bookmarkStart w:id="98"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w:t>
      </w:r>
      <w:r w:rsidRPr="009F1439">
        <w:rPr>
          <w:color w:val="000000" w:themeColor="text1"/>
        </w:rPr>
        <w:lastRenderedPageBreak/>
        <w:t>oat (O3 and O4). No tillage was applied before alfalfa (A4) because alfalfa that was intercropped with oat in the 4-year rotation (O4) was kept overwinter and grown as a sole crop in the following year.</w:t>
      </w:r>
    </w:p>
    <w:p w14:paraId="355D77A6"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lastRenderedPageBreak/>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99" w:name="X185207a0d58b38e048cbd72eec73724706b4f10"/>
      <w:bookmarkEnd w:id="98"/>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t>
      </w:r>
      <w:r w:rsidRPr="009F1439">
        <w:rPr>
          <w:color w:val="000000" w:themeColor="text1"/>
        </w:rPr>
        <w:lastRenderedPageBreak/>
        <w:t>were used for corn</w:t>
      </w:r>
      <w:r w:rsidR="00301B19" w:rsidRPr="009F1439">
        <w:rPr>
          <w:color w:val="000000" w:themeColor="text1"/>
        </w:rPr>
        <w:t>,</w:t>
      </w:r>
      <w:r w:rsidRPr="009F1439">
        <w:rPr>
          <w:color w:val="000000" w:themeColor="text1"/>
        </w:rPr>
        <w:t xml:space="preserve"> and Hartzler et al. (2004)’s results were used for soybean crop 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lastRenderedPageBreak/>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lastRenderedPageBreak/>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lastRenderedPageBreak/>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lastRenderedPageBreak/>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lastRenderedPageBreak/>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100" w:name="X5af0c29dd0db1fad40095958aeca28a7bb63d51"/>
      <w:bookmarkEnd w:id="99"/>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lastRenderedPageBreak/>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lastRenderedPageBreak/>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lastRenderedPageBreak/>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lastRenderedPageBreak/>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101" w:name="overwinter-survival"/>
      <w:bookmarkEnd w:id="100"/>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102" w:name="empirically-measured-data"/>
      <w:bookmarkEnd w:id="97"/>
      <w:bookmarkEnd w:id="101"/>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103"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104" w:name="plant-fecundity"/>
      <w:bookmarkEnd w:id="103"/>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D11232"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105" w:name="simulation-1"/>
      <w:bookmarkStart w:id="106" w:name="references"/>
      <w:bookmarkEnd w:id="48"/>
      <w:bookmarkEnd w:id="91"/>
      <w:bookmarkEnd w:id="96"/>
      <w:bookmarkEnd w:id="102"/>
      <w:bookmarkEnd w:id="104"/>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105"/>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lastRenderedPageBreak/>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lastRenderedPageBreak/>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lastRenderedPageBreak/>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lastRenderedPageBreak/>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lastRenderedPageBreak/>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lastRenderedPageBreak/>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lastRenderedPageBreak/>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lastRenderedPageBreak/>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proofErr w:type="spellStart"/>
      <w:r>
        <w:rPr>
          <w:rStyle w:val="FunctionTok"/>
        </w:rPr>
        <w:t>unnest</w:t>
      </w:r>
      <w:proofErr w:type="spellEnd"/>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107" w:name="ref-buhlerEmergencePersistenceSeed2001"/>
      <w:bookmarkStart w:id="108"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2">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109" w:name="ref-burnsideSeedLongevity411996"/>
      <w:bookmarkEnd w:id="107"/>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110" w:name="ref-caswellMatrixPopulationModels2001"/>
      <w:bookmarkEnd w:id="109"/>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111" w:name="ref-costeaBiologyInvasiveAlien2005"/>
      <w:bookmarkEnd w:id="110"/>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3">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112" w:name="ref-cousensDynamicsWeedPopulations1995"/>
      <w:bookmarkEnd w:id="111"/>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4">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113" w:name="ref-cousensModelEffectsCultivation1990"/>
      <w:bookmarkEnd w:id="112"/>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5">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114" w:name="ref-davisWeedSeedPools2008"/>
      <w:bookmarkEnd w:id="113"/>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6">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115" w:name="ref-davisCroppingSystemEffects2002"/>
      <w:bookmarkEnd w:id="114"/>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7">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116" w:name="Xc8e6bf8227d4849548aebee73db74b69ed93d74"/>
      <w:bookmarkEnd w:id="115"/>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8">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117" w:name="ref-davisCroppingSystemEffects2003"/>
      <w:bookmarkEnd w:id="116"/>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29">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118" w:name="ref-davisInfluenceSeedDepth2007"/>
      <w:bookmarkEnd w:id="117"/>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0">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119" w:name="ref-hartzlerEffectCommonWaterhemp2004"/>
      <w:bookmarkEnd w:id="118"/>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1">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120" w:name="ref-heneghanGrowthDevelopmentFive2017"/>
      <w:bookmarkEnd w:id="119"/>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2">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121" w:name="X7441e3eafbdf51db39ed9bae69f4918976635f6"/>
      <w:bookmarkEnd w:id="120"/>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3">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122" w:name="ref-korresSeedbankPersistencePalmer2018"/>
      <w:bookmarkEnd w:id="121"/>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4">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123" w:name="ref-leslieUseMatricesCertain1945"/>
      <w:bookmarkEnd w:id="122"/>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5">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124" w:name="ref-liuPollenBiologyDispersal2012"/>
      <w:bookmarkEnd w:id="123"/>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6">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125" w:name="X496882e430c223ae1bb8ffdf3f8f3a1f5691e52"/>
      <w:bookmarkEnd w:id="124"/>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7">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126" w:name="X7723847c6d02b7eb8860381177e74df7d23e698"/>
      <w:bookmarkEnd w:id="125"/>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8">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127" w:name="ref-nguyenImpactCroppingSystem2022"/>
      <w:bookmarkEnd w:id="126"/>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39">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128" w:name="ref-nguyenWeedCommunityComposition2022"/>
      <w:bookmarkEnd w:id="127"/>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0">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129" w:name="ref-nordbyInfluenceCornCommon2004"/>
      <w:bookmarkEnd w:id="128"/>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1">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130" w:name="ref-princeBenchmarkStudyIV2012"/>
      <w:bookmarkEnd w:id="129"/>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2">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131" w:name="X2f09e2554680219c64dcb0fd3d04414c138691b"/>
      <w:bookmarkEnd w:id="130"/>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132" w:name="Xfccd3252c873b31fa4c42ed0514a224f6f1d493"/>
      <w:bookmarkEnd w:id="131"/>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3">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133" w:name="ref-spokasSeedChaserVerticalSoil2007"/>
      <w:bookmarkEnd w:id="132"/>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4">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134" w:name="ref-steckelTillageCroppingSystem2007"/>
      <w:bookmarkEnd w:id="133"/>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5">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135" w:name="ref-stubbenPopbioConstructionAnalyse2020"/>
      <w:bookmarkEnd w:id="134"/>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136" w:name="X89ff8b2de900915a8aaa392ac5b55d5814d2a68"/>
      <w:bookmarkEnd w:id="135"/>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6">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137" w:name="ref-ullrichWeedPopulationDynamics2000"/>
      <w:bookmarkEnd w:id="136"/>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138" w:name="ref-werlePredictingEmergence232014"/>
      <w:bookmarkEnd w:id="137"/>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7">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139" w:name="ref-yenishEffectsTillageVertical1992"/>
      <w:bookmarkEnd w:id="138"/>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106"/>
      <w:bookmarkEnd w:id="108"/>
      <w:bookmarkEnd w:id="139"/>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iebman, Matthew Z [AGRON]" w:date="2022-07-21T08:08:00Z" w:initials="LMZ[">
    <w:p w14:paraId="31B173D6" w14:textId="77777777" w:rsidR="00D11232" w:rsidRDefault="00D11232"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D11232" w:rsidRDefault="00D11232" w:rsidP="00D11232">
      <w:r>
        <w:rPr>
          <w:rStyle w:val="CommentReference"/>
        </w:rPr>
        <w:annotationRef/>
      </w:r>
      <w:r>
        <w:rPr>
          <w:sz w:val="20"/>
          <w:szCs w:val="20"/>
        </w:rPr>
        <w:t>You probably need to use a different reference.</w:t>
      </w:r>
    </w:p>
  </w:comment>
  <w:comment w:id="53" w:author="Liebman, Matthew Z [AGRON]" w:date="2022-07-21T08:25:00Z" w:initials="LMZ[">
    <w:p w14:paraId="4C43DE22" w14:textId="77777777" w:rsidR="00D11232" w:rsidRDefault="00D11232" w:rsidP="00D11232">
      <w:r>
        <w:rPr>
          <w:rStyle w:val="CommentReference"/>
        </w:rPr>
        <w:annotationRef/>
      </w:r>
      <w:r>
        <w:rPr>
          <w:sz w:val="20"/>
          <w:szCs w:val="20"/>
        </w:rPr>
        <w:t>Provide a reference for this assertion.</w:t>
      </w:r>
    </w:p>
  </w:comment>
  <w:comment w:id="78" w:author="Liebman, Matthew Z [AGRON]" w:date="2022-07-21T08:38:00Z" w:initials="LMZ[">
    <w:p w14:paraId="0F027F23" w14:textId="77777777" w:rsidR="00D11232" w:rsidRDefault="00D11232" w:rsidP="00D11232">
      <w:r>
        <w:rPr>
          <w:rStyle w:val="CommentReference"/>
        </w:rPr>
        <w:annotationRef/>
      </w:r>
      <w:r>
        <w:rPr>
          <w:sz w:val="20"/>
          <w:szCs w:val="20"/>
        </w:rPr>
        <w:t>Something’s wrong here. Two lows? Two C4s?</w:t>
      </w:r>
    </w:p>
  </w:comment>
  <w:comment w:id="84" w:author="Liebman, Matthew Z [AGRON]" w:date="2022-07-21T08:49:00Z" w:initials="LMZ[">
    <w:p w14:paraId="21F08916" w14:textId="77777777" w:rsidR="00D11232" w:rsidRDefault="00D11232"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C00D3" w14:textId="77777777" w:rsidR="00334C2A" w:rsidRDefault="00334C2A">
      <w:r>
        <w:separator/>
      </w:r>
    </w:p>
  </w:endnote>
  <w:endnote w:type="continuationSeparator" w:id="0">
    <w:p w14:paraId="4E889D9C" w14:textId="77777777" w:rsidR="00334C2A" w:rsidRDefault="00334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9763697"/>
      <w:docPartObj>
        <w:docPartGallery w:val="Page Numbers (Bottom of Page)"/>
        <w:docPartUnique/>
      </w:docPartObj>
    </w:sdtPr>
    <w:sdtContent>
      <w:p w14:paraId="77176220" w14:textId="6D8C66E8" w:rsidR="00D11232" w:rsidRDefault="00D11232"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D11232" w:rsidRDefault="00D11232"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1205716"/>
      <w:docPartObj>
        <w:docPartGallery w:val="Page Numbers (Bottom of Page)"/>
        <w:docPartUnique/>
      </w:docPartObj>
    </w:sdtPr>
    <w:sdtContent>
      <w:p w14:paraId="2493D11F" w14:textId="25B409EF" w:rsidR="00D11232" w:rsidRDefault="00D11232"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D11232" w:rsidRDefault="00D11232"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45316" w14:textId="77777777" w:rsidR="00334C2A" w:rsidRDefault="00334C2A">
      <w:r>
        <w:separator/>
      </w:r>
    </w:p>
  </w:footnote>
  <w:footnote w:type="continuationSeparator" w:id="0">
    <w:p w14:paraId="2FCCADF2" w14:textId="77777777" w:rsidR="00334C2A" w:rsidRDefault="00334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qgUAr8ED4CwAAAA="/>
  </w:docVars>
  <w:rsids>
    <w:rsidRoot w:val="005550BE"/>
    <w:rsid w:val="000137B3"/>
    <w:rsid w:val="00055A3F"/>
    <w:rsid w:val="000675DC"/>
    <w:rsid w:val="0007187E"/>
    <w:rsid w:val="000B6B53"/>
    <w:rsid w:val="0011041D"/>
    <w:rsid w:val="001402D1"/>
    <w:rsid w:val="00145918"/>
    <w:rsid w:val="00150044"/>
    <w:rsid w:val="00151E46"/>
    <w:rsid w:val="001B5033"/>
    <w:rsid w:val="001C57D6"/>
    <w:rsid w:val="001D4FAD"/>
    <w:rsid w:val="00200ACC"/>
    <w:rsid w:val="0025281C"/>
    <w:rsid w:val="0030128F"/>
    <w:rsid w:val="00301B19"/>
    <w:rsid w:val="0030514E"/>
    <w:rsid w:val="00334C2A"/>
    <w:rsid w:val="00363F4A"/>
    <w:rsid w:val="0038669C"/>
    <w:rsid w:val="003F22E8"/>
    <w:rsid w:val="003F5475"/>
    <w:rsid w:val="0048501F"/>
    <w:rsid w:val="004E09BB"/>
    <w:rsid w:val="00513D83"/>
    <w:rsid w:val="005550BE"/>
    <w:rsid w:val="00557275"/>
    <w:rsid w:val="00574138"/>
    <w:rsid w:val="005949CF"/>
    <w:rsid w:val="005B5BBC"/>
    <w:rsid w:val="005E3CBD"/>
    <w:rsid w:val="00617C34"/>
    <w:rsid w:val="006272BE"/>
    <w:rsid w:val="00651658"/>
    <w:rsid w:val="006551F5"/>
    <w:rsid w:val="00661477"/>
    <w:rsid w:val="00672D46"/>
    <w:rsid w:val="00681996"/>
    <w:rsid w:val="00732E17"/>
    <w:rsid w:val="007918CA"/>
    <w:rsid w:val="007C3A91"/>
    <w:rsid w:val="007F3CE3"/>
    <w:rsid w:val="008118B2"/>
    <w:rsid w:val="00832CB1"/>
    <w:rsid w:val="008354E7"/>
    <w:rsid w:val="00856202"/>
    <w:rsid w:val="00857EBD"/>
    <w:rsid w:val="00860C2F"/>
    <w:rsid w:val="00876203"/>
    <w:rsid w:val="008A0F7F"/>
    <w:rsid w:val="00952336"/>
    <w:rsid w:val="009A4702"/>
    <w:rsid w:val="009B27E9"/>
    <w:rsid w:val="009E1269"/>
    <w:rsid w:val="009F1439"/>
    <w:rsid w:val="00A447EB"/>
    <w:rsid w:val="00AF737C"/>
    <w:rsid w:val="00B45EFC"/>
    <w:rsid w:val="00B534D3"/>
    <w:rsid w:val="00B76164"/>
    <w:rsid w:val="00C04C27"/>
    <w:rsid w:val="00C12825"/>
    <w:rsid w:val="00C201CF"/>
    <w:rsid w:val="00C27983"/>
    <w:rsid w:val="00C451E8"/>
    <w:rsid w:val="00C55CFC"/>
    <w:rsid w:val="00C72F0B"/>
    <w:rsid w:val="00CB623C"/>
    <w:rsid w:val="00CC7042"/>
    <w:rsid w:val="00CF1F33"/>
    <w:rsid w:val="00CF5383"/>
    <w:rsid w:val="00D11232"/>
    <w:rsid w:val="00D3165A"/>
    <w:rsid w:val="00D361C0"/>
    <w:rsid w:val="00D40130"/>
    <w:rsid w:val="00D416FC"/>
    <w:rsid w:val="00D50364"/>
    <w:rsid w:val="00D80FB7"/>
    <w:rsid w:val="00DB3019"/>
    <w:rsid w:val="00DD3FED"/>
    <w:rsid w:val="00DF21EE"/>
    <w:rsid w:val="00DF7F78"/>
    <w:rsid w:val="00E242CD"/>
    <w:rsid w:val="00E41100"/>
    <w:rsid w:val="00E6222E"/>
    <w:rsid w:val="00ED4BCB"/>
    <w:rsid w:val="00EE004B"/>
    <w:rsid w:val="00F05379"/>
    <w:rsid w:val="00F05C22"/>
    <w:rsid w:val="00F20EC6"/>
    <w:rsid w:val="00F26B47"/>
    <w:rsid w:val="00F748E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bmncpf" TargetMode="External"/><Relationship Id="rId39" Type="http://schemas.openxmlformats.org/officeDocument/2006/relationships/hyperlink" Target="https://doi.org/gpsrmj" TargetMode="External"/><Relationship Id="rId21" Type="http://schemas.openxmlformats.org/officeDocument/2006/relationships/image" Target="media/image9.png"/><Relationship Id="rId34" Type="http://schemas.openxmlformats.org/officeDocument/2006/relationships/hyperlink" Target="https://doi.org/gd2hgf" TargetMode="External"/><Relationship Id="rId42" Type="http://schemas.openxmlformats.org/officeDocument/2006/relationships/hyperlink" Target="https://doi.org/f37vn9" TargetMode="External"/><Relationship Id="rId47" Type="http://schemas.openxmlformats.org/officeDocument/2006/relationships/hyperlink" Target="https://doi.org/f5z7z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bxq7q8" TargetMode="External"/><Relationship Id="rId11" Type="http://schemas.openxmlformats.org/officeDocument/2006/relationships/image" Target="media/image1.jpg"/><Relationship Id="rId24" Type="http://schemas.openxmlformats.org/officeDocument/2006/relationships/hyperlink" Target="https://doi.org/10.1017/CBO9780511608629" TargetMode="External"/><Relationship Id="rId32" Type="http://schemas.openxmlformats.org/officeDocument/2006/relationships/hyperlink" Target="https://doi.org/f93hz9" TargetMode="External"/><Relationship Id="rId37" Type="http://schemas.openxmlformats.org/officeDocument/2006/relationships/hyperlink" Target="https://doi.org/gjpz5c" TargetMode="External"/><Relationship Id="rId40" Type="http://schemas.openxmlformats.org/officeDocument/2006/relationships/hyperlink" Target="https://doi.org/gpsrmk" TargetMode="External"/><Relationship Id="rId45" Type="http://schemas.openxmlformats.org/officeDocument/2006/relationships/hyperlink" Target="https://doi.org/bhs6v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b75t54" TargetMode="External"/><Relationship Id="rId28" Type="http://schemas.openxmlformats.org/officeDocument/2006/relationships/hyperlink" Target="https://doi.org/dmvcdf" TargetMode="External"/><Relationship Id="rId36" Type="http://schemas.openxmlformats.org/officeDocument/2006/relationships/hyperlink" Target="https://doi.org/f35xbv" TargetMode="External"/><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doi.org/cmhpxk" TargetMode="External"/><Relationship Id="rId44" Type="http://schemas.openxmlformats.org/officeDocument/2006/relationships/hyperlink" Target="https://doi.org/dzh845"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doi.org/dmnt6f" TargetMode="External"/><Relationship Id="rId27" Type="http://schemas.openxmlformats.org/officeDocument/2006/relationships/hyperlink" Target="https://doi.org/10.31274/rtd-180814-161" TargetMode="External"/><Relationship Id="rId30" Type="http://schemas.openxmlformats.org/officeDocument/2006/relationships/hyperlink" Target="https://doi.org/cdzbdn" TargetMode="External"/><Relationship Id="rId35" Type="http://schemas.openxmlformats.org/officeDocument/2006/relationships/hyperlink" Target="https://doi.org/bskdps" TargetMode="External"/><Relationship Id="rId43" Type="http://schemas.openxmlformats.org/officeDocument/2006/relationships/hyperlink" Target="https://doi.org/f4vgfs" TargetMode="External"/><Relationship Id="rId48" Type="http://schemas.openxmlformats.org/officeDocument/2006/relationships/fontTable" Target="fontTable.xml"/><Relationship Id="rId8" Type="http://schemas.openxmlformats.org/officeDocument/2006/relationships/comments" Target="comments.xml"/><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d824tt" TargetMode="External"/><Relationship Id="rId33" Type="http://schemas.openxmlformats.org/officeDocument/2006/relationships/hyperlink" Target="https://doi.org/dxmb34" TargetMode="External"/><Relationship Id="rId38" Type="http://schemas.openxmlformats.org/officeDocument/2006/relationships/hyperlink" Target="https://doi.org/gf5pdq" TargetMode="External"/><Relationship Id="rId46" Type="http://schemas.openxmlformats.org/officeDocument/2006/relationships/hyperlink" Target="https://doi.org/gjpz5w" TargetMode="External"/><Relationship Id="rId20" Type="http://schemas.openxmlformats.org/officeDocument/2006/relationships/image" Target="media/image8.png"/><Relationship Id="rId41" Type="http://schemas.openxmlformats.org/officeDocument/2006/relationships/hyperlink" Target="https://doi.org/10.1614/WS-03-060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A9590-5847-4DE2-9FD5-17B36B74F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129</Pages>
  <Words>22973</Words>
  <Characters>130952</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6</cp:revision>
  <dcterms:created xsi:type="dcterms:W3CDTF">2022-07-27T16:53:00Z</dcterms:created>
  <dcterms:modified xsi:type="dcterms:W3CDTF">2022-07-27T21:45:00Z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