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r w:rsidRPr="009F1439">
        <w:rPr>
          <w:color w:val="000000" w:themeColor="text1"/>
        </w:rPr>
        <w:t>rate,</w:t>
      </w:r>
      <w:ins w:id="1" w:author="Nguyen, Huong T [AGRON]" w:date="2022-07-27T12:13:00Z">
        <w:r w:rsidR="00D11232">
          <w:rPr>
            <w:color w:val="000000" w:themeColor="text1"/>
          </w:rPr>
          <w:t>es</w:t>
        </w:r>
      </w:ins>
      <w:proofErr w:type="spell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20197C"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2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21" w:name="parameterization"/>
      <w:bookmarkEnd w:id="2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22" w:author="Nguyen, Huong T [AGRON]" w:date="2022-07-27T12:16:00Z">
        <w:r w:rsidR="00D11232">
          <w:rPr>
            <w:color w:val="000000" w:themeColor="text1"/>
          </w:rPr>
          <w:t>,</w:t>
        </w:r>
      </w:ins>
      <w:r w:rsidR="00952336" w:rsidRPr="009F1439">
        <w:rPr>
          <w:color w:val="000000" w:themeColor="text1"/>
        </w:rPr>
        <w:t xml:space="preserve"> and consequently</w:t>
      </w:r>
      <w:ins w:id="2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2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25" w:author="Nguyen, Huong T [AGRON]" w:date="2022-07-27T12:17:00Z">
              <w:r w:rsidRPr="009F1439" w:rsidDel="00D11232">
                <w:rPr>
                  <w:rFonts w:ascii="Helvetica"/>
                  <w:color w:val="000000" w:themeColor="text1"/>
                  <w:sz w:val="20"/>
                  <w:szCs w:val="20"/>
                </w:rPr>
                <w:delText>^</w:delText>
              </w:r>
            </w:del>
            <w:del w:id="2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2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2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2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3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1" w:author="Nguyen, Huong T [AGRON]" w:date="2022-07-27T12:22:00Z">
              <w:r w:rsidRPr="009F1439" w:rsidDel="00151E46">
                <w:rPr>
                  <w:rFonts w:ascii="Helvetica"/>
                  <w:color w:val="000000" w:themeColor="text1"/>
                  <w:sz w:val="20"/>
                  <w:szCs w:val="20"/>
                </w:rPr>
                <w:delText>4.3 - 9003620</w:delText>
              </w:r>
            </w:del>
            <w:ins w:id="3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3" w:author="Nguyen, Huong T [AGRON]" w:date="2022-07-27T12:22:00Z">
              <w:r w:rsidRPr="009F1439" w:rsidDel="00151E46">
                <w:rPr>
                  <w:rFonts w:ascii="Helvetica"/>
                  <w:color w:val="000000" w:themeColor="text1"/>
                  <w:sz w:val="20"/>
                  <w:szCs w:val="20"/>
                </w:rPr>
                <w:delText>0.5 - 4453381.0</w:delText>
              </w:r>
            </w:del>
            <w:ins w:id="34" w:author="Nguyen, Huong T [AGRON]" w:date="2022-07-27T12:22:00Z">
              <w:r w:rsidR="00151E46">
                <w:rPr>
                  <w:rFonts w:ascii="Helvetica"/>
                  <w:color w:val="000000" w:themeColor="text1"/>
                  <w:sz w:val="20"/>
                  <w:szCs w:val="20"/>
                </w:rPr>
                <w:t xml:space="preserve">1756.2 </w:t>
              </w:r>
            </w:ins>
            <w:ins w:id="35" w:author="Nguyen, Huong T [AGRON]" w:date="2022-07-27T12:23:00Z">
              <w:r w:rsidR="00151E46">
                <w:rPr>
                  <w:rFonts w:ascii="Helvetica"/>
                  <w:color w:val="000000" w:themeColor="text1"/>
                  <w:sz w:val="20"/>
                  <w:szCs w:val="20"/>
                </w:rPr>
                <w:t>–</w:t>
              </w:r>
            </w:ins>
            <w:ins w:id="36" w:author="Nguyen, Huong T [AGRON]" w:date="2022-07-27T12:22:00Z">
              <w:r w:rsidR="00151E46">
                <w:rPr>
                  <w:rFonts w:ascii="Helvetica"/>
                  <w:color w:val="000000" w:themeColor="text1"/>
                  <w:sz w:val="20"/>
                  <w:szCs w:val="20"/>
                </w:rPr>
                <w:t xml:space="preserve"> 1249</w:t>
              </w:r>
            </w:ins>
            <w:ins w:id="3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8" w:author="Nguyen, Huong T [AGRON]" w:date="2022-07-27T12:23:00Z">
              <w:r w:rsidRPr="009F1439" w:rsidDel="00151E46">
                <w:rPr>
                  <w:rFonts w:ascii="Helvetica"/>
                  <w:color w:val="000000" w:themeColor="text1"/>
                  <w:sz w:val="20"/>
                  <w:szCs w:val="20"/>
                </w:rPr>
                <w:delText>3.9 - 4115522.0</w:delText>
              </w:r>
            </w:del>
            <w:ins w:id="3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40" w:author="Nguyen, Huong T [AGRON]" w:date="2022-07-27T12:23:00Z">
              <w:r w:rsidRPr="009F1439" w:rsidDel="00151E46">
                <w:rPr>
                  <w:rFonts w:ascii="Helvetica"/>
                  <w:color w:val="000000" w:themeColor="text1"/>
                  <w:sz w:val="20"/>
                  <w:szCs w:val="20"/>
                </w:rPr>
                <w:delText xml:space="preserve">2 </w:delText>
              </w:r>
            </w:del>
            <w:ins w:id="4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42" w:author="Nguyen, Huong T [AGRON]" w:date="2022-07-27T12:23:00Z">
              <w:r w:rsidRPr="009F1439" w:rsidDel="00151E46">
                <w:rPr>
                  <w:rFonts w:ascii="Helvetica"/>
                  <w:color w:val="000000" w:themeColor="text1"/>
                  <w:sz w:val="20"/>
                  <w:szCs w:val="20"/>
                </w:rPr>
                <w:delText>-</w:delText>
              </w:r>
            </w:del>
            <w:ins w:id="4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44" w:author="Nguyen, Huong T [AGRON]" w:date="2022-07-27T12:23:00Z">
              <w:r w:rsidRPr="009F1439" w:rsidDel="00151E46">
                <w:rPr>
                  <w:rFonts w:ascii="Helvetica"/>
                  <w:color w:val="000000" w:themeColor="text1"/>
                  <w:sz w:val="20"/>
                  <w:szCs w:val="20"/>
                </w:rPr>
                <w:delText>14478.1</w:delText>
              </w:r>
            </w:del>
            <w:ins w:id="4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46" w:name="modeling"/>
      <w:bookmarkEnd w:id="2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4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48" w:name="results-and-discussion"/>
      <w:bookmarkEnd w:id="9"/>
      <w:bookmarkEnd w:id="46"/>
      <w:bookmarkEnd w:id="4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49" w:author="Nguyen, Huong T [AGRON]" w:date="2022-07-27T12:27:00Z"/>
          <w:b/>
          <w:color w:val="000000" w:themeColor="text1"/>
          <w:rPrChange w:id="50" w:author="Nguyen, Huong T [AGRON]" w:date="2022-07-27T12:27:00Z">
            <w:rPr>
              <w:del w:id="5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5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53"/>
      <w:r w:rsidRPr="009F1439">
        <w:rPr>
          <w:color w:val="000000" w:themeColor="text1"/>
        </w:rPr>
        <w:t>environments</w:t>
      </w:r>
      <w:commentRangeEnd w:id="53"/>
      <w:r w:rsidR="00617C34">
        <w:rPr>
          <w:rStyle w:val="CommentReference"/>
        </w:rPr>
        <w:commentReference w:id="53"/>
      </w:r>
      <w:ins w:id="5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55" w:author="Nguyen, Huong T [AGRON] [2]" w:date="2022-07-27T19:24:00Z">
        <w:r w:rsidRPr="009F1439" w:rsidDel="00D6223B">
          <w:rPr>
            <w:color w:val="000000" w:themeColor="text1"/>
          </w:rPr>
          <w:delText xml:space="preserve">allowance </w:delText>
        </w:r>
      </w:del>
      <w:ins w:id="5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5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58" w:author="Nguyen, Huong T [AGRON]" w:date="2022-07-27T12:27:00Z"/>
          <w:b/>
          <w:i/>
          <w:iCs/>
          <w:rPrChange w:id="59" w:author="Nguyen, Huong T [AGRON]" w:date="2022-07-27T12:27:00Z">
            <w:rPr>
              <w:ins w:id="60" w:author="Nguyen, Huong T [AGRON]" w:date="2022-07-27T12:27:00Z"/>
              <w:i/>
              <w:iCs/>
            </w:rPr>
          </w:rPrChange>
        </w:rPr>
      </w:pPr>
      <w:r w:rsidRPr="00151E46">
        <w:rPr>
          <w:b/>
          <w:i/>
          <w:iCs/>
          <w:rPrChange w:id="61" w:author="Nguyen, Huong T [AGRON]" w:date="2022-07-27T12:27:00Z">
            <w:rPr>
              <w:i/>
              <w:iCs/>
            </w:rPr>
          </w:rPrChange>
        </w:rPr>
        <w:t xml:space="preserve">How much </w:t>
      </w:r>
      <w:r w:rsidR="00513D83" w:rsidRPr="00151E46">
        <w:rPr>
          <w:b/>
          <w:i/>
          <w:iCs/>
          <w:rPrChange w:id="62" w:author="Nguyen, Huong T [AGRON]" w:date="2022-07-27T12:27:00Z">
            <w:rPr>
              <w:i/>
              <w:iCs/>
            </w:rPr>
          </w:rPrChange>
        </w:rPr>
        <w:t>weed control efficacy</w:t>
      </w:r>
      <w:r w:rsidRPr="00151E46">
        <w:rPr>
          <w:b/>
          <w:i/>
          <w:iCs/>
          <w:rPrChange w:id="63" w:author="Nguyen, Huong T [AGRON]" w:date="2022-07-27T12:27:00Z">
            <w:rPr>
              <w:i/>
              <w:iCs/>
            </w:rPr>
          </w:rPrChange>
        </w:rPr>
        <w:t xml:space="preserve"> </w:t>
      </w:r>
      <w:r w:rsidR="00617C34" w:rsidRPr="00151E46">
        <w:rPr>
          <w:b/>
          <w:i/>
          <w:iCs/>
          <w:rPrChange w:id="64" w:author="Nguyen, Huong T [AGRON]" w:date="2022-07-27T12:27:00Z">
            <w:rPr>
              <w:i/>
              <w:iCs/>
            </w:rPr>
          </w:rPrChange>
        </w:rPr>
        <w:t xml:space="preserve">is </w:t>
      </w:r>
      <w:r w:rsidRPr="00151E46">
        <w:rPr>
          <w:b/>
          <w:i/>
          <w:iCs/>
          <w:rPrChange w:id="65" w:author="Nguyen, Huong T [AGRON]" w:date="2022-07-27T12:27:00Z">
            <w:rPr>
              <w:i/>
              <w:iCs/>
            </w:rPr>
          </w:rPrChange>
        </w:rPr>
        <w:t xml:space="preserve">necessary to </w:t>
      </w:r>
      <w:r w:rsidR="00513D83" w:rsidRPr="00151E46">
        <w:rPr>
          <w:b/>
          <w:i/>
          <w:iCs/>
          <w:rPrChange w:id="66" w:author="Nguyen, Huong T [AGRON]" w:date="2022-07-27T12:27:00Z">
            <w:rPr>
              <w:i/>
              <w:iCs/>
            </w:rPr>
          </w:rPrChange>
        </w:rPr>
        <w:t>stabilize a waterhemp population</w:t>
      </w:r>
      <w:r w:rsidRPr="00151E46">
        <w:rPr>
          <w:b/>
          <w:i/>
          <w:iCs/>
          <w:rPrChange w:id="6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6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69" w:author="Nguyen, Huong T [AGRON]" w:date="2022-07-27T12:27:00Z"/>
        </w:rPr>
        <w:pPrChange w:id="7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71" w:author="Nguyen, Huong T [AGRON] [2]" w:date="2022-07-27T19:25:00Z">
        <w:r w:rsidR="00D6223B" w:rsidRPr="00D11232">
          <w:t>(</w:t>
        </w:r>
        <w:r w:rsidR="00D6223B">
          <w:t>plants</w:t>
        </w:r>
        <w:r w:rsidR="00D6223B" w:rsidRPr="00D11232">
          <w:t>/m</w:t>
        </w:r>
      </w:ins>
      <m:oMath>
        <m:sSup>
          <m:sSupPr>
            <m:ctrlPr>
              <w:ins w:id="72" w:author="Nguyen, Huong T [AGRON] [2]" w:date="2022-07-27T19:25:00Z">
                <w:rPr>
                  <w:rFonts w:ascii="Cambria Math" w:hAnsi="Cambria Math"/>
                </w:rPr>
              </w:ins>
            </m:ctrlPr>
          </m:sSupPr>
          <m:e>
            <m:r>
              <w:ins w:id="73" w:author="Nguyen, Huong T [AGRON] [2]" w:date="2022-07-27T19:25:00Z">
                <m:rPr>
                  <m:sty m:val="p"/>
                </m:rPr>
                <w:rPr>
                  <w:rFonts w:ascii="Cambria Math" w:hAnsi="Cambria Math"/>
                </w:rPr>
                <m:t>​</m:t>
              </w:ins>
            </m:r>
          </m:e>
          <m:sup>
            <m:r>
              <w:ins w:id="74" w:author="Nguyen, Huong T [AGRON] [2]" w:date="2022-07-27T19:25:00Z">
                <m:rPr>
                  <m:sty m:val="p"/>
                </m:rPr>
                <w:rPr>
                  <w:rFonts w:ascii="Cambria Math" w:hAnsi="Cambria Math"/>
                </w:rPr>
                <m:t>2</m:t>
              </w:ins>
            </m:r>
          </m:sup>
        </m:sSup>
      </m:oMath>
      <w:ins w:id="75" w:author="Nguyen, Huong T [AGRON] [2]" w:date="2022-07-27T19:25:00Z">
        <w:r w:rsidR="00D6223B" w:rsidRPr="00D11232">
          <w:t>)</w:t>
        </w:r>
        <w:r w:rsidR="00D6223B">
          <w:t xml:space="preserve"> </w:t>
        </w:r>
      </w:ins>
      <w:r w:rsidR="003F22E8" w:rsidRPr="00D11232">
        <w:t xml:space="preserve">because waterhemp </w:t>
      </w:r>
      <w:ins w:id="76" w:author="Nguyen, Huong T [AGRON] [2]" w:date="2022-07-27T19:25:00Z">
        <w:r w:rsidR="00F94156">
          <w:t xml:space="preserve">individual </w:t>
        </w:r>
      </w:ins>
      <w:r w:rsidR="003F22E8" w:rsidRPr="00D11232">
        <w:t>plant size is highly variable.</w:t>
      </w:r>
      <w:ins w:id="77" w:author="Nguyen, Huong T [AGRON]" w:date="2022-07-27T12:27:00Z">
        <w:r w:rsidR="00151E46">
          <w:t xml:space="preserve"> </w:t>
        </w:r>
      </w:ins>
    </w:p>
    <w:p w14:paraId="3AEAA528" w14:textId="6A0C1945" w:rsidR="003F22E8" w:rsidRPr="009F1439" w:rsidRDefault="003F22E8">
      <w:pPr>
        <w:pStyle w:val="FirstParagraph"/>
        <w:spacing w:line="480" w:lineRule="auto"/>
        <w:pPrChange w:id="78"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79" w:author="Nguyen, Huong T [AGRON] [2]" w:date="2022-07-27T19:25:00Z">
        <w:r w:rsidRPr="009F1439" w:rsidDel="00F94156">
          <w:delText xml:space="preserve">allowance </w:delText>
        </w:r>
      </w:del>
      <w:ins w:id="80"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56CEBEF4" w14:textId="7AA38CEF" w:rsidR="003F22E8" w:rsidRDefault="003F22E8" w:rsidP="00F05379">
      <w:pPr>
        <w:pStyle w:val="BodyText"/>
        <w:spacing w:line="480" w:lineRule="auto"/>
        <w:rPr>
          <w:ins w:id="81" w:author="Nguyen, Huong T [AGRON] [2]" w:date="2022-07-28T09:31:00Z"/>
          <w:rFonts w:eastAsiaTheme="minorEastAsia"/>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82"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83" w:author="Nguyen, Huong T [AGRON] [2]" w:date="2022-07-27T19:29:00Z">
        <w:r w:rsidRPr="009F1439" w:rsidDel="00F94156">
          <w:rPr>
            <w:color w:val="000000" w:themeColor="text1"/>
          </w:rPr>
          <w:delText xml:space="preserve">s </w:delText>
        </w:r>
      </w:del>
      <w:ins w:id="84"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85" w:author="Nguyen, Huong T [AGRON] [2]" w:date="2022-07-27T19:29:00Z">
        <w:r w:rsidRPr="009F1439" w:rsidDel="00F94156">
          <w:rPr>
            <w:color w:val="000000" w:themeColor="text1"/>
          </w:rPr>
          <w:delText xml:space="preserve">m </w:delText>
        </w:r>
      </w:del>
      <w:ins w:id="86" w:author="Nguyen, Huong T [AGRON] [2]"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87" w:author="Nguyen, Huong T [AGRON]" w:date="2022-07-27T12:28:00Z">
        <w:r w:rsidRPr="009F1439" w:rsidDel="005949CF">
          <w:rPr>
            <w:color w:val="000000" w:themeColor="text1"/>
          </w:rPr>
          <w:delText xml:space="preserve">?? </w:delText>
        </w:r>
      </w:del>
      <w:ins w:id="88"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89" w:author="Nguyen, Huong T [AGRON] [2]" w:date="2022-07-27T19:28:00Z">
        <w:r w:rsidRPr="009F1439" w:rsidDel="00F94156">
          <w:rPr>
            <w:color w:val="000000" w:themeColor="text1"/>
          </w:rPr>
          <w:delText xml:space="preserve">s </w:delText>
        </w:r>
      </w:del>
      <w:ins w:id="90"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91" w:author="Nguyen, Huong T [AGRON] [2]" w:date="2022-07-27T19:28:00Z">
        <w:r w:rsidRPr="009F1439" w:rsidDel="00F94156">
          <w:rPr>
            <w:color w:val="000000" w:themeColor="text1"/>
          </w:rPr>
          <w:delText xml:space="preserve">m </w:delText>
        </w:r>
      </w:del>
      <w:ins w:id="92" w:author="Nguyen, Huong T [AGRON] [2]"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93"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94"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95" w:author="Nguyen, Huong T [AGRON] [2]" w:date="2022-07-27T19:45:00Z">
        <w:r w:rsidR="000217FF">
          <w:rPr>
            <w:rFonts w:eastAsiaTheme="minorEastAsia"/>
            <w:color w:val="000000" w:themeColor="text1"/>
          </w:rPr>
          <w:t xml:space="preserve"> (m = m*)</w:t>
        </w:r>
      </w:ins>
      <w:del w:id="96" w:author="Nguyen, Huong T [AGRON] [2]" w:date="2022-07-27T19:28:00Z">
        <w:r w:rsidRPr="009F1439" w:rsidDel="00F94156">
          <w:rPr>
            <w:color w:val="000000" w:themeColor="text1"/>
          </w:rPr>
          <w:delText>)</w:delText>
        </w:r>
      </w:del>
      <w:ins w:id="97" w:author="Nguyen, Huong T [AGRON] [2]" w:date="2022-07-27T19:39:00Z">
        <w:r w:rsidR="00E6483C">
          <w:rPr>
            <w:color w:val="000000" w:themeColor="text1"/>
          </w:rPr>
          <w:t xml:space="preserve">. </w:t>
        </w:r>
      </w:ins>
      <w:ins w:id="98" w:author="Nguyen, Huong T [AGRON] [2]" w:date="2022-07-27T19:46:00Z">
        <w:r w:rsidR="00562C54">
          <w:rPr>
            <w:color w:val="000000" w:themeColor="text1"/>
          </w:rPr>
          <w:t xml:space="preserve"> Six values of m* were identified for each corn and soybean phase of the three rotations. </w:t>
        </w:r>
      </w:ins>
      <w:del w:id="99" w:author="Nguyen, Huong T [AGRON] [2]" w:date="2022-07-27T19:39:00Z">
        <w:r w:rsidRPr="009F1439" w:rsidDel="00E6483C">
          <w:rPr>
            <w:color w:val="000000" w:themeColor="text1"/>
          </w:rPr>
          <w:delText>.</w:delText>
        </w:r>
      </w:del>
      <w:ins w:id="100" w:author="Nguyen, Huong T [AGRON] [2]" w:date="2022-07-27T19:31:00Z">
        <w:r w:rsidR="00E6483C">
          <w:rPr>
            <w:color w:val="000000" w:themeColor="text1"/>
          </w:rPr>
          <w:t xml:space="preserve">The m* </w:t>
        </w:r>
      </w:ins>
      <w:ins w:id="101" w:author="Nguyen, Huong T [AGRON] [2]" w:date="2022-07-27T19:34:00Z">
        <w:r w:rsidR="00E6483C">
          <w:rPr>
            <w:color w:val="000000" w:themeColor="text1"/>
          </w:rPr>
          <w:t>value</w:t>
        </w:r>
      </w:ins>
      <w:ins w:id="102" w:author="Nguyen, Huong T [AGRON] [2]" w:date="2022-07-27T19:46:00Z">
        <w:r w:rsidR="00562C54">
          <w:rPr>
            <w:color w:val="000000" w:themeColor="text1"/>
          </w:rPr>
          <w:t>s</w:t>
        </w:r>
      </w:ins>
      <w:ins w:id="103" w:author="Nguyen, Huong T [AGRON] [2]" w:date="2022-07-27T19:34:00Z">
        <w:r w:rsidR="00E6483C">
          <w:rPr>
            <w:color w:val="000000" w:themeColor="text1"/>
          </w:rPr>
          <w:t xml:space="preserve"> </w:t>
        </w:r>
        <w:r w:rsidR="00E6483C">
          <w:rPr>
            <w:rFonts w:eastAsiaTheme="minorEastAsia"/>
            <w:color w:val="000000" w:themeColor="text1"/>
          </w:rPr>
          <w:t>w</w:t>
        </w:r>
      </w:ins>
      <w:ins w:id="104" w:author="Nguyen, Huong T [AGRON] [2]" w:date="2022-07-27T19:46:00Z">
        <w:r w:rsidR="00562C54">
          <w:rPr>
            <w:rFonts w:eastAsiaTheme="minorEastAsia"/>
            <w:color w:val="000000" w:themeColor="text1"/>
          </w:rPr>
          <w:t>ere</w:t>
        </w:r>
      </w:ins>
      <w:ins w:id="105" w:author="Nguyen, Huong T [AGRON] [2]" w:date="2022-07-27T19:34:00Z">
        <w:r w:rsidR="00E6483C">
          <w:rPr>
            <w:rFonts w:eastAsiaTheme="minorEastAsia"/>
            <w:color w:val="000000" w:themeColor="text1"/>
          </w:rPr>
          <w:t xml:space="preserve"> </w:t>
        </w:r>
      </w:ins>
      <w:proofErr w:type="gramStart"/>
      <w:ins w:id="106" w:author="Nguyen, Huong T [AGRON] [2]" w:date="2022-07-27T19:41:00Z">
        <w:r w:rsidR="00AE36F8">
          <w:rPr>
            <w:rFonts w:eastAsiaTheme="minorEastAsia"/>
            <w:color w:val="000000" w:themeColor="text1"/>
          </w:rPr>
          <w:t>back-transformed</w:t>
        </w:r>
        <w:proofErr w:type="gramEnd"/>
        <w:r w:rsidR="00AE36F8">
          <w:rPr>
            <w:rFonts w:eastAsiaTheme="minorEastAsia"/>
            <w:color w:val="000000" w:themeColor="text1"/>
          </w:rPr>
          <w:t xml:space="preserve"> to the original scale (seeds/plant) and then </w:t>
        </w:r>
      </w:ins>
      <w:ins w:id="107" w:author="Nguyen, Huong T [AGRON] [2]" w:date="2022-07-27T19:34:00Z">
        <w:r w:rsidR="00E6483C">
          <w:rPr>
            <w:rFonts w:eastAsiaTheme="minorEastAsia"/>
            <w:color w:val="000000" w:themeColor="text1"/>
          </w:rPr>
          <w:t xml:space="preserve">converted to </w:t>
        </w:r>
      </w:ins>
      <w:ins w:id="108" w:author="Nguyen, Huong T [AGRON] [2]" w:date="2022-07-27T19:35:00Z">
        <w:r w:rsidR="00E6483C">
          <w:rPr>
            <w:rFonts w:eastAsiaTheme="minorEastAsia"/>
            <w:color w:val="000000" w:themeColor="text1"/>
          </w:rPr>
          <w:t xml:space="preserve">seed production threshold </w:t>
        </w:r>
      </w:ins>
      <w:ins w:id="109" w:author="Nguyen, Huong T [AGRON] [2]" w:date="2022-07-27T19:39:00Z">
        <w:r w:rsidR="00E6483C">
          <w:rPr>
            <w:rFonts w:eastAsiaTheme="minorEastAsia"/>
            <w:color w:val="000000" w:themeColor="text1"/>
          </w:rPr>
          <w:t>by multiplying i</w:t>
        </w:r>
      </w:ins>
      <w:ins w:id="110" w:author="Nguyen, Huong T [AGRON] [2]" w:date="2022-07-27T19:40:00Z">
        <w:r w:rsidR="00E6483C">
          <w:rPr>
            <w:rFonts w:eastAsiaTheme="minorEastAsia"/>
            <w:color w:val="000000" w:themeColor="text1"/>
          </w:rPr>
          <w:t>t with the mature plant density</w:t>
        </w:r>
      </w:ins>
      <w:ins w:id="111" w:author="Nguyen, Huong T [AGRON] [2]" w:date="2022-07-27T19:41:00Z">
        <w:r w:rsidR="00AE36F8">
          <w:rPr>
            <w:rFonts w:eastAsiaTheme="minorEastAsia"/>
            <w:color w:val="000000" w:themeColor="text1"/>
          </w:rPr>
          <w:t xml:space="preserve"> (seeds/</w:t>
        </w:r>
        <w:r w:rsidR="00AE36F8" w:rsidRPr="00AE36F8">
          <w:t xml:space="preserve"> </w:t>
        </w:r>
        <w:r w:rsidR="00AE36F8" w:rsidRPr="00D11232">
          <w:t>m</w:t>
        </w:r>
      </w:ins>
      <m:oMath>
        <m:sSup>
          <m:sSupPr>
            <m:ctrlPr>
              <w:ins w:id="112" w:author="Nguyen, Huong T [AGRON] [2]" w:date="2022-07-27T19:41:00Z">
                <w:rPr>
                  <w:rFonts w:ascii="Cambria Math" w:hAnsi="Cambria Math"/>
                </w:rPr>
              </w:ins>
            </m:ctrlPr>
          </m:sSupPr>
          <m:e>
            <m:r>
              <w:ins w:id="113" w:author="Nguyen, Huong T [AGRON] [2]" w:date="2022-07-27T19:41:00Z">
                <m:rPr>
                  <m:sty m:val="p"/>
                </m:rPr>
                <w:rPr>
                  <w:rFonts w:ascii="Cambria Math" w:hAnsi="Cambria Math"/>
                </w:rPr>
                <m:t>​</m:t>
              </w:ins>
            </m:r>
          </m:e>
          <m:sup>
            <m:r>
              <w:ins w:id="114" w:author="Nguyen, Huong T [AGRON] [2]" w:date="2022-07-27T19:41:00Z">
                <m:rPr>
                  <m:sty m:val="p"/>
                </m:rPr>
                <w:rPr>
                  <w:rFonts w:ascii="Cambria Math" w:hAnsi="Cambria Math"/>
                </w:rPr>
                <m:t>2</m:t>
              </w:ins>
            </m:r>
          </m:sup>
        </m:sSup>
      </m:oMath>
      <w:ins w:id="115" w:author="Nguyen, Huong T [AGRON] [2]" w:date="2022-07-27T19:41:00Z">
        <w:r w:rsidR="00AE36F8">
          <w:rPr>
            <w:rFonts w:eastAsiaTheme="minorEastAsia"/>
            <w:color w:val="000000" w:themeColor="text1"/>
          </w:rPr>
          <w:t>)</w:t>
        </w:r>
      </w:ins>
      <w:ins w:id="116" w:author="Nguyen, Huong T [AGRON] [2]" w:date="2022-07-27T19:40:00Z">
        <w:r w:rsidR="00E6483C">
          <w:rPr>
            <w:rFonts w:eastAsiaTheme="minorEastAsia"/>
            <w:color w:val="000000" w:themeColor="text1"/>
          </w:rPr>
          <w:t xml:space="preserve">. </w:t>
        </w:r>
      </w:ins>
      <w:ins w:id="117" w:author="Nguyen, Huong T [AGRON] [2]" w:date="2022-07-28T09:31:00Z">
        <w:r w:rsidR="005D7BC8">
          <w:rPr>
            <w:rFonts w:eastAsiaTheme="minorEastAsia"/>
            <w:color w:val="000000" w:themeColor="text1"/>
          </w:rPr>
          <w:t xml:space="preserve"> </w:t>
        </w:r>
      </w:ins>
    </w:p>
    <w:p w14:paraId="2B82AF26" w14:textId="77777777" w:rsidR="005D7BC8" w:rsidRDefault="005D7BC8" w:rsidP="005D7BC8">
      <w:pPr>
        <w:pStyle w:val="FirstParagraph"/>
        <w:spacing w:line="480" w:lineRule="auto"/>
        <w:rPr>
          <w:ins w:id="118" w:author="Nguyen, Huong T [AGRON] [2]" w:date="2022-07-28T09:31:00Z"/>
        </w:rPr>
        <w:pPrChange w:id="119" w:author="Nguyen, Huong T [AGRON] [2]" w:date="2022-07-28T09:32:00Z">
          <w:pPr>
            <w:pStyle w:val="FirstParagraph"/>
          </w:pPr>
        </w:pPrChange>
      </w:pPr>
      <w:ins w:id="120" w:author="Nguyen, Huong T [AGRON] [2]" w:date="2022-07-28T09:31:00Z">
        <w:r>
          <w:t xml:space="preserve">The available models for herbicide resistance profile estimation do not accommodate populations with depth-structured seedbanks and cohort-structured plants that are controlled with herbicide mixtures (Cousens and Mortimer, 1995; </w:t>
        </w:r>
        <w:proofErr w:type="spellStart"/>
        <w:r>
          <w:t>Gressel</w:t>
        </w:r>
        <w:proofErr w:type="spellEnd"/>
        <w:r>
          <w:t xml:space="preserve"> and </w:t>
        </w:r>
        <w:proofErr w:type="spellStart"/>
        <w:r>
          <w:t>Segel</w:t>
        </w:r>
        <w:proofErr w:type="spellEnd"/>
        <w:r>
          <w:t>, 1990; Maxwell et al., 1990). Since the waterhemp populations in this study might be resistant to multiple herbicide modes of action, a generalized equation, similar to equation 7 in Liu et al. (2017) is used to calculate the proportion of resistant seeds at the end of each rotation cycle.</w:t>
        </w:r>
      </w:ins>
    </w:p>
    <w:p w14:paraId="4F8603D2" w14:textId="77777777" w:rsidR="005D7BC8" w:rsidRDefault="005D7BC8" w:rsidP="005D7BC8">
      <w:pPr>
        <w:pStyle w:val="BodyText"/>
        <w:rPr>
          <w:ins w:id="121" w:author="Nguyen, Huong T [AGRON] [2]" w:date="2022-07-28T09:31:00Z"/>
        </w:rPr>
      </w:pPr>
      <m:oMathPara>
        <m:oMathParaPr>
          <m:jc m:val="center"/>
        </m:oMathParaPr>
        <m:oMath>
          <m:sSub>
            <m:sSubPr>
              <m:ctrlPr>
                <w:ins w:id="122" w:author="Nguyen, Huong T [AGRON] [2]" w:date="2022-07-28T09:31:00Z">
                  <w:rPr>
                    <w:rFonts w:ascii="Cambria Math" w:hAnsi="Cambria Math"/>
                  </w:rPr>
                </w:ins>
              </m:ctrlPr>
            </m:sSubPr>
            <m:e>
              <m:r>
                <w:ins w:id="123" w:author="Nguyen, Huong T [AGRON] [2]" w:date="2022-07-28T09:31:00Z">
                  <w:rPr>
                    <w:rFonts w:ascii="Cambria Math" w:hAnsi="Cambria Math"/>
                  </w:rPr>
                  <m:t>R</m:t>
                </w:ins>
              </m:r>
            </m:e>
            <m:sub>
              <m:r>
                <w:ins w:id="124" w:author="Nguyen, Huong T [AGRON] [2]" w:date="2022-07-28T09:31:00Z">
                  <w:rPr>
                    <w:rFonts w:ascii="Cambria Math" w:hAnsi="Cambria Math"/>
                  </w:rPr>
                  <m:t>e</m:t>
                </w:ins>
              </m:r>
            </m:sub>
          </m:sSub>
          <m:r>
            <w:ins w:id="125" w:author="Nguyen, Huong T [AGRON] [2]" w:date="2022-07-28T09:31:00Z">
              <m:rPr>
                <m:sty m:val="p"/>
              </m:rPr>
              <w:rPr>
                <w:rFonts w:ascii="Cambria Math" w:hAnsi="Cambria Math"/>
              </w:rPr>
              <m:t>=</m:t>
            </w:ins>
          </m:r>
          <m:f>
            <m:fPr>
              <m:ctrlPr>
                <w:ins w:id="126" w:author="Nguyen, Huong T [AGRON] [2]" w:date="2022-07-28T09:31:00Z">
                  <w:rPr>
                    <w:rFonts w:ascii="Cambria Math" w:hAnsi="Cambria Math"/>
                  </w:rPr>
                </w:ins>
              </m:ctrlPr>
            </m:fPr>
            <m:num>
              <m:sSub>
                <m:sSubPr>
                  <m:ctrlPr>
                    <w:ins w:id="127" w:author="Nguyen, Huong T [AGRON] [2]" w:date="2022-07-28T09:31:00Z">
                      <w:rPr>
                        <w:rFonts w:ascii="Cambria Math" w:hAnsi="Cambria Math"/>
                      </w:rPr>
                    </w:ins>
                  </m:ctrlPr>
                </m:sSubPr>
                <m:e>
                  <m:r>
                    <w:ins w:id="128" w:author="Nguyen, Huong T [AGRON] [2]" w:date="2022-07-28T09:31:00Z">
                      <w:rPr>
                        <w:rFonts w:ascii="Cambria Math" w:hAnsi="Cambria Math"/>
                      </w:rPr>
                      <m:t>R</m:t>
                    </w:ins>
                  </m:r>
                </m:e>
                <m:sub>
                  <m:r>
                    <w:ins w:id="129" w:author="Nguyen, Huong T [AGRON] [2]" w:date="2022-07-28T09:31:00Z">
                      <w:rPr>
                        <w:rFonts w:ascii="Cambria Math" w:hAnsi="Cambria Math"/>
                      </w:rPr>
                      <m:t>seedbank</m:t>
                    </w:ins>
                  </m:r>
                </m:sub>
              </m:sSub>
              <m:r>
                <w:ins w:id="130" w:author="Nguyen, Huong T [AGRON] [2]" w:date="2022-07-28T09:31:00Z">
                  <m:rPr>
                    <m:sty m:val="p"/>
                  </m:rPr>
                  <w:rPr>
                    <w:rFonts w:ascii="Cambria Math" w:hAnsi="Cambria Math"/>
                  </w:rPr>
                  <m:t>+</m:t>
                </w:ins>
              </m:r>
              <m:sSub>
                <m:sSubPr>
                  <m:ctrlPr>
                    <w:ins w:id="131" w:author="Nguyen, Huong T [AGRON] [2]" w:date="2022-07-28T09:31:00Z">
                      <w:rPr>
                        <w:rFonts w:ascii="Cambria Math" w:hAnsi="Cambria Math"/>
                      </w:rPr>
                    </w:ins>
                  </m:ctrlPr>
                </m:sSubPr>
                <m:e>
                  <m:r>
                    <w:ins w:id="132" w:author="Nguyen, Huong T [AGRON] [2]" w:date="2022-07-28T09:31:00Z">
                      <w:rPr>
                        <w:rFonts w:ascii="Cambria Math" w:hAnsi="Cambria Math"/>
                      </w:rPr>
                      <m:t>R</m:t>
                    </w:ins>
                  </m:r>
                </m:e>
                <m:sub>
                  <m:r>
                    <w:ins w:id="133" w:author="Nguyen, Huong T [AGRON] [2]" w:date="2022-07-28T09:31:00Z">
                      <w:rPr>
                        <w:rFonts w:ascii="Cambria Math" w:hAnsi="Cambria Math"/>
                      </w:rPr>
                      <m:t>fresh seeds</m:t>
                    </w:ins>
                  </m:r>
                </m:sub>
              </m:sSub>
            </m:num>
            <m:den>
              <m:sSub>
                <m:sSubPr>
                  <m:ctrlPr>
                    <w:ins w:id="134" w:author="Nguyen, Huong T [AGRON] [2]" w:date="2022-07-28T09:31:00Z">
                      <w:rPr>
                        <w:rFonts w:ascii="Cambria Math" w:hAnsi="Cambria Math"/>
                      </w:rPr>
                    </w:ins>
                  </m:ctrlPr>
                </m:sSubPr>
                <m:e>
                  <m:r>
                    <w:ins w:id="135" w:author="Nguyen, Huong T [AGRON] [2]" w:date="2022-07-28T09:31:00Z">
                      <w:rPr>
                        <w:rFonts w:ascii="Cambria Math" w:hAnsi="Cambria Math"/>
                      </w:rPr>
                      <m:t>N</m:t>
                    </w:ins>
                  </m:r>
                </m:e>
                <m:sub>
                  <m:r>
                    <w:ins w:id="136" w:author="Nguyen, Huong T [AGRON] [2]" w:date="2022-07-28T09:31:00Z">
                      <w:rPr>
                        <w:rFonts w:ascii="Cambria Math" w:hAnsi="Cambria Math"/>
                      </w:rPr>
                      <m:t>seedbank</m:t>
                    </w:ins>
                  </m:r>
                </m:sub>
              </m:sSub>
              <m:r>
                <w:ins w:id="137" w:author="Nguyen, Huong T [AGRON] [2]" w:date="2022-07-28T09:31:00Z">
                  <m:rPr>
                    <m:sty m:val="p"/>
                  </m:rPr>
                  <w:rPr>
                    <w:rFonts w:ascii="Cambria Math" w:hAnsi="Cambria Math"/>
                  </w:rPr>
                  <m:t>+</m:t>
                </w:ins>
              </m:r>
              <m:sSub>
                <m:sSubPr>
                  <m:ctrlPr>
                    <w:ins w:id="138" w:author="Nguyen, Huong T [AGRON] [2]" w:date="2022-07-28T09:31:00Z">
                      <w:rPr>
                        <w:rFonts w:ascii="Cambria Math" w:hAnsi="Cambria Math"/>
                      </w:rPr>
                    </w:ins>
                  </m:ctrlPr>
                </m:sSubPr>
                <m:e>
                  <m:r>
                    <w:ins w:id="139" w:author="Nguyen, Huong T [AGRON] [2]" w:date="2022-07-28T09:31:00Z">
                      <w:rPr>
                        <w:rFonts w:ascii="Cambria Math" w:hAnsi="Cambria Math"/>
                      </w:rPr>
                      <m:t>N</m:t>
                    </w:ins>
                  </m:r>
                </m:e>
                <m:sub>
                  <m:r>
                    <w:ins w:id="140" w:author="Nguyen, Huong T [AGRON] [2]" w:date="2022-07-28T09:31:00Z">
                      <w:rPr>
                        <w:rFonts w:ascii="Cambria Math" w:hAnsi="Cambria Math"/>
                      </w:rPr>
                      <m:t>fresh seeds</m:t>
                    </w:ins>
                  </m:r>
                </m:sub>
              </m:sSub>
            </m:den>
          </m:f>
        </m:oMath>
      </m:oMathPara>
    </w:p>
    <w:p w14:paraId="634D5FE9" w14:textId="77777777" w:rsidR="005D7BC8" w:rsidRDefault="005D7BC8" w:rsidP="005D7BC8">
      <w:pPr>
        <w:pStyle w:val="FirstParagraph"/>
        <w:rPr>
          <w:ins w:id="141" w:author="Nguyen, Huong T [AGRON] [2]" w:date="2022-07-28T09:31:00Z"/>
        </w:rPr>
      </w:pPr>
      <w:proofErr w:type="gramStart"/>
      <w:ins w:id="142" w:author="Nguyen, Huong T [AGRON] [2]" w:date="2022-07-28T09:31:00Z">
        <w:r>
          <w:t>where</w:t>
        </w:r>
        <w:proofErr w:type="gramEnd"/>
        <w:r>
          <w:t>,</w:t>
        </w:r>
      </w:ins>
    </w:p>
    <w:p w14:paraId="2A655892" w14:textId="77777777" w:rsidR="005D7BC8" w:rsidRDefault="005D7BC8" w:rsidP="005D7BC8">
      <w:pPr>
        <w:pStyle w:val="BodyText"/>
        <w:rPr>
          <w:ins w:id="143" w:author="Nguyen, Huong T [AGRON] [2]" w:date="2022-07-28T09:31:00Z"/>
        </w:rPr>
      </w:pPr>
      <m:oMath>
        <m:sSub>
          <m:sSubPr>
            <m:ctrlPr>
              <w:ins w:id="144" w:author="Nguyen, Huong T [AGRON] [2]" w:date="2022-07-28T09:31:00Z">
                <w:rPr>
                  <w:rFonts w:ascii="Cambria Math" w:hAnsi="Cambria Math"/>
                </w:rPr>
              </w:ins>
            </m:ctrlPr>
          </m:sSubPr>
          <m:e>
            <m:r>
              <w:ins w:id="145" w:author="Nguyen, Huong T [AGRON] [2]" w:date="2022-07-28T09:31:00Z">
                <w:rPr>
                  <w:rFonts w:ascii="Cambria Math" w:hAnsi="Cambria Math"/>
                </w:rPr>
                <m:t>R</m:t>
              </w:ins>
            </m:r>
          </m:e>
          <m:sub>
            <m:r>
              <w:ins w:id="146" w:author="Nguyen, Huong T [AGRON] [2]" w:date="2022-07-28T09:31:00Z">
                <w:rPr>
                  <w:rFonts w:ascii="Cambria Math" w:hAnsi="Cambria Math"/>
                </w:rPr>
                <m:t>e</m:t>
              </w:ins>
            </m:r>
          </m:sub>
        </m:sSub>
      </m:oMath>
      <w:ins w:id="147" w:author="Nguyen, Huong T [AGRON] [2]" w:date="2022-07-28T09:31:00Z">
        <w:r>
          <w:t xml:space="preserve"> is the proportion of resistant seeds at the end of a rotation cycle,</w:t>
        </w:r>
        <w:r>
          <w:br/>
        </w:r>
      </w:ins>
      <m:oMath>
        <m:sSub>
          <m:sSubPr>
            <m:ctrlPr>
              <w:ins w:id="148" w:author="Nguyen, Huong T [AGRON] [2]" w:date="2022-07-28T09:31:00Z">
                <w:rPr>
                  <w:rFonts w:ascii="Cambria Math" w:hAnsi="Cambria Math"/>
                </w:rPr>
              </w:ins>
            </m:ctrlPr>
          </m:sSubPr>
          <m:e>
            <m:r>
              <w:ins w:id="149" w:author="Nguyen, Huong T [AGRON] [2]" w:date="2022-07-28T09:31:00Z">
                <w:rPr>
                  <w:rFonts w:ascii="Cambria Math" w:hAnsi="Cambria Math"/>
                </w:rPr>
                <m:t>N</m:t>
              </w:ins>
            </m:r>
          </m:e>
          <m:sub>
            <m:r>
              <w:ins w:id="150" w:author="Nguyen, Huong T [AGRON] [2]" w:date="2022-07-28T09:31:00Z">
                <w:rPr>
                  <w:rFonts w:ascii="Cambria Math" w:hAnsi="Cambria Math"/>
                </w:rPr>
                <m:t>seedbank</m:t>
              </w:ins>
            </m:r>
          </m:sub>
        </m:sSub>
      </m:oMath>
      <w:ins w:id="151" w:author="Nguyen, Huong T [AGRON] [2]" w:date="2022-07-28T09:31:00Z">
        <w:r>
          <w:t xml:space="preserve"> is the total number of dormant seeds in the soil seedbank,</w:t>
        </w:r>
        <w:r>
          <w:br/>
        </w:r>
      </w:ins>
      <m:oMath>
        <m:sSub>
          <m:sSubPr>
            <m:ctrlPr>
              <w:ins w:id="152" w:author="Nguyen, Huong T [AGRON] [2]" w:date="2022-07-28T09:31:00Z">
                <w:rPr>
                  <w:rFonts w:ascii="Cambria Math" w:hAnsi="Cambria Math"/>
                </w:rPr>
              </w:ins>
            </m:ctrlPr>
          </m:sSubPr>
          <m:e>
            <m:r>
              <w:ins w:id="153" w:author="Nguyen, Huong T [AGRON] [2]" w:date="2022-07-28T09:31:00Z">
                <w:rPr>
                  <w:rFonts w:ascii="Cambria Math" w:hAnsi="Cambria Math"/>
                </w:rPr>
                <m:t>N</m:t>
              </w:ins>
            </m:r>
          </m:e>
          <m:sub>
            <m:r>
              <w:ins w:id="154" w:author="Nguyen, Huong T [AGRON] [2]" w:date="2022-07-28T09:31:00Z">
                <w:rPr>
                  <w:rFonts w:ascii="Cambria Math" w:hAnsi="Cambria Math"/>
                </w:rPr>
                <m:t>fresh seeds</m:t>
              </w:ins>
            </m:r>
          </m:sub>
        </m:sSub>
      </m:oMath>
      <w:ins w:id="155" w:author="Nguyen, Huong T [AGRON] [2]" w:date="2022-07-28T09:31:00Z">
        <w:r>
          <w:t xml:space="preserve"> is the total seed production in a rotation cycle,</w:t>
        </w:r>
        <w:r>
          <w:br/>
        </w:r>
      </w:ins>
      <m:oMath>
        <m:sSub>
          <m:sSubPr>
            <m:ctrlPr>
              <w:ins w:id="156" w:author="Nguyen, Huong T [AGRON] [2]" w:date="2022-07-28T09:31:00Z">
                <w:rPr>
                  <w:rFonts w:ascii="Cambria Math" w:hAnsi="Cambria Math"/>
                </w:rPr>
              </w:ins>
            </m:ctrlPr>
          </m:sSubPr>
          <m:e>
            <m:r>
              <w:ins w:id="157" w:author="Nguyen, Huong T [AGRON] [2]" w:date="2022-07-28T09:31:00Z">
                <w:rPr>
                  <w:rFonts w:ascii="Cambria Math" w:hAnsi="Cambria Math"/>
                </w:rPr>
                <m:t>R</m:t>
              </w:ins>
            </m:r>
          </m:e>
          <m:sub>
            <m:r>
              <w:ins w:id="158" w:author="Nguyen, Huong T [AGRON] [2]" w:date="2022-07-28T09:31:00Z">
                <w:rPr>
                  <w:rFonts w:ascii="Cambria Math" w:hAnsi="Cambria Math"/>
                </w:rPr>
                <m:t>seedbank</m:t>
              </w:ins>
            </m:r>
          </m:sub>
        </m:sSub>
      </m:oMath>
      <w:ins w:id="159" w:author="Nguyen, Huong T [AGRON] [2]" w:date="2022-07-28T09:31:00Z">
        <w:r>
          <w:t xml:space="preserve"> is the total number of resistant seeds in the soil seedbank, and</w:t>
        </w:r>
        <w:r>
          <w:br/>
        </w:r>
      </w:ins>
      <m:oMath>
        <m:sSub>
          <m:sSubPr>
            <m:ctrlPr>
              <w:ins w:id="160" w:author="Nguyen, Huong T [AGRON] [2]" w:date="2022-07-28T09:31:00Z">
                <w:rPr>
                  <w:rFonts w:ascii="Cambria Math" w:hAnsi="Cambria Math"/>
                </w:rPr>
              </w:ins>
            </m:ctrlPr>
          </m:sSubPr>
          <m:e>
            <m:r>
              <w:ins w:id="161" w:author="Nguyen, Huong T [AGRON] [2]" w:date="2022-07-28T09:31:00Z">
                <w:rPr>
                  <w:rFonts w:ascii="Cambria Math" w:hAnsi="Cambria Math"/>
                </w:rPr>
                <m:t>R</m:t>
              </w:ins>
            </m:r>
          </m:e>
          <m:sub>
            <m:r>
              <w:ins w:id="162" w:author="Nguyen, Huong T [AGRON] [2]" w:date="2022-07-28T09:31:00Z">
                <w:rPr>
                  <w:rFonts w:ascii="Cambria Math" w:hAnsi="Cambria Math"/>
                </w:rPr>
                <m:t>fresh seeds</m:t>
              </w:ins>
            </m:r>
          </m:sub>
        </m:sSub>
      </m:oMath>
      <w:ins w:id="163" w:author="Nguyen, Huong T [AGRON] [2]" w:date="2022-07-28T09:31:00Z">
        <w:r>
          <w:t xml:space="preserve"> is the the number of resistant seeds produced at the end o</w:t>
        </w:r>
        <w:proofErr w:type="spellStart"/>
        <w:r>
          <w:t>f</w:t>
        </w:r>
        <w:proofErr w:type="spellEnd"/>
        <w:r>
          <w:t xml:space="preserve"> the rotation </w:t>
        </w:r>
        <w:proofErr w:type="gramStart"/>
        <w:r>
          <w:t>cycle.</w:t>
        </w:r>
        <w:proofErr w:type="gramEnd"/>
      </w:ins>
    </w:p>
    <w:p w14:paraId="0D03943C" w14:textId="77777777" w:rsidR="005D7BC8" w:rsidRDefault="005D7BC8" w:rsidP="005D7BC8">
      <w:pPr>
        <w:pStyle w:val="BodyText"/>
        <w:spacing w:line="480" w:lineRule="auto"/>
        <w:rPr>
          <w:ins w:id="164" w:author="Nguyen, Huong T [AGRON] [2]" w:date="2022-07-28T09:31:00Z"/>
        </w:rPr>
        <w:pPrChange w:id="165" w:author="Nguyen, Huong T [AGRON] [2]" w:date="2022-07-28T09:32:00Z">
          <w:pPr>
            <w:pStyle w:val="BodyText"/>
          </w:pPr>
        </w:pPrChange>
      </w:pPr>
      <w:ins w:id="166" w:author="Nguyen, Huong T [AGRON] [2]" w:date="2022-07-28T09:31:00Z">
        <w:r>
          <w:t>As the projection model only keeps track of plump, viable seeds, it is unnecessary to subtract the non-viable seeds in this equation. As close to 90% of the mature seeds germinated after either 30 C or -20 C post-harvest treatment (Figure 3B, Bell and Tranel, 2010), we feel that it is reasonable to assume 100% viability of the new, plump seeds.</w:t>
        </w:r>
      </w:ins>
    </w:p>
    <w:p w14:paraId="5D5A884E" w14:textId="7B7300EF" w:rsidR="005D7BC8" w:rsidRDefault="005D7BC8" w:rsidP="005D7BC8">
      <w:pPr>
        <w:pStyle w:val="BodyText"/>
        <w:spacing w:line="480" w:lineRule="auto"/>
        <w:rPr>
          <w:ins w:id="167" w:author="Nguyen, Huong T [AGRON] [2]" w:date="2022-07-28T09:31:00Z"/>
        </w:rPr>
        <w:pPrChange w:id="168" w:author="Nguyen, Huong T [AGRON] [2]" w:date="2022-07-28T09:32:00Z">
          <w:pPr>
            <w:pStyle w:val="BodyText"/>
          </w:pPr>
        </w:pPrChange>
      </w:pPr>
      <w:ins w:id="169" w:author="Nguyen, Huong T [AGRON] [2]" w:date="2022-07-28T09:31:00Z">
        <w:r>
          <w:lastRenderedPageBreak/>
          <w:t xml:space="preserve">The calculation presented here is a rough estimation of how resistance is present in the 2-year versus 4-year rotations under conventional corn weed management. We followed a population of 10000 viable seeds in the 0 - 2 cm soil stratum and 0 seeds in the 2 - 20 cm soil stratum for four years. Even though resistance mutation </w:t>
        </w:r>
      </w:ins>
      <w:ins w:id="170" w:author="Nguyen, Huong T [AGRON] [2]" w:date="2022-07-28T09:32:00Z">
        <w:r>
          <w:t>occurs</w:t>
        </w:r>
      </w:ins>
      <w:ins w:id="171" w:author="Nguyen, Huong T [AGRON] [2]" w:date="2022-07-28T09:31:00Z">
        <w:r>
          <w:t xml:space="preserve"> at as low as 10</w:t>
        </w:r>
      </w:ins>
      <m:oMath>
        <m:sSup>
          <m:sSupPr>
            <m:ctrlPr>
              <w:ins w:id="172" w:author="Nguyen, Huong T [AGRON] [2]" w:date="2022-07-28T09:31:00Z">
                <w:rPr>
                  <w:rFonts w:ascii="Cambria Math" w:hAnsi="Cambria Math"/>
                </w:rPr>
              </w:ins>
            </m:ctrlPr>
          </m:sSupPr>
          <m:e>
            <m:r>
              <w:ins w:id="173" w:author="Nguyen, Huong T [AGRON] [2]" w:date="2022-07-28T09:31:00Z">
                <w:rPr>
                  <w:rFonts w:ascii="Cambria Math" w:hAnsi="Cambria Math"/>
                </w:rPr>
                <m:t>​</m:t>
              </w:ins>
            </m:r>
          </m:e>
          <m:sup>
            <m:r>
              <w:ins w:id="174" w:author="Nguyen, Huong T [AGRON] [2]" w:date="2022-07-28T09:31:00Z">
                <m:rPr>
                  <m:sty m:val="p"/>
                </m:rPr>
                <w:rPr>
                  <w:rFonts w:ascii="Cambria Math" w:hAnsi="Cambria Math"/>
                </w:rPr>
                <m:t>-</m:t>
              </w:ins>
            </m:r>
            <m:r>
              <w:ins w:id="175" w:author="Nguyen, Huong T [AGRON] [2]" w:date="2022-07-28T09:31:00Z">
                <w:rPr>
                  <w:rFonts w:ascii="Cambria Math" w:hAnsi="Cambria Math"/>
                </w:rPr>
                <m:t>10</m:t>
              </w:ins>
            </m:r>
          </m:sup>
        </m:sSup>
      </m:oMath>
      <w:ins w:id="176" w:author="Nguyen, Huong T [AGRON] [2]" w:date="2022-07-28T09:31:00Z">
        <w:r>
          <w:t xml:space="preserve"> to 10</w:t>
        </w:r>
      </w:ins>
      <m:oMath>
        <m:sSup>
          <m:sSupPr>
            <m:ctrlPr>
              <w:ins w:id="177" w:author="Nguyen, Huong T [AGRON] [2]" w:date="2022-07-28T09:31:00Z">
                <w:rPr>
                  <w:rFonts w:ascii="Cambria Math" w:hAnsi="Cambria Math"/>
                </w:rPr>
              </w:ins>
            </m:ctrlPr>
          </m:sSupPr>
          <m:e>
            <m:r>
              <w:ins w:id="178" w:author="Nguyen, Huong T [AGRON] [2]" w:date="2022-07-28T09:31:00Z">
                <w:rPr>
                  <w:rFonts w:ascii="Cambria Math" w:hAnsi="Cambria Math"/>
                </w:rPr>
                <m:t>​</m:t>
              </w:ins>
            </m:r>
          </m:e>
          <m:sup>
            <m:r>
              <w:ins w:id="179" w:author="Nguyen, Huong T [AGRON] [2]" w:date="2022-07-28T09:31:00Z">
                <m:rPr>
                  <m:sty m:val="p"/>
                </m:rPr>
                <w:rPr>
                  <w:rFonts w:ascii="Cambria Math" w:hAnsi="Cambria Math"/>
                </w:rPr>
                <m:t>-</m:t>
              </w:ins>
            </m:r>
            <m:r>
              <w:ins w:id="180" w:author="Nguyen, Huong T [AGRON] [2]" w:date="2022-07-28T09:31:00Z">
                <w:rPr>
                  <w:rFonts w:ascii="Cambria Math" w:hAnsi="Cambria Math"/>
                </w:rPr>
                <m:t>6</m:t>
              </w:ins>
            </m:r>
          </m:sup>
        </m:sSup>
      </m:oMath>
      <w:ins w:id="181" w:author="Nguyen, Huong T [AGRON] [2]" w:date="2022-07-28T09:31:00Z">
        <w:r>
          <w:t xml:space="preserve"> rate for a single, nuclear completely dominant or recessive gene (</w:t>
        </w:r>
        <w:proofErr w:type="spellStart"/>
        <w:r>
          <w:t>Jasieniuk</w:t>
        </w:r>
        <w:proofErr w:type="spellEnd"/>
        <w:r>
          <w:t xml:space="preserve"> et al., 1996), we assumed that </w:t>
        </w:r>
        <w:r>
          <w:rPr>
            <w:i/>
            <w:iCs/>
          </w:rPr>
          <w:t>at model year 0</w:t>
        </w:r>
        <w:r>
          <w:t xml:space="preserve"> 5% of the exposed waterhemp populations at our experiment site were resistant to the applied herbicide active ingredients to match with the survival rates observed at the experiment site in 2018. Let R, T, and S denote the waterhemp seeds that its seedling </w:t>
        </w:r>
        <w:proofErr w:type="gramStart"/>
        <w:r>
          <w:t>are</w:t>
        </w:r>
        <w:proofErr w:type="gramEnd"/>
        <w:r>
          <w:t xml:space="preserve"> resistant, tolerant, and susceptible to the applied herbicide active ingredients. The relative fitness to herbicide of the exposed plants </w:t>
        </w:r>
        <w:proofErr w:type="gramStart"/>
        <w:r>
          <w:t>are</w:t>
        </w:r>
        <w:proofErr w:type="gramEnd"/>
        <w:r>
          <w:t xml:space="preserve"> R &gt; T &gt; S (Chapter 8 </w:t>
        </w:r>
      </w:ins>
      <w:ins w:id="182" w:author="Nguyen, Huong T [AGRON] [2]" w:date="2022-07-28T09:33:00Z">
        <w:r>
          <w:t>in</w:t>
        </w:r>
      </w:ins>
      <w:ins w:id="183" w:author="Nguyen, Huong T [AGRON] [2]" w:date="2022-07-28T09:31:00Z">
        <w:r>
          <w:t xml:space="preserve"> Cousens and Mortimer, 1995). The following assumptions are made:</w:t>
        </w:r>
      </w:ins>
    </w:p>
    <w:p w14:paraId="752BEF40" w14:textId="77777777" w:rsidR="005D7BC8" w:rsidRDefault="005D7BC8" w:rsidP="005D7BC8">
      <w:pPr>
        <w:numPr>
          <w:ilvl w:val="0"/>
          <w:numId w:val="2"/>
        </w:numPr>
        <w:spacing w:after="200" w:line="480" w:lineRule="auto"/>
        <w:rPr>
          <w:ins w:id="184" w:author="Nguyen, Huong T [AGRON] [2]" w:date="2022-07-28T09:31:00Z"/>
        </w:rPr>
        <w:pPrChange w:id="185" w:author="Nguyen, Huong T [AGRON] [2]" w:date="2022-07-28T09:32:00Z">
          <w:pPr>
            <w:numPr>
              <w:numId w:val="2"/>
            </w:numPr>
            <w:spacing w:after="200"/>
            <w:ind w:left="720" w:hanging="480"/>
          </w:pPr>
        </w:pPrChange>
      </w:pPr>
      <w:ins w:id="186" w:author="Nguyen, Huong T [AGRON] [2]" w:date="2022-07-28T09:31:00Z">
        <w:r>
          <w:t>In the corn and soybean phases, all the mature plants are R; in the oat and alfalfa phases (occurred in the 4-year rotation only), R, T, and S plants had the same survival rate.</w:t>
        </w:r>
      </w:ins>
    </w:p>
    <w:p w14:paraId="31865F10" w14:textId="77777777" w:rsidR="005D7BC8" w:rsidRDefault="005D7BC8" w:rsidP="005D7BC8">
      <w:pPr>
        <w:numPr>
          <w:ilvl w:val="0"/>
          <w:numId w:val="2"/>
        </w:numPr>
        <w:spacing w:after="200" w:line="480" w:lineRule="auto"/>
        <w:rPr>
          <w:ins w:id="187" w:author="Nguyen, Huong T [AGRON] [2]" w:date="2022-07-28T09:31:00Z"/>
        </w:rPr>
        <w:pPrChange w:id="188" w:author="Nguyen, Huong T [AGRON] [2]" w:date="2022-07-28T09:32:00Z">
          <w:pPr>
            <w:numPr>
              <w:numId w:val="2"/>
            </w:numPr>
            <w:spacing w:after="200"/>
            <w:ind w:left="720" w:hanging="480"/>
          </w:pPr>
        </w:pPrChange>
      </w:pPr>
      <w:ins w:id="189" w:author="Nguyen, Huong T [AGRON] [2]" w:date="2022-07-28T09:31:00Z">
        <w:r>
          <w:t>In the corn and soybean phases, 50% of the new seeds of plant cohorts 1 through 3 plants are R and 50% are S and T; but new seeds of cohorts 4 through 6 are 5% R, and 95% T and S combined; in the oat and alfalfa phases (occurred in the 4-year rotation only), all the new seeds in all cohorts are 5% R, and 95% T and S combined.</w:t>
        </w:r>
      </w:ins>
    </w:p>
    <w:p w14:paraId="0AF9C98C" w14:textId="77777777" w:rsidR="005D7BC8" w:rsidRDefault="005D7BC8" w:rsidP="005D7BC8">
      <w:pPr>
        <w:numPr>
          <w:ilvl w:val="0"/>
          <w:numId w:val="2"/>
        </w:numPr>
        <w:spacing w:after="200" w:line="480" w:lineRule="auto"/>
        <w:rPr>
          <w:ins w:id="190" w:author="Nguyen, Huong T [AGRON] [2]" w:date="2022-07-28T09:31:00Z"/>
        </w:rPr>
        <w:pPrChange w:id="191" w:author="Nguyen, Huong T [AGRON] [2]" w:date="2022-07-28T09:32:00Z">
          <w:pPr>
            <w:numPr>
              <w:numId w:val="2"/>
            </w:numPr>
            <w:spacing w:after="200"/>
            <w:ind w:left="720" w:hanging="480"/>
          </w:pPr>
        </w:pPrChange>
      </w:pPr>
      <w:ins w:id="192" w:author="Nguyen, Huong T [AGRON] [2]" w:date="2022-07-28T09:31:00Z">
        <w:r>
          <w:t>All the seeds were of the same overwinter survival rate, emergence rate, summer survival rate, and vertical movement rate.</w:t>
        </w:r>
      </w:ins>
    </w:p>
    <w:p w14:paraId="6F629FC3" w14:textId="77777777" w:rsidR="005D7BC8" w:rsidRPr="009F1439" w:rsidRDefault="005D7BC8" w:rsidP="00F05379">
      <w:pPr>
        <w:pStyle w:val="BodyText"/>
        <w:spacing w:line="480" w:lineRule="auto"/>
        <w:rPr>
          <w:color w:val="000000" w:themeColor="text1"/>
        </w:rPr>
      </w:pPr>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lastRenderedPageBreak/>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193"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94"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95" w:name="soil-seedbank-and-emergence-proportion"/>
      <w:bookmarkEnd w:id="194"/>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96" w:name="waterhemp-population-growth-rates"/>
      <w:bookmarkEnd w:id="193"/>
      <w:bookmarkEnd w:id="195"/>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97"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98"/>
      <w:commentRangeEnd w:id="198"/>
      <w:r w:rsidR="00145918">
        <w:rPr>
          <w:rStyle w:val="CommentReference"/>
        </w:rPr>
        <w:commentReference w:id="198"/>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99" w:author="Nguyen, Huong T [AGRON]" w:date="2022-07-27T12:30:00Z">
                <w:rPr>
                  <w:rFonts w:ascii="Cambria Math" w:hAnsi="Cambria Math"/>
                  <w:color w:val="000000" w:themeColor="text1"/>
                  <w:highlight w:val="yellow"/>
                </w:rPr>
                <m:t>low</m:t>
              </w:del>
            </m:r>
            <m:r>
              <w:ins w:id="200"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201" w:name="scenario-2"/>
      <w:bookmarkEnd w:id="197"/>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202" w:name="Xf5df142dff9b7c2f56340cdf78ee2c0bbaf8ab2"/>
      <w:bookmarkStart w:id="203" w:name="scenario-2-1"/>
      <w:bookmarkEnd w:id="196"/>
      <w:bookmarkEnd w:id="201"/>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204"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205"/>
      <w:r w:rsidRPr="009F1439">
        <w:rPr>
          <w:color w:val="000000" w:themeColor="text1"/>
        </w:rPr>
        <w:t>Simulation</w:t>
      </w:r>
      <w:commentRangeEnd w:id="205"/>
      <w:r w:rsidR="00DD3FED">
        <w:rPr>
          <w:rStyle w:val="CommentReference"/>
          <w:rFonts w:asciiTheme="minorHAnsi" w:eastAsiaTheme="minorHAnsi" w:hAnsiTheme="minorHAnsi" w:cstheme="minorBidi"/>
          <w:b w:val="0"/>
          <w:bCs w:val="0"/>
          <w:color w:val="auto"/>
        </w:rPr>
        <w:commentReference w:id="205"/>
      </w:r>
    </w:p>
    <w:p w14:paraId="3714250D" w14:textId="50F95BA6" w:rsidR="008E38E8" w:rsidRDefault="00F748E1" w:rsidP="00F05379">
      <w:pPr>
        <w:pStyle w:val="FirstParagraph"/>
        <w:spacing w:line="480" w:lineRule="auto"/>
        <w:rPr>
          <w:ins w:id="206" w:author="Nguyen, Huong T [AGRON] [2]" w:date="2022-07-27T23:44:00Z"/>
          <w:color w:val="000000" w:themeColor="text1"/>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higher seed production than the 2-year rotation </w:t>
      </w:r>
      <w:r w:rsidR="00B534D3">
        <w:rPr>
          <w:color w:val="000000" w:themeColor="text1"/>
        </w:rPr>
        <w:t>could</w:t>
      </w:r>
      <w:del w:id="207" w:author="Nguyen, Huong T [AGRON] [2]" w:date="2022-07-27T22:37:00Z">
        <w:r w:rsidR="00B534D3" w:rsidRPr="009F1439" w:rsidDel="00562C54">
          <w:rPr>
            <w:color w:val="000000" w:themeColor="text1"/>
          </w:rPr>
          <w:delText xml:space="preserve"> </w:delText>
        </w:r>
      </w:del>
      <w:ins w:id="208" w:author="Nguyen, Huong T [AGRON] [2]" w:date="2022-07-27T19:22:00Z">
        <w:r w:rsidR="0020197C">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ins w:id="209" w:author="Nguyen, Huong T [AGRON] [2]" w:date="2022-07-27T23:44:00Z">
        <w:r w:rsidR="008E38E8">
          <w:rPr>
            <w:color w:val="000000" w:themeColor="text1"/>
          </w:rPr>
          <w:t>Higher seed production threshold</w:t>
        </w:r>
      </w:ins>
      <w:ins w:id="210" w:author="Nguyen, Huong T [AGRON] [2]" w:date="2022-07-27T23:45:00Z">
        <w:r w:rsidR="008E38E8">
          <w:rPr>
            <w:color w:val="000000" w:themeColor="text1"/>
          </w:rPr>
          <w:t xml:space="preserve">s were tolerated </w:t>
        </w:r>
      </w:ins>
      <w:ins w:id="211" w:author="Nguyen, Huong T [AGRON] [2]" w:date="2022-07-27T23:44:00Z">
        <w:r w:rsidR="008E38E8">
          <w:rPr>
            <w:color w:val="000000" w:themeColor="text1"/>
          </w:rPr>
          <w:t>in the longer rotations</w:t>
        </w:r>
      </w:ins>
      <w:ins w:id="212" w:author="Nguyen, Huong T [AGRON] [2]" w:date="2022-07-27T23:45:00Z">
        <w:r w:rsidR="008E38E8">
          <w:rPr>
            <w:color w:val="000000" w:themeColor="text1"/>
          </w:rPr>
          <w:t xml:space="preserve"> because the oat, red clover, and alfalfa i</w:t>
        </w:r>
      </w:ins>
      <w:ins w:id="213" w:author="Nguyen, Huong T [AGRON] [2]" w:date="2022-07-27T23:46:00Z">
        <w:r w:rsidR="008E38E8">
          <w:rPr>
            <w:color w:val="000000" w:themeColor="text1"/>
          </w:rPr>
          <w:t>n the third and fourth phases</w:t>
        </w:r>
        <w:r w:rsidR="00B809D1">
          <w:rPr>
            <w:color w:val="000000" w:themeColor="text1"/>
          </w:rPr>
          <w:t xml:space="preserve"> </w:t>
        </w:r>
      </w:ins>
      <w:ins w:id="214" w:author="Nguyen, Huong T [AGRON] [2]" w:date="2022-07-27T23:48:00Z">
        <w:r w:rsidR="00B809D1">
          <w:rPr>
            <w:color w:val="000000" w:themeColor="text1"/>
          </w:rPr>
          <w:t xml:space="preserve">of the 3-year and 4-year rotation </w:t>
        </w:r>
      </w:ins>
      <w:ins w:id="215" w:author="Nguyen, Huong T [AGRON] [2]" w:date="2022-07-27T23:46:00Z">
        <w:r w:rsidR="00B809D1">
          <w:rPr>
            <w:color w:val="000000" w:themeColor="text1"/>
          </w:rPr>
          <w:t>helped reducing population growth rate (</w:t>
        </w:r>
      </w:ins>
      <m:oMath>
        <m:r>
          <w:ins w:id="216" w:author="Nguyen, Huong T [AGRON] [2]" w:date="2022-07-27T23:47:00Z">
            <w:rPr>
              <w:rFonts w:ascii="Cambria Math" w:hAnsi="Cambria Math"/>
              <w:color w:val="000000" w:themeColor="text1"/>
            </w:rPr>
            <m:t>λ</m:t>
          </w:ins>
        </m:r>
        <m:r>
          <w:ins w:id="217" w:author="Nguyen, Huong T [AGRON] [2]" w:date="2022-07-27T23:47:00Z">
            <w:rPr>
              <w:rFonts w:ascii="Cambria Math" w:eastAsiaTheme="minorEastAsia" w:hAnsi="Cambria Math"/>
              <w:color w:val="000000" w:themeColor="text1"/>
            </w:rPr>
            <m:t>&lt;1</m:t>
          </w:ins>
        </m:r>
      </m:oMath>
      <w:ins w:id="218" w:author="Nguyen, Huong T [AGRON] [2]" w:date="2022-07-27T23:47:00Z">
        <w:r w:rsidR="00B809D1">
          <w:rPr>
            <w:rFonts w:eastAsiaTheme="minorEastAsia"/>
            <w:color w:val="000000" w:themeColor="text1"/>
          </w:rPr>
          <w:t>).</w:t>
        </w:r>
      </w:ins>
      <w:ins w:id="219" w:author="Nguyen, Huong T [AGRON] [2]" w:date="2022-07-27T23:48:00Z">
        <w:r w:rsidR="00B809D1">
          <w:rPr>
            <w:rFonts w:eastAsiaTheme="minorEastAsia"/>
            <w:color w:val="000000" w:themeColor="text1"/>
          </w:rPr>
          <w:t xml:space="preserve"> </w:t>
        </w:r>
      </w:ins>
      <w:ins w:id="220" w:author="Nguyen, Huong T [AGRON] [2]" w:date="2022-07-27T23:47:00Z">
        <w:r w:rsidR="00B809D1">
          <w:rPr>
            <w:rFonts w:eastAsiaTheme="minorEastAsia"/>
            <w:color w:val="000000" w:themeColor="text1"/>
          </w:rPr>
          <w:t xml:space="preserve">    </w:t>
        </w:r>
      </w:ins>
    </w:p>
    <w:p w14:paraId="6D652207" w14:textId="1CA312C7"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w:t>
      </w:r>
      <w:ins w:id="221" w:author="Nguyen, Huong T [AGRON] [2]" w:date="2022-07-27T20:06:00Z">
        <w:r w:rsidR="00562C54">
          <w:rPr>
            <w:color w:val="000000" w:themeColor="text1"/>
          </w:rPr>
          <w:t xml:space="preserve"> waterhemp</w:t>
        </w:r>
      </w:ins>
      <w:r w:rsidRPr="009F1439">
        <w:rPr>
          <w:color w:val="000000" w:themeColor="text1"/>
        </w:rPr>
        <w:t xml:space="preserve"> cohorts in C2 </w:t>
      </w:r>
      <w:ins w:id="222" w:author="Nguyen, Huong T [AGRON] [2]" w:date="2022-07-27T20:06:00Z">
        <w:r w:rsidR="00562C54">
          <w:rPr>
            <w:color w:val="000000" w:themeColor="text1"/>
          </w:rPr>
          <w:t xml:space="preserve">seed </w:t>
        </w:r>
      </w:ins>
      <w:ins w:id="223" w:author="Nguyen, Huong T [AGRON] [2]" w:date="2022-07-27T19:48:00Z">
        <w:r w:rsidR="00562C54">
          <w:rPr>
            <w:color w:val="000000" w:themeColor="text1"/>
          </w:rPr>
          <w:t>produc</w:t>
        </w:r>
      </w:ins>
      <w:ins w:id="224" w:author="Nguyen, Huong T [AGRON] [2]" w:date="2022-07-27T20:07:00Z">
        <w:r w:rsidR="00562C54">
          <w:rPr>
            <w:color w:val="000000" w:themeColor="text1"/>
          </w:rPr>
          <w:t>tion was capped at</w:t>
        </w:r>
      </w:ins>
      <w:ins w:id="225" w:author="Nguyen, Huong T [AGRON] [2]" w:date="2022-07-27T19:48:00Z">
        <w:r w:rsidR="00562C54">
          <w:rPr>
            <w:color w:val="000000" w:themeColor="text1"/>
          </w:rPr>
          <w:t xml:space="preserve"> </w:t>
        </w:r>
      </w:ins>
      <w:ins w:id="226" w:author="Nguyen, Huong T [AGRON] [2]" w:date="2022-07-27T19:49:00Z">
        <w:r w:rsidR="00562C54">
          <w:rPr>
            <w:color w:val="000000" w:themeColor="text1"/>
          </w:rPr>
          <w:t>232 seeds/</w:t>
        </w:r>
        <w:r w:rsidR="00562C54" w:rsidRPr="009F1439">
          <w:rPr>
            <w:color w:val="000000" w:themeColor="text1"/>
          </w:rPr>
          <w:t>m</w:t>
        </w:r>
      </w:ins>
      <m:oMath>
        <m:sSup>
          <m:sSupPr>
            <m:ctrlPr>
              <w:ins w:id="227" w:author="Nguyen, Huong T [AGRON] [2]" w:date="2022-07-27T19:49:00Z">
                <w:rPr>
                  <w:rFonts w:ascii="Cambria Math" w:hAnsi="Cambria Math"/>
                  <w:color w:val="000000" w:themeColor="text1"/>
                </w:rPr>
              </w:ins>
            </m:ctrlPr>
          </m:sSupPr>
          <m:e>
            <m:r>
              <w:ins w:id="228" w:author="Nguyen, Huong T [AGRON] [2]" w:date="2022-07-27T19:49:00Z">
                <w:rPr>
                  <w:rFonts w:ascii="Cambria Math" w:hAnsi="Cambria Math"/>
                  <w:color w:val="000000" w:themeColor="text1"/>
                </w:rPr>
                <m:t>​</m:t>
              </w:ins>
            </m:r>
          </m:e>
          <m:sup>
            <m:r>
              <w:ins w:id="229" w:author="Nguyen, Huong T [AGRON] [2]" w:date="2022-07-27T19:49:00Z">
                <w:rPr>
                  <w:rFonts w:ascii="Cambria Math" w:hAnsi="Cambria Math"/>
                  <w:color w:val="000000" w:themeColor="text1"/>
                </w:rPr>
                <m:t>2</m:t>
              </w:ins>
            </m:r>
          </m:sup>
        </m:sSup>
      </m:oMath>
      <w:ins w:id="230" w:author="Nguyen, Huong T [AGRON] [2]" w:date="2022-07-27T19:49:00Z">
        <w:r w:rsidR="00562C54" w:rsidRPr="009F1439">
          <w:rPr>
            <w:color w:val="000000" w:themeColor="text1"/>
          </w:rPr>
          <w:t xml:space="preserve"> </w:t>
        </w:r>
        <w:r w:rsidR="00562C54">
          <w:rPr>
            <w:color w:val="000000" w:themeColor="text1"/>
          </w:rPr>
          <w:t>or 5438 seeds/</w:t>
        </w:r>
        <w:r w:rsidR="00562C54" w:rsidRPr="009F1439">
          <w:rPr>
            <w:color w:val="000000" w:themeColor="text1"/>
          </w:rPr>
          <w:t>m</w:t>
        </w:r>
      </w:ins>
      <m:oMath>
        <m:sSup>
          <m:sSupPr>
            <m:ctrlPr>
              <w:ins w:id="231" w:author="Nguyen, Huong T [AGRON] [2]" w:date="2022-07-27T19:49:00Z">
                <w:rPr>
                  <w:rFonts w:ascii="Cambria Math" w:hAnsi="Cambria Math"/>
                  <w:color w:val="000000" w:themeColor="text1"/>
                </w:rPr>
              </w:ins>
            </m:ctrlPr>
          </m:sSupPr>
          <m:e>
            <m:r>
              <w:ins w:id="232" w:author="Nguyen, Huong T [AGRON] [2]" w:date="2022-07-27T19:49:00Z">
                <w:rPr>
                  <w:rFonts w:ascii="Cambria Math" w:hAnsi="Cambria Math"/>
                  <w:color w:val="000000" w:themeColor="text1"/>
                </w:rPr>
                <m:t>​</m:t>
              </w:ins>
            </m:r>
          </m:e>
          <m:sup>
            <m:r>
              <w:ins w:id="233" w:author="Nguyen, Huong T [AGRON] [2]" w:date="2022-07-27T19:49:00Z">
                <w:rPr>
                  <w:rFonts w:ascii="Cambria Math" w:hAnsi="Cambria Math"/>
                  <w:color w:val="000000" w:themeColor="text1"/>
                </w:rPr>
                <m:t>2</m:t>
              </w:ins>
            </m:r>
          </m:sup>
        </m:sSup>
      </m:oMath>
      <w:ins w:id="234" w:author="Nguyen, Huong T [AGRON] [2]" w:date="2022-07-27T19:49:00Z">
        <w:r w:rsidR="00562C54" w:rsidRPr="009F1439">
          <w:rPr>
            <w:color w:val="000000" w:themeColor="text1"/>
          </w:rPr>
          <w:t xml:space="preserve"> </w:t>
        </w:r>
        <w:r w:rsidR="00562C54">
          <w:rPr>
            <w:color w:val="000000" w:themeColor="text1"/>
          </w:rPr>
          <w:t>in conventional or low herbicide management</w:t>
        </w:r>
      </w:ins>
      <w:ins w:id="235" w:author="Nguyen, Huong T [AGRON] [2]" w:date="2022-07-27T19:52:00Z">
        <w:r w:rsidR="00562C54">
          <w:rPr>
            <w:color w:val="000000" w:themeColor="text1"/>
          </w:rPr>
          <w:t>, respectively</w:t>
        </w:r>
      </w:ins>
      <w:ins w:id="236" w:author="Nguyen, Huong T [AGRON] [2]" w:date="2022-07-27T19:49:00Z">
        <w:r w:rsidR="00562C54">
          <w:rPr>
            <w:color w:val="000000" w:themeColor="text1"/>
          </w:rPr>
          <w:t xml:space="preserve">; </w:t>
        </w:r>
      </w:ins>
      <w:ins w:id="237" w:author="Nguyen, Huong T [AGRON] [2]" w:date="2022-07-27T19:50:00Z">
        <w:r w:rsidR="00562C54">
          <w:rPr>
            <w:color w:val="000000" w:themeColor="text1"/>
          </w:rPr>
          <w:t>the first three</w:t>
        </w:r>
      </w:ins>
      <w:ins w:id="238" w:author="Nguyen, Huong T [AGRON] [2]" w:date="2022-07-27T20:07:00Z">
        <w:r w:rsidR="00562C54">
          <w:rPr>
            <w:color w:val="000000" w:themeColor="text1"/>
          </w:rPr>
          <w:t xml:space="preserve"> waterhemp</w:t>
        </w:r>
      </w:ins>
      <w:ins w:id="239" w:author="Nguyen, Huong T [AGRON] [2]" w:date="2022-07-27T19:50:00Z">
        <w:r w:rsidR="00562C54">
          <w:rPr>
            <w:color w:val="000000" w:themeColor="text1"/>
          </w:rPr>
          <w:t xml:space="preserve"> cohorts in</w:t>
        </w:r>
      </w:ins>
      <w:del w:id="240" w:author="Nguyen, Huong T [AGRON] [2]" w:date="2022-07-27T19:50:00Z">
        <w:r w:rsidRPr="009F1439" w:rsidDel="00562C54">
          <w:rPr>
            <w:color w:val="000000" w:themeColor="text1"/>
          </w:rPr>
          <w:delText>and</w:delText>
        </w:r>
      </w:del>
      <w:r w:rsidRPr="009F1439">
        <w:rPr>
          <w:color w:val="000000" w:themeColor="text1"/>
        </w:rPr>
        <w:t xml:space="preserve"> S2</w:t>
      </w:r>
      <w:ins w:id="241" w:author="Nguyen, Huong T [AGRON] [2]" w:date="2022-07-27T20:07:00Z">
        <w:r w:rsidR="00562C54">
          <w:rPr>
            <w:color w:val="000000" w:themeColor="text1"/>
          </w:rPr>
          <w:t xml:space="preserve"> seed</w:t>
        </w:r>
      </w:ins>
      <w:ins w:id="242" w:author="Nguyen, Huong T [AGRON] [2]" w:date="2022-07-27T19:50:00Z">
        <w:r w:rsidR="00562C54">
          <w:rPr>
            <w:color w:val="000000" w:themeColor="text1"/>
          </w:rPr>
          <w:t xml:space="preserve"> produc</w:t>
        </w:r>
      </w:ins>
      <w:ins w:id="243" w:author="Nguyen, Huong T [AGRON] [2]" w:date="2022-07-27T20:07:00Z">
        <w:r w:rsidR="00562C54">
          <w:rPr>
            <w:color w:val="000000" w:themeColor="text1"/>
          </w:rPr>
          <w:t xml:space="preserve">tion </w:t>
        </w:r>
      </w:ins>
      <w:ins w:id="244" w:author="Nguyen, Huong T [AGRON] [2]" w:date="2022-07-27T23:10:00Z">
        <w:r w:rsidR="00FE2D16">
          <w:rPr>
            <w:color w:val="000000" w:themeColor="text1"/>
          </w:rPr>
          <w:t>was capped</w:t>
        </w:r>
      </w:ins>
      <w:ins w:id="245" w:author="Nguyen, Huong T [AGRON] [2]" w:date="2022-07-27T20:07:00Z">
        <w:r w:rsidR="00562C54">
          <w:rPr>
            <w:color w:val="000000" w:themeColor="text1"/>
          </w:rPr>
          <w:t xml:space="preserve"> at</w:t>
        </w:r>
      </w:ins>
      <w:ins w:id="246" w:author="Nguyen, Huong T [AGRON] [2]" w:date="2022-07-27T19:50:00Z">
        <w:r w:rsidR="00562C54">
          <w:rPr>
            <w:color w:val="000000" w:themeColor="text1"/>
          </w:rPr>
          <w:t xml:space="preserve"> 2691 </w:t>
        </w:r>
      </w:ins>
      <w:ins w:id="247" w:author="Nguyen, Huong T [AGRON] [2]" w:date="2022-07-27T19:51:00Z">
        <w:r w:rsidR="00562C54">
          <w:rPr>
            <w:color w:val="000000" w:themeColor="text1"/>
          </w:rPr>
          <w:t>seeds/</w:t>
        </w:r>
        <w:r w:rsidR="00562C54" w:rsidRPr="009F1439">
          <w:rPr>
            <w:color w:val="000000" w:themeColor="text1"/>
          </w:rPr>
          <w:t>m</w:t>
        </w:r>
      </w:ins>
      <m:oMath>
        <m:sSup>
          <m:sSupPr>
            <m:ctrlPr>
              <w:ins w:id="248" w:author="Nguyen, Huong T [AGRON] [2]" w:date="2022-07-27T19:51:00Z">
                <w:rPr>
                  <w:rFonts w:ascii="Cambria Math" w:hAnsi="Cambria Math"/>
                  <w:color w:val="000000" w:themeColor="text1"/>
                </w:rPr>
              </w:ins>
            </m:ctrlPr>
          </m:sSupPr>
          <m:e>
            <m:r>
              <w:ins w:id="249" w:author="Nguyen, Huong T [AGRON] [2]" w:date="2022-07-27T19:51:00Z">
                <w:rPr>
                  <w:rFonts w:ascii="Cambria Math" w:hAnsi="Cambria Math"/>
                  <w:color w:val="000000" w:themeColor="text1"/>
                </w:rPr>
                <m:t>​</m:t>
              </w:ins>
            </m:r>
          </m:e>
          <m:sup>
            <m:r>
              <w:ins w:id="250" w:author="Nguyen, Huong T [AGRON] [2]" w:date="2022-07-27T19:51:00Z">
                <w:rPr>
                  <w:rFonts w:ascii="Cambria Math" w:hAnsi="Cambria Math"/>
                  <w:color w:val="000000" w:themeColor="text1"/>
                </w:rPr>
                <m:t>2</m:t>
              </w:ins>
            </m:r>
          </m:sup>
        </m:sSup>
      </m:oMath>
      <w:ins w:id="251" w:author="Nguyen, Huong T [AGRON] [2]" w:date="2022-07-27T19:51:00Z">
        <w:r w:rsidR="00562C54" w:rsidRPr="009F1439">
          <w:rPr>
            <w:color w:val="000000" w:themeColor="text1"/>
          </w:rPr>
          <w:t xml:space="preserve"> </w:t>
        </w:r>
      </w:ins>
      <w:ins w:id="252" w:author="Nguyen, Huong T [AGRON] [2]" w:date="2022-07-27T19:50:00Z">
        <w:r w:rsidR="00562C54">
          <w:rPr>
            <w:color w:val="000000" w:themeColor="text1"/>
          </w:rPr>
          <w:t xml:space="preserve">and </w:t>
        </w:r>
      </w:ins>
      <w:ins w:id="253" w:author="Nguyen, Huong T [AGRON] [2]" w:date="2022-07-27T19:51:00Z">
        <w:r w:rsidR="00562C54">
          <w:rPr>
            <w:color w:val="000000" w:themeColor="text1"/>
          </w:rPr>
          <w:t xml:space="preserve">5192 </w:t>
        </w:r>
      </w:ins>
      <w:r w:rsidRPr="009F1439">
        <w:rPr>
          <w:color w:val="000000" w:themeColor="text1"/>
        </w:rPr>
        <w:t xml:space="preserve"> </w:t>
      </w:r>
      <w:ins w:id="254" w:author="Nguyen, Huong T [AGRON] [2]" w:date="2022-07-27T19:51:00Z">
        <w:r w:rsidR="00562C54">
          <w:rPr>
            <w:color w:val="000000" w:themeColor="text1"/>
          </w:rPr>
          <w:t>seeds/</w:t>
        </w:r>
        <w:r w:rsidR="00562C54" w:rsidRPr="009F1439">
          <w:rPr>
            <w:color w:val="000000" w:themeColor="text1"/>
          </w:rPr>
          <w:t>m</w:t>
        </w:r>
      </w:ins>
      <m:oMath>
        <m:sSup>
          <m:sSupPr>
            <m:ctrlPr>
              <w:ins w:id="255" w:author="Nguyen, Huong T [AGRON] [2]" w:date="2022-07-27T19:51:00Z">
                <w:rPr>
                  <w:rFonts w:ascii="Cambria Math" w:hAnsi="Cambria Math"/>
                  <w:color w:val="000000" w:themeColor="text1"/>
                </w:rPr>
              </w:ins>
            </m:ctrlPr>
          </m:sSupPr>
          <m:e>
            <m:r>
              <w:ins w:id="256" w:author="Nguyen, Huong T [AGRON] [2]" w:date="2022-07-27T19:51:00Z">
                <w:rPr>
                  <w:rFonts w:ascii="Cambria Math" w:hAnsi="Cambria Math"/>
                  <w:color w:val="000000" w:themeColor="text1"/>
                </w:rPr>
                <m:t>​</m:t>
              </w:ins>
            </m:r>
          </m:e>
          <m:sup>
            <m:r>
              <w:ins w:id="257" w:author="Nguyen, Huong T [AGRON] [2]" w:date="2022-07-27T19:51:00Z">
                <w:rPr>
                  <w:rFonts w:ascii="Cambria Math" w:hAnsi="Cambria Math"/>
                  <w:color w:val="000000" w:themeColor="text1"/>
                </w:rPr>
                <m:t>2</m:t>
              </w:ins>
            </m:r>
          </m:sup>
        </m:sSup>
      </m:oMath>
      <w:ins w:id="258" w:author="Nguyen, Huong T [AGRON] [2]" w:date="2022-07-27T19:51:00Z">
        <w:r w:rsidR="00562C54" w:rsidRPr="009F1439">
          <w:rPr>
            <w:color w:val="000000" w:themeColor="text1"/>
          </w:rPr>
          <w:t xml:space="preserve"> </w:t>
        </w:r>
      </w:ins>
      <w:ins w:id="259" w:author="Nguyen, Huong T [AGRON] [2]" w:date="2022-07-27T19:52:00Z">
        <w:r w:rsidR="00562C54">
          <w:rPr>
            <w:color w:val="000000" w:themeColor="text1"/>
          </w:rPr>
          <w:t>in conventional or low herbicide management, respectively</w:t>
        </w:r>
        <w:r w:rsidR="00562C54">
          <w:rPr>
            <w:color w:val="000000" w:themeColor="text1"/>
          </w:rPr>
          <w:t xml:space="preserve">. </w:t>
        </w:r>
      </w:ins>
      <w:ins w:id="260" w:author="Nguyen, Huong T [AGRON] [2]" w:date="2022-07-27T19:48:00Z">
        <w:r w:rsidR="00562C54">
          <w:rPr>
            <w:color w:val="000000" w:themeColor="text1"/>
          </w:rPr>
          <w:t xml:space="preserve"> </w:t>
        </w:r>
      </w:ins>
      <w:del w:id="261" w:author="Nguyen, Huong T [AGRON] [2]" w:date="2022-07-27T19:52:00Z">
        <w:r w:rsidRPr="009F1439" w:rsidDel="00562C54">
          <w:rPr>
            <w:color w:val="000000" w:themeColor="text1"/>
          </w:rPr>
          <w:delText>produced 42 seeds/m</w:delText>
        </w:r>
      </w:del>
      <m:oMath>
        <m:sSup>
          <m:sSupPr>
            <m:ctrlPr>
              <w:del w:id="262" w:author="Nguyen, Huong T [AGRON] [2]" w:date="2022-07-27T19:52:00Z">
                <w:rPr>
                  <w:rFonts w:ascii="Cambria Math" w:hAnsi="Cambria Math"/>
                  <w:color w:val="000000" w:themeColor="text1"/>
                </w:rPr>
              </w:del>
            </m:ctrlPr>
          </m:sSupPr>
          <m:e>
            <m:r>
              <w:del w:id="263" w:author="Nguyen, Huong T [AGRON] [2]" w:date="2022-07-27T19:52:00Z">
                <w:rPr>
                  <w:rFonts w:ascii="Cambria Math" w:hAnsi="Cambria Math"/>
                  <w:color w:val="000000" w:themeColor="text1"/>
                </w:rPr>
                <m:t>​</m:t>
              </w:del>
            </m:r>
          </m:e>
          <m:sup>
            <m:r>
              <w:del w:id="264" w:author="Nguyen, Huong T [AGRON] [2]" w:date="2022-07-27T19:52:00Z">
                <w:rPr>
                  <w:rFonts w:ascii="Cambria Math" w:hAnsi="Cambria Math"/>
                  <w:color w:val="000000" w:themeColor="text1"/>
                </w:rPr>
                <m:t>2</m:t>
              </w:del>
            </m:r>
          </m:sup>
        </m:sSup>
      </m:oMath>
      <w:del w:id="265" w:author="Nguyen, Huong T [AGRON] [2]" w:date="2022-07-27T19:52:00Z">
        <w:r w:rsidRPr="009F1439" w:rsidDel="00562C54">
          <w:rPr>
            <w:color w:val="000000" w:themeColor="text1"/>
          </w:rPr>
          <w:delText xml:space="preserve"> in total</w:delText>
        </w:r>
      </w:del>
      <w:del w:id="266" w:author="Nguyen, Huong T [AGRON] [2]" w:date="2022-07-27T19:48:00Z">
        <w:r w:rsidRPr="009F1439" w:rsidDel="00562C54">
          <w:rPr>
            <w:color w:val="000000" w:themeColor="text1"/>
          </w:rPr>
          <w:delText xml:space="preserve"> (or 0.04 gram/m</w:delText>
        </w:r>
      </w:del>
      <m:oMath>
        <m:sSup>
          <m:sSupPr>
            <m:ctrlPr>
              <w:del w:id="267" w:author="Nguyen, Huong T [AGRON] [2]" w:date="2022-07-27T19:48:00Z">
                <w:rPr>
                  <w:rFonts w:ascii="Cambria Math" w:hAnsi="Cambria Math"/>
                  <w:color w:val="000000" w:themeColor="text1"/>
                </w:rPr>
              </w:del>
            </m:ctrlPr>
          </m:sSupPr>
          <m:e>
            <m:r>
              <w:del w:id="268" w:author="Nguyen, Huong T [AGRON] [2]" w:date="2022-07-27T19:48:00Z">
                <w:rPr>
                  <w:rFonts w:ascii="Cambria Math" w:hAnsi="Cambria Math"/>
                  <w:color w:val="000000" w:themeColor="text1"/>
                </w:rPr>
                <m:t>​</m:t>
              </w:del>
            </m:r>
          </m:e>
          <m:sup>
            <m:r>
              <w:del w:id="269" w:author="Nguyen, Huong T [AGRON] [2]" w:date="2022-07-27T19:48:00Z">
                <w:rPr>
                  <w:rFonts w:ascii="Cambria Math" w:hAnsi="Cambria Math"/>
                  <w:color w:val="000000" w:themeColor="text1"/>
                </w:rPr>
                <m:t>2</m:t>
              </w:del>
            </m:r>
          </m:sup>
        </m:sSup>
      </m:oMath>
      <w:del w:id="270" w:author="Nguyen, Huong T [AGRON] [2]" w:date="2022-07-27T19:48:00Z">
        <w:r w:rsidRPr="009F1439" w:rsidDel="00562C54">
          <w:rPr>
            <w:color w:val="000000" w:themeColor="text1"/>
          </w:rPr>
          <w:delText xml:space="preserve"> of dried aboveground mass)</w:delText>
        </w:r>
      </w:del>
      <w:del w:id="271" w:author="Nguyen, Huong T [AGRON] [2]" w:date="2022-07-27T19:52:00Z">
        <w:r w:rsidRPr="009F1439" w:rsidDel="00562C54">
          <w:rPr>
            <w:color w:val="000000" w:themeColor="text1"/>
          </w:rPr>
          <w:delText>, which would be equivalent to almost total control.</w:delText>
        </w:r>
      </w:del>
      <w:ins w:id="272" w:author="Nguyen, Huong T [AGRON] [2]" w:date="2022-07-27T19:52:00Z">
        <w:r w:rsidR="00562C54">
          <w:rPr>
            <w:color w:val="000000" w:themeColor="text1"/>
          </w:rPr>
          <w:t>In total, the 2-year rotation can tolerate 12327 and 12303</w:t>
        </w:r>
      </w:ins>
      <w:ins w:id="273" w:author="Nguyen, Huong T [AGRON] [2]" w:date="2022-07-27T19:53:00Z">
        <w:r w:rsidR="00562C54">
          <w:rPr>
            <w:color w:val="000000" w:themeColor="text1"/>
          </w:rPr>
          <w:t xml:space="preserve"> seeds</w:t>
        </w:r>
        <w:r w:rsidR="00562C54">
          <w:rPr>
            <w:color w:val="000000" w:themeColor="text1"/>
          </w:rPr>
          <w:t>/</w:t>
        </w:r>
        <w:r w:rsidR="00562C54" w:rsidRPr="009F1439">
          <w:rPr>
            <w:color w:val="000000" w:themeColor="text1"/>
          </w:rPr>
          <w:t>m</w:t>
        </w:r>
      </w:ins>
      <m:oMath>
        <m:sSup>
          <m:sSupPr>
            <m:ctrlPr>
              <w:ins w:id="274" w:author="Nguyen, Huong T [AGRON] [2]" w:date="2022-07-27T19:53:00Z">
                <w:rPr>
                  <w:rFonts w:ascii="Cambria Math" w:hAnsi="Cambria Math"/>
                  <w:color w:val="000000" w:themeColor="text1"/>
                </w:rPr>
              </w:ins>
            </m:ctrlPr>
          </m:sSupPr>
          <m:e>
            <m:r>
              <w:ins w:id="275" w:author="Nguyen, Huong T [AGRON] [2]" w:date="2022-07-27T19:53:00Z">
                <w:rPr>
                  <w:rFonts w:ascii="Cambria Math" w:hAnsi="Cambria Math"/>
                  <w:color w:val="000000" w:themeColor="text1"/>
                </w:rPr>
                <m:t>​</m:t>
              </w:ins>
            </m:r>
          </m:e>
          <m:sup>
            <m:r>
              <w:ins w:id="276" w:author="Nguyen, Huong T [AGRON] [2]" w:date="2022-07-27T19:53:00Z">
                <w:rPr>
                  <w:rFonts w:ascii="Cambria Math" w:hAnsi="Cambria Math"/>
                  <w:color w:val="000000" w:themeColor="text1"/>
                </w:rPr>
                <m:t>2</m:t>
              </w:ins>
            </m:r>
          </m:sup>
        </m:sSup>
      </m:oMath>
      <w:ins w:id="277" w:author="Nguyen, Huong T [AGRON] [2]" w:date="2022-07-27T19:53:00Z">
        <w:r w:rsidR="00562C54">
          <w:rPr>
            <w:rFonts w:eastAsiaTheme="minorEastAsia"/>
            <w:color w:val="000000" w:themeColor="text1"/>
          </w:rPr>
          <w:t xml:space="preserve">. </w:t>
        </w:r>
      </w:ins>
      <w:ins w:id="278" w:author="Nguyen, Huong T [AGRON] [2]" w:date="2022-07-27T19:54:00Z">
        <w:r w:rsidR="00562C54">
          <w:rPr>
            <w:rFonts w:eastAsiaTheme="minorEastAsia"/>
            <w:color w:val="000000" w:themeColor="text1"/>
          </w:rPr>
          <w:t xml:space="preserve">The low herbicide weed management </w:t>
        </w:r>
      </w:ins>
      <w:ins w:id="279" w:author="Nguyen, Huong T [AGRON] [2]" w:date="2022-07-27T23:09:00Z">
        <w:r w:rsidR="00FE2D16">
          <w:rPr>
            <w:rFonts w:eastAsiaTheme="minorEastAsia"/>
            <w:color w:val="000000" w:themeColor="text1"/>
          </w:rPr>
          <w:t>could</w:t>
        </w:r>
      </w:ins>
      <w:ins w:id="280" w:author="Nguyen, Huong T [AGRON] [2]" w:date="2022-07-27T20:08:00Z">
        <w:r w:rsidR="00562C54">
          <w:rPr>
            <w:rFonts w:eastAsiaTheme="minorEastAsia"/>
            <w:color w:val="000000" w:themeColor="text1"/>
          </w:rPr>
          <w:t xml:space="preserve"> accommodate higher seed </w:t>
        </w:r>
        <w:r w:rsidR="00562C54">
          <w:rPr>
            <w:rFonts w:eastAsiaTheme="minorEastAsia"/>
            <w:color w:val="000000" w:themeColor="text1"/>
          </w:rPr>
          <w:lastRenderedPageBreak/>
          <w:t xml:space="preserve">production in the first three waterhemp cohorts in both corn and soybean </w:t>
        </w:r>
      </w:ins>
      <w:ins w:id="281" w:author="Nguyen, Huong T [AGRON] [2]" w:date="2022-07-27T21:47:00Z">
        <w:r w:rsidR="00562C54">
          <w:rPr>
            <w:rFonts w:eastAsiaTheme="minorEastAsia"/>
            <w:color w:val="000000" w:themeColor="text1"/>
          </w:rPr>
          <w:t xml:space="preserve">phases </w:t>
        </w:r>
      </w:ins>
      <w:ins w:id="282" w:author="Nguyen, Huong T [AGRON] [2]" w:date="2022-07-27T20:08:00Z">
        <w:r w:rsidR="00562C54">
          <w:rPr>
            <w:rFonts w:eastAsiaTheme="minorEastAsia"/>
            <w:color w:val="000000" w:themeColor="text1"/>
          </w:rPr>
          <w:t>because</w:t>
        </w:r>
      </w:ins>
      <w:ins w:id="283" w:author="Nguyen, Huong T [AGRON] [2]" w:date="2022-07-27T21:41:00Z">
        <w:r w:rsidR="00562C54">
          <w:rPr>
            <w:rFonts w:eastAsiaTheme="minorEastAsia"/>
            <w:color w:val="000000" w:themeColor="text1"/>
          </w:rPr>
          <w:t xml:space="preserve"> </w:t>
        </w:r>
      </w:ins>
      <w:ins w:id="284" w:author="Nguyen, Huong T [AGRON] [2]" w:date="2022-07-27T21:48:00Z">
        <w:r w:rsidR="00562C54">
          <w:rPr>
            <w:rFonts w:eastAsiaTheme="minorEastAsia"/>
            <w:color w:val="000000" w:themeColor="text1"/>
          </w:rPr>
          <w:t xml:space="preserve">the waterhemp cohorts 4 through 6 in corn and soybean phases were </w:t>
        </w:r>
        <w:proofErr w:type="gramStart"/>
        <w:r w:rsidR="00562C54">
          <w:rPr>
            <w:rFonts w:eastAsiaTheme="minorEastAsia"/>
            <w:color w:val="000000" w:themeColor="text1"/>
          </w:rPr>
          <w:t>substantially less</w:t>
        </w:r>
        <w:proofErr w:type="gramEnd"/>
        <w:r w:rsidR="00562C54">
          <w:rPr>
            <w:rFonts w:eastAsiaTheme="minorEastAsia"/>
            <w:color w:val="000000" w:themeColor="text1"/>
          </w:rPr>
          <w:t xml:space="preserve"> productive</w:t>
        </w:r>
      </w:ins>
      <w:ins w:id="285" w:author="Nguyen, Huong T [AGRON] [2]" w:date="2022-07-27T21:49:00Z">
        <w:r w:rsidR="00562C54">
          <w:rPr>
            <w:rFonts w:eastAsiaTheme="minorEastAsia"/>
            <w:color w:val="000000" w:themeColor="text1"/>
          </w:rPr>
          <w:t xml:space="preserve"> in the low herbicide treatment than in the conventional herbicide treatment</w:t>
        </w:r>
      </w:ins>
      <w:ins w:id="286" w:author="Nguyen, Huong T [AGRON] [2]" w:date="2022-07-27T21:48:00Z">
        <w:r w:rsidR="00562C54">
          <w:rPr>
            <w:rFonts w:eastAsiaTheme="minorEastAsia"/>
            <w:color w:val="000000" w:themeColor="text1"/>
          </w:rPr>
          <w:t>.</w:t>
        </w:r>
      </w:ins>
      <w:ins w:id="287" w:author="Nguyen, Huong T [AGRON] [2]" w:date="2022-07-27T23:09:00Z">
        <w:r w:rsidR="00FE2D16">
          <w:rPr>
            <w:rFonts w:eastAsiaTheme="minorEastAsia"/>
            <w:color w:val="000000" w:themeColor="text1"/>
          </w:rPr>
          <w:t xml:space="preserve"> </w:t>
        </w:r>
      </w:ins>
      <w:ins w:id="288" w:author="Nguyen, Huong T [AGRON] [2]" w:date="2022-07-27T23:23:00Z">
        <w:r w:rsidR="005C2AD9">
          <w:rPr>
            <w:rFonts w:eastAsiaTheme="minorEastAsia"/>
            <w:color w:val="000000" w:themeColor="text1"/>
          </w:rPr>
          <w:t xml:space="preserve"> </w:t>
        </w:r>
      </w:ins>
    </w:p>
    <w:p w14:paraId="5BD7597B" w14:textId="7271E4B5" w:rsidR="00F748E1" w:rsidRDefault="00F748E1" w:rsidP="00F05379">
      <w:pPr>
        <w:pStyle w:val="BodyText"/>
        <w:spacing w:line="480" w:lineRule="auto"/>
        <w:rPr>
          <w:ins w:id="289" w:author="Nguyen, Huong T [AGRON] [2]" w:date="2022-07-27T23:53:00Z"/>
          <w:color w:val="000000" w:themeColor="text1"/>
        </w:rPr>
      </w:pPr>
      <w:r w:rsidRPr="009F1439">
        <w:rPr>
          <w:color w:val="000000" w:themeColor="text1"/>
        </w:rPr>
        <w:t xml:space="preserve">The 4-year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290" w:author="Nguyen, Huong T [AGRON] [2]" w:date="2022-07-27T22:18:00Z">
        <w:r w:rsidRPr="009F1439" w:rsidDel="00562C54">
          <w:rPr>
            <w:color w:val="000000" w:themeColor="text1"/>
          </w:rPr>
          <w:delText xml:space="preserve">bigger </w:delText>
        </w:r>
      </w:del>
      <w:ins w:id="291" w:author="Nguyen, Huong T [AGRON] [2]" w:date="2022-07-27T22:18:00Z">
        <w:r w:rsidR="00562C54">
          <w:rPr>
            <w:color w:val="000000" w:themeColor="text1"/>
          </w:rPr>
          <w:t>more productive waterhemp</w:t>
        </w:r>
        <w:r w:rsidR="00562C54" w:rsidRPr="009F1439">
          <w:rPr>
            <w:color w:val="000000" w:themeColor="text1"/>
          </w:rPr>
          <w:t xml:space="preserve"> </w:t>
        </w:r>
      </w:ins>
      <w:r w:rsidRPr="009F1439">
        <w:rPr>
          <w:color w:val="000000" w:themeColor="text1"/>
        </w:rPr>
        <w:t>plants in the corn and soybean phases than the 3-year rotation</w:t>
      </w:r>
      <w:ins w:id="292" w:author="Nguyen, Huong T [AGRON] [2]" w:date="2022-07-27T22:18:00Z">
        <w:r w:rsidR="00562C54">
          <w:rPr>
            <w:color w:val="000000" w:themeColor="text1"/>
          </w:rPr>
          <w:t xml:space="preserve"> could</w:t>
        </w:r>
      </w:ins>
      <w:r w:rsidRPr="009F1439">
        <w:rPr>
          <w:color w:val="000000" w:themeColor="text1"/>
        </w:rPr>
        <w:t xml:space="preserve">,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w:t>
      </w:r>
      <w:ins w:id="293" w:author="Nguyen, Huong T [AGRON] [2]" w:date="2022-07-27T22:46:00Z">
        <w:r w:rsidR="00890FA4">
          <w:rPr>
            <w:color w:val="000000" w:themeColor="text1"/>
          </w:rPr>
          <w:t xml:space="preserve"> The rotation-wise seed production thresholds in the 3-year and 4-year rotations were </w:t>
        </w:r>
      </w:ins>
      <w:ins w:id="294" w:author="Nguyen, Huong T [AGRON] [2]" w:date="2022-07-27T22:49:00Z">
        <w:r w:rsidR="00890FA4">
          <w:rPr>
            <w:color w:val="000000" w:themeColor="text1"/>
          </w:rPr>
          <w:t xml:space="preserve">about 10% different </w:t>
        </w:r>
      </w:ins>
      <w:ins w:id="295" w:author="Nguyen, Huong T [AGRON] [2]" w:date="2022-07-27T22:50:00Z">
        <w:r w:rsidR="00890FA4">
          <w:rPr>
            <w:color w:val="000000" w:themeColor="text1"/>
          </w:rPr>
          <w:t xml:space="preserve">in the conventional corn weed management </w:t>
        </w:r>
      </w:ins>
      <w:ins w:id="296" w:author="Nguyen, Huong T [AGRON] [2]" w:date="2022-07-27T22:49:00Z">
        <w:r w:rsidR="00890FA4">
          <w:rPr>
            <w:color w:val="000000" w:themeColor="text1"/>
          </w:rPr>
          <w:t xml:space="preserve">(55942 versus </w:t>
        </w:r>
      </w:ins>
      <w:ins w:id="297" w:author="Nguyen, Huong T [AGRON] [2]" w:date="2022-07-27T22:50:00Z">
        <w:r w:rsidR="00890FA4">
          <w:rPr>
            <w:color w:val="000000" w:themeColor="text1"/>
          </w:rPr>
          <w:t xml:space="preserve">62736 </w:t>
        </w:r>
        <w:r w:rsidR="00890FA4" w:rsidRPr="009F1439">
          <w:rPr>
            <w:color w:val="000000" w:themeColor="text1"/>
          </w:rPr>
          <w:t>seeds/m</w:t>
        </w:r>
      </w:ins>
      <m:oMath>
        <m:sSup>
          <m:sSupPr>
            <m:ctrlPr>
              <w:ins w:id="298" w:author="Nguyen, Huong T [AGRON] [2]" w:date="2022-07-27T22:50:00Z">
                <w:rPr>
                  <w:rFonts w:ascii="Cambria Math" w:hAnsi="Cambria Math"/>
                  <w:color w:val="000000" w:themeColor="text1"/>
                </w:rPr>
              </w:ins>
            </m:ctrlPr>
          </m:sSupPr>
          <m:e>
            <m:r>
              <w:ins w:id="299" w:author="Nguyen, Huong T [AGRON] [2]" w:date="2022-07-27T22:50:00Z">
                <w:rPr>
                  <w:rFonts w:ascii="Cambria Math" w:hAnsi="Cambria Math"/>
                  <w:color w:val="000000" w:themeColor="text1"/>
                </w:rPr>
                <m:t>​</m:t>
              </w:ins>
            </m:r>
          </m:e>
          <m:sup>
            <m:r>
              <w:ins w:id="300" w:author="Nguyen, Huong T [AGRON] [2]" w:date="2022-07-27T22:50:00Z">
                <w:rPr>
                  <w:rFonts w:ascii="Cambria Math" w:hAnsi="Cambria Math"/>
                  <w:color w:val="000000" w:themeColor="text1"/>
                </w:rPr>
                <m:t>2</m:t>
              </w:ins>
            </m:r>
          </m:sup>
        </m:sSup>
      </m:oMath>
      <w:ins w:id="301" w:author="Nguyen, Huong T [AGRON] [2]" w:date="2022-07-27T22:49:00Z">
        <w:r w:rsidR="00890FA4">
          <w:rPr>
            <w:color w:val="000000" w:themeColor="text1"/>
          </w:rPr>
          <w:t>)</w:t>
        </w:r>
      </w:ins>
      <w:ins w:id="302" w:author="Nguyen, Huong T [AGRON] [2]" w:date="2022-07-27T22:50:00Z">
        <w:r w:rsidR="00890FA4">
          <w:rPr>
            <w:color w:val="000000" w:themeColor="text1"/>
          </w:rPr>
          <w:t xml:space="preserve">, but about nine-fold different in the low herbicide </w:t>
        </w:r>
      </w:ins>
      <w:ins w:id="303" w:author="Nguyen, Huong T [AGRON] [2]" w:date="2022-07-27T22:51:00Z">
        <w:r w:rsidR="00890FA4">
          <w:rPr>
            <w:color w:val="000000" w:themeColor="text1"/>
          </w:rPr>
          <w:t>corn weed management (</w:t>
        </w:r>
        <w:r w:rsidR="00FE2D16">
          <w:rPr>
            <w:color w:val="000000" w:themeColor="text1"/>
          </w:rPr>
          <w:t xml:space="preserve">70602 versus 655105 </w:t>
        </w:r>
        <w:r w:rsidR="00FE2D16" w:rsidRPr="009F1439">
          <w:rPr>
            <w:color w:val="000000" w:themeColor="text1"/>
          </w:rPr>
          <w:t>seeds/m</w:t>
        </w:r>
      </w:ins>
      <m:oMath>
        <m:sSup>
          <m:sSupPr>
            <m:ctrlPr>
              <w:ins w:id="304" w:author="Nguyen, Huong T [AGRON] [2]" w:date="2022-07-27T22:51:00Z">
                <w:rPr>
                  <w:rFonts w:ascii="Cambria Math" w:hAnsi="Cambria Math"/>
                  <w:color w:val="000000" w:themeColor="text1"/>
                </w:rPr>
              </w:ins>
            </m:ctrlPr>
          </m:sSupPr>
          <m:e>
            <m:r>
              <w:ins w:id="305" w:author="Nguyen, Huong T [AGRON] [2]" w:date="2022-07-27T22:51:00Z">
                <w:rPr>
                  <w:rFonts w:ascii="Cambria Math" w:hAnsi="Cambria Math"/>
                  <w:color w:val="000000" w:themeColor="text1"/>
                </w:rPr>
                <m:t>​</m:t>
              </w:ins>
            </m:r>
          </m:e>
          <m:sup>
            <m:r>
              <w:ins w:id="306" w:author="Nguyen, Huong T [AGRON] [2]" w:date="2022-07-27T22:51:00Z">
                <w:rPr>
                  <w:rFonts w:ascii="Cambria Math" w:hAnsi="Cambria Math"/>
                  <w:color w:val="000000" w:themeColor="text1"/>
                </w:rPr>
                <m:t>2</m:t>
              </w:ins>
            </m:r>
          </m:sup>
        </m:sSup>
      </m:oMath>
      <w:ins w:id="307" w:author="Nguyen, Huong T [AGRON] [2]" w:date="2022-07-27T22:51:00Z">
        <w:r w:rsidR="00890FA4">
          <w:rPr>
            <w:color w:val="000000" w:themeColor="text1"/>
          </w:rPr>
          <w:t>).</w:t>
        </w:r>
      </w:ins>
      <w:r w:rsidRPr="009F1439">
        <w:rPr>
          <w:color w:val="000000" w:themeColor="text1"/>
        </w:rPr>
        <w:t xml:space="preserve"> When corn was managed with conventional herbicide, </w:t>
      </w:r>
      <w:del w:id="308" w:author="Nguyen, Huong T [AGRON] [2]" w:date="2022-07-27T22:40:00Z">
        <w:r w:rsidRPr="009F1439" w:rsidDel="00562C54">
          <w:rPr>
            <w:color w:val="000000" w:themeColor="text1"/>
          </w:rPr>
          <w:delText xml:space="preserve">4821 </w:delText>
        </w:r>
      </w:del>
      <w:ins w:id="309" w:author="Nguyen, Huong T [AGRON] [2]" w:date="2022-07-27T22:40:00Z">
        <w:r w:rsidR="00562C54">
          <w:rPr>
            <w:color w:val="000000" w:themeColor="text1"/>
          </w:rPr>
          <w:t>40334</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310" w:author="Nguyen, Huong T [AGRON] [2]" w:date="2022-07-27T22:41:00Z">
        <w:r w:rsidRPr="009F1439" w:rsidDel="00562C54">
          <w:rPr>
            <w:color w:val="000000" w:themeColor="text1"/>
          </w:rPr>
          <w:delText xml:space="preserve">1101 </w:delText>
        </w:r>
      </w:del>
      <w:ins w:id="311" w:author="Nguyen, Huong T [AGRON] [2]" w:date="2022-07-27T22:41:00Z">
        <w:r w:rsidR="00562C54">
          <w:rPr>
            <w:color w:val="000000" w:themeColor="text1"/>
          </w:rPr>
          <w:t>823</w:t>
        </w:r>
      </w:ins>
      <w:ins w:id="312" w:author="Nguyen, Huong T [AGRON] [2]" w:date="2022-07-27T23:13:00Z">
        <w:r w:rsidR="00FE2D16">
          <w:rPr>
            <w:color w:val="000000" w:themeColor="text1"/>
          </w:rPr>
          <w:t>9</w:t>
        </w:r>
      </w:ins>
      <w:ins w:id="313"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314" w:author="Nguyen, Huong T [AGRON] [2]" w:date="2022-07-27T22:42:00Z">
        <w:r w:rsidRPr="009F1439" w:rsidDel="00562C54">
          <w:rPr>
            <w:color w:val="000000" w:themeColor="text1"/>
          </w:rPr>
          <w:delText xml:space="preserve">3017 </w:delText>
        </w:r>
      </w:del>
      <w:ins w:id="315" w:author="Nguyen, Huong T [AGRON] [2]" w:date="2022-07-27T22:42:00Z">
        <w:r w:rsidR="00562C54">
          <w:rPr>
            <w:color w:val="000000" w:themeColor="text1"/>
          </w:rPr>
          <w:t>5180</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316" w:author="Nguyen, Huong T [AGRON] [2]" w:date="2022-07-27T22:41:00Z">
        <w:r w:rsidRPr="009F1439" w:rsidDel="00562C54">
          <w:rPr>
            <w:color w:val="000000" w:themeColor="text1"/>
          </w:rPr>
          <w:delText xml:space="preserve">2531 </w:delText>
        </w:r>
      </w:del>
      <w:ins w:id="317" w:author="Nguyen, Huong T [AGRON] [2]" w:date="2022-07-27T22:42:00Z">
        <w:r w:rsidR="00562C54">
          <w:rPr>
            <w:color w:val="000000" w:themeColor="text1"/>
          </w:rPr>
          <w:t>38827</w:t>
        </w:r>
      </w:ins>
      <w:ins w:id="318"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del w:id="319" w:author="Nguyen, Huong T [AGRON] [2]" w:date="2022-07-27T23:33:00Z">
        <w:r w:rsidRPr="009F1439" w:rsidDel="00631DDF">
          <w:rPr>
            <w:color w:val="000000" w:themeColor="text1"/>
          </w:rPr>
          <w:delText xml:space="preserve">was </w:delText>
        </w:r>
      </w:del>
      <w:ins w:id="320" w:author="Nguyen, Huong T [AGRON] [2]" w:date="2022-07-27T23:33:00Z">
        <w:r w:rsidR="00631DDF">
          <w:rPr>
            <w:color w:val="000000" w:themeColor="text1"/>
          </w:rPr>
          <w:t>could be</w:t>
        </w:r>
        <w:r w:rsidR="00631DDF" w:rsidRPr="009F1439">
          <w:rPr>
            <w:color w:val="000000" w:themeColor="text1"/>
          </w:rPr>
          <w:t xml:space="preserve"> </w:t>
        </w:r>
      </w:ins>
      <w:r w:rsidRPr="009F1439">
        <w:rPr>
          <w:color w:val="000000" w:themeColor="text1"/>
        </w:rPr>
        <w:t xml:space="preserve">tolerated. Within the seed production </w:t>
      </w:r>
      <w:del w:id="321" w:author="Nguyen, Huong T [AGRON] [2]" w:date="2022-07-27T22:42:00Z">
        <w:r w:rsidRPr="009F1439" w:rsidDel="00562C54">
          <w:rPr>
            <w:color w:val="000000" w:themeColor="text1"/>
          </w:rPr>
          <w:delText xml:space="preserve">allowance </w:delText>
        </w:r>
      </w:del>
      <w:ins w:id="322" w:author="Nguyen, Huong T [AGRON] [2]" w:date="2022-07-27T22:42:00Z">
        <w:r w:rsidR="00562C54">
          <w:rPr>
            <w:color w:val="000000" w:themeColor="text1"/>
          </w:rPr>
          <w:t>threshold</w:t>
        </w:r>
        <w:r w:rsidR="00562C54" w:rsidRPr="009F1439">
          <w:rPr>
            <w:color w:val="000000" w:themeColor="text1"/>
          </w:rPr>
          <w:t xml:space="preserve"> </w:t>
        </w:r>
      </w:ins>
      <w:r w:rsidRPr="009F1439">
        <w:rPr>
          <w:color w:val="000000" w:themeColor="text1"/>
        </w:rPr>
        <w:t xml:space="preserve">under conventional corn weed management, </w:t>
      </w:r>
      <w:del w:id="323" w:author="Nguyen, Huong T [AGRON] [2]" w:date="2022-07-27T22:43:00Z">
        <w:r w:rsidRPr="009F1439" w:rsidDel="00562C54">
          <w:rPr>
            <w:color w:val="000000" w:themeColor="text1"/>
          </w:rPr>
          <w:delText xml:space="preserve">2187 </w:delText>
        </w:r>
      </w:del>
      <w:ins w:id="324" w:author="Nguyen, Huong T [AGRON] [2]" w:date="2022-07-27T22:43:00Z">
        <w:r w:rsidR="00562C54">
          <w:rPr>
            <w:color w:val="000000" w:themeColor="text1"/>
          </w:rPr>
          <w:t>40316</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325" w:author="Nguyen, Huong T [AGRON] [2]" w:date="2022-07-27T22:43:00Z">
        <w:r w:rsidR="00562C54">
          <w:rPr>
            <w:color w:val="000000" w:themeColor="text1"/>
          </w:rPr>
          <w:t xml:space="preserve">and 4442 </w:t>
        </w:r>
        <w:r w:rsidR="00562C54" w:rsidRPr="009F1439">
          <w:rPr>
            <w:color w:val="000000" w:themeColor="text1"/>
          </w:rPr>
          <w:t>seeds/m</w:t>
        </w:r>
      </w:ins>
      <m:oMath>
        <m:sSup>
          <m:sSupPr>
            <m:ctrlPr>
              <w:ins w:id="326" w:author="Nguyen, Huong T [AGRON] [2]" w:date="2022-07-27T22:43:00Z">
                <w:rPr>
                  <w:rFonts w:ascii="Cambria Math" w:hAnsi="Cambria Math"/>
                  <w:color w:val="000000" w:themeColor="text1"/>
                </w:rPr>
              </w:ins>
            </m:ctrlPr>
          </m:sSupPr>
          <m:e>
            <m:r>
              <w:ins w:id="327" w:author="Nguyen, Huong T [AGRON] [2]" w:date="2022-07-27T22:43:00Z">
                <w:rPr>
                  <w:rFonts w:ascii="Cambria Math" w:hAnsi="Cambria Math"/>
                  <w:color w:val="000000" w:themeColor="text1"/>
                </w:rPr>
                <m:t>​</m:t>
              </w:ins>
            </m:r>
          </m:e>
          <m:sup>
            <m:r>
              <w:ins w:id="328" w:author="Nguyen, Huong T [AGRON] [2]" w:date="2022-07-27T22:43:00Z">
                <w:rPr>
                  <w:rFonts w:ascii="Cambria Math" w:hAnsi="Cambria Math"/>
                  <w:color w:val="000000" w:themeColor="text1"/>
                </w:rPr>
                <m:t>2</m:t>
              </w:ins>
            </m:r>
          </m:sup>
        </m:sSup>
      </m:oMath>
      <w:ins w:id="329" w:author="Nguyen, Huong T [AGRON] [2]" w:date="2022-07-27T22:43:00Z">
        <w:r w:rsidR="00562C54" w:rsidRPr="009F1439">
          <w:rPr>
            <w:color w:val="000000" w:themeColor="text1"/>
          </w:rPr>
          <w:t xml:space="preserve"> </w:t>
        </w:r>
      </w:ins>
      <w:r w:rsidRPr="009F1439">
        <w:rPr>
          <w:color w:val="000000" w:themeColor="text1"/>
        </w:rPr>
        <w:t>could be tolerated in C4’s and S4’s first three waterhemp cohorts</w:t>
      </w:r>
      <w:ins w:id="330" w:author="Nguyen, Huong T [AGRON] [2]" w:date="2022-07-27T22:44:00Z">
        <w:r w:rsidR="00562C54">
          <w:rPr>
            <w:color w:val="000000" w:themeColor="text1"/>
          </w:rPr>
          <w:t>,</w:t>
        </w:r>
      </w:ins>
      <w:r w:rsidRPr="009F1439">
        <w:rPr>
          <w:color w:val="000000" w:themeColor="text1"/>
        </w:rPr>
        <w:t xml:space="preserve"> but </w:t>
      </w:r>
      <w:del w:id="331" w:author="Nguyen, Huong T [AGRON] [2]" w:date="2022-07-27T22:44:00Z">
        <w:r w:rsidRPr="009F1439" w:rsidDel="00890FA4">
          <w:rPr>
            <w:color w:val="000000" w:themeColor="text1"/>
          </w:rPr>
          <w:delText xml:space="preserve">627 </w:delText>
        </w:r>
      </w:del>
      <w:ins w:id="332" w:author="Nguyen, Huong T [AGRON] [2]" w:date="2022-07-27T22:44:00Z">
        <w:r w:rsidR="00890FA4">
          <w:rPr>
            <w:color w:val="000000" w:themeColor="text1"/>
          </w:rPr>
          <w:t>823</w:t>
        </w:r>
      </w:ins>
      <w:ins w:id="333" w:author="Nguyen, Huong T [AGRON] [2]" w:date="2022-07-27T23:13:00Z">
        <w:r w:rsidR="00FE2D16">
          <w:rPr>
            <w:color w:val="000000" w:themeColor="text1"/>
          </w:rPr>
          <w:t>4</w:t>
        </w:r>
      </w:ins>
      <w:ins w:id="334" w:author="Nguyen, Huong T [AGRON] [2]" w:date="2022-07-27T22:44:00Z">
        <w:r w:rsidR="00890FA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335" w:author="Nguyen, Huong T [AGRON] [2]" w:date="2022-07-27T22:44:00Z">
        <w:r w:rsidR="00890FA4">
          <w:rPr>
            <w:color w:val="000000" w:themeColor="text1"/>
          </w:rPr>
          <w:t xml:space="preserve">and 29496 </w:t>
        </w:r>
        <w:r w:rsidR="00890FA4" w:rsidRPr="009F1439">
          <w:rPr>
            <w:color w:val="000000" w:themeColor="text1"/>
          </w:rPr>
          <w:t>seeds/m</w:t>
        </w:r>
      </w:ins>
      <m:oMath>
        <m:sSup>
          <m:sSupPr>
            <m:ctrlPr>
              <w:ins w:id="336" w:author="Nguyen, Huong T [AGRON] [2]" w:date="2022-07-27T22:44:00Z">
                <w:rPr>
                  <w:rFonts w:ascii="Cambria Math" w:hAnsi="Cambria Math"/>
                  <w:color w:val="000000" w:themeColor="text1"/>
                </w:rPr>
              </w:ins>
            </m:ctrlPr>
          </m:sSupPr>
          <m:e>
            <m:r>
              <w:ins w:id="337" w:author="Nguyen, Huong T [AGRON] [2]" w:date="2022-07-27T22:44:00Z">
                <w:rPr>
                  <w:rFonts w:ascii="Cambria Math" w:hAnsi="Cambria Math"/>
                  <w:color w:val="000000" w:themeColor="text1"/>
                </w:rPr>
                <m:t>​</m:t>
              </w:ins>
            </m:r>
          </m:e>
          <m:sup>
            <m:r>
              <w:ins w:id="338" w:author="Nguyen, Huong T [AGRON] [2]" w:date="2022-07-27T22:44:00Z">
                <w:rPr>
                  <w:rFonts w:ascii="Cambria Math" w:hAnsi="Cambria Math"/>
                  <w:color w:val="000000" w:themeColor="text1"/>
                </w:rPr>
                <m:t>2</m:t>
              </w:ins>
            </m:r>
          </m:sup>
        </m:sSup>
      </m:oMath>
      <w:ins w:id="339" w:author="Nguyen, Huong T [AGRON] [2]" w:date="2022-07-27T22:44:00Z">
        <w:r w:rsidR="00890FA4" w:rsidRPr="009F1439">
          <w:rPr>
            <w:color w:val="000000" w:themeColor="text1"/>
          </w:rPr>
          <w:t xml:space="preserve"> </w:t>
        </w:r>
      </w:ins>
      <w:r w:rsidRPr="009F1439">
        <w:rPr>
          <w:color w:val="000000" w:themeColor="text1"/>
        </w:rPr>
        <w:t>could be tolerated in C3’s and S3’s first three waterhemp cohorts.</w:t>
      </w:r>
      <w:ins w:id="340" w:author="Nguyen, Huong T [AGRON] [2]" w:date="2022-07-27T23:15:00Z">
        <w:r w:rsidR="005C2AD9">
          <w:rPr>
            <w:color w:val="000000" w:themeColor="text1"/>
          </w:rPr>
          <w:t xml:space="preserve"> </w:t>
        </w:r>
      </w:ins>
      <w:ins w:id="341" w:author="Nguyen, Huong T [AGRON] [2]" w:date="2022-07-27T23:34:00Z">
        <w:r w:rsidR="00631DDF">
          <w:rPr>
            <w:color w:val="000000" w:themeColor="text1"/>
          </w:rPr>
          <w:t xml:space="preserve"> </w:t>
        </w:r>
      </w:ins>
      <w:del w:id="342" w:author="Nguyen, Huong T [AGRON] [2]" w:date="2022-07-27T23:27:00Z">
        <w:r w:rsidRPr="009F1439" w:rsidDel="00D87077">
          <w:rPr>
            <w:color w:val="000000" w:themeColor="text1"/>
          </w:rPr>
          <w:delText xml:space="preserve"> </w:delText>
        </w:r>
      </w:del>
      <w:r w:rsidRPr="009F1439">
        <w:rPr>
          <w:color w:val="000000" w:themeColor="text1"/>
        </w:rPr>
        <w:t xml:space="preserve">However, when </w:t>
      </w:r>
      <w:ins w:id="343" w:author="Nguyen, Huong T [AGRON] [2]" w:date="2022-07-27T23:26:00Z">
        <w:r w:rsidR="00FD3536">
          <w:rPr>
            <w:color w:val="000000" w:themeColor="text1"/>
          </w:rPr>
          <w:t xml:space="preserve">corn was managed with </w:t>
        </w:r>
      </w:ins>
      <w:r w:rsidR="00E6222E" w:rsidRPr="009F1439">
        <w:rPr>
          <w:color w:val="000000" w:themeColor="text1"/>
        </w:rPr>
        <w:t xml:space="preserve">the </w:t>
      </w:r>
      <w:r w:rsidRPr="009F1439">
        <w:rPr>
          <w:color w:val="000000" w:themeColor="text1"/>
        </w:rPr>
        <w:t>low herbicide</w:t>
      </w:r>
      <w:ins w:id="344" w:author="Nguyen, Huong T [AGRON] [2]" w:date="2022-07-27T23:27:00Z">
        <w:r w:rsidR="00D87077">
          <w:rPr>
            <w:color w:val="000000" w:themeColor="text1"/>
          </w:rPr>
          <w:t xml:space="preserve"> regime</w:t>
        </w:r>
      </w:ins>
      <w:del w:id="345" w:author="Nguyen, Huong T [AGRON] [2]" w:date="2022-07-27T23:26:00Z">
        <w:r w:rsidRPr="009F1439" w:rsidDel="00FD3536">
          <w:rPr>
            <w:color w:val="000000" w:themeColor="text1"/>
          </w:rPr>
          <w:delText xml:space="preserve"> regime was used for corn weed management</w:delText>
        </w:r>
      </w:del>
      <w:r w:rsidRPr="009F1439">
        <w:rPr>
          <w:color w:val="000000" w:themeColor="text1"/>
        </w:rPr>
        <w:t xml:space="preserve">, </w:t>
      </w:r>
      <w:del w:id="346" w:author="Nguyen, Huong T [AGRON] [2]" w:date="2022-07-27T23:28:00Z">
        <w:r w:rsidRPr="009F1439" w:rsidDel="00D87077">
          <w:rPr>
            <w:color w:val="000000" w:themeColor="text1"/>
          </w:rPr>
          <w:delText xml:space="preserve">2394 </w:delText>
        </w:r>
      </w:del>
      <w:ins w:id="347" w:author="Nguyen, Huong T [AGRON] [2]" w:date="2022-07-27T23:28:00Z">
        <w:r w:rsidR="00D87077">
          <w:rPr>
            <w:color w:val="000000" w:themeColor="text1"/>
          </w:rPr>
          <w:t>529606</w:t>
        </w:r>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348" w:author="Nguyen, Huong T [AGRON] [2]" w:date="2022-07-27T23:28:00Z">
        <w:r w:rsidRPr="009F1439" w:rsidDel="00D87077">
          <w:rPr>
            <w:color w:val="000000" w:themeColor="text1"/>
          </w:rPr>
          <w:delText xml:space="preserve">889 </w:delText>
        </w:r>
      </w:del>
      <w:ins w:id="349" w:author="Nguyen, Huong T [AGRON] [2]" w:date="2022-07-27T23:28:00Z">
        <w:r w:rsidR="00D87077">
          <w:rPr>
            <w:color w:val="000000" w:themeColor="text1"/>
          </w:rPr>
          <w:t>29</w:t>
        </w:r>
      </w:ins>
      <w:ins w:id="350" w:author="Nguyen, Huong T [AGRON] [2]" w:date="2022-07-27T23:32:00Z">
        <w:r w:rsidR="005137FD">
          <w:rPr>
            <w:color w:val="000000" w:themeColor="text1"/>
          </w:rPr>
          <w:t>318</w:t>
        </w:r>
      </w:ins>
      <w:ins w:id="351" w:author="Nguyen, Huong T [AGRON] [2]" w:date="2022-07-27T23:28: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352" w:author="Nguyen, Huong T [AGRON] [2]" w:date="2022-07-27T23:29:00Z">
        <w:r w:rsidRPr="009F1439" w:rsidDel="00D87077">
          <w:rPr>
            <w:color w:val="000000" w:themeColor="text1"/>
          </w:rPr>
          <w:delText xml:space="preserve">2672 </w:delText>
        </w:r>
      </w:del>
      <w:ins w:id="353" w:author="Nguyen, Huong T [AGRON] [2]" w:date="2022-07-27T23:30:00Z">
        <w:r w:rsidR="002272C1">
          <w:rPr>
            <w:color w:val="000000" w:themeColor="text1"/>
          </w:rPr>
          <w:t>8</w:t>
        </w:r>
      </w:ins>
      <w:ins w:id="354" w:author="Nguyen, Huong T [AGRON] [2]" w:date="2022-07-27T23:31:00Z">
        <w:r w:rsidR="002272C1">
          <w:rPr>
            <w:color w:val="000000" w:themeColor="text1"/>
          </w:rPr>
          <w:t>3452</w:t>
        </w:r>
      </w:ins>
      <w:ins w:id="355"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356" w:author="Nguyen, Huong T [AGRON] [2]" w:date="2022-07-27T23:29:00Z">
        <w:r w:rsidRPr="009F1439" w:rsidDel="00D87077">
          <w:rPr>
            <w:color w:val="000000" w:themeColor="text1"/>
          </w:rPr>
          <w:delText xml:space="preserve">785 </w:delText>
        </w:r>
      </w:del>
      <w:ins w:id="357" w:author="Nguyen, Huong T [AGRON] [2]" w:date="2022-07-27T23:31:00Z">
        <w:r w:rsidR="002272C1">
          <w:rPr>
            <w:color w:val="000000" w:themeColor="text1"/>
          </w:rPr>
          <w:t>36441</w:t>
        </w:r>
      </w:ins>
      <w:ins w:id="358"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ins w:id="359" w:author="Nguyen, Huong T [AGRON] [2]" w:date="2022-07-27T23:33:00Z">
        <w:r w:rsidR="00631DDF">
          <w:rPr>
            <w:color w:val="000000" w:themeColor="text1"/>
          </w:rPr>
          <w:t>could be</w:t>
        </w:r>
      </w:ins>
      <w:del w:id="360" w:author="Nguyen, Huong T [AGRON] [2]" w:date="2022-07-27T23:33:00Z">
        <w:r w:rsidRPr="009F1439" w:rsidDel="00631DDF">
          <w:rPr>
            <w:color w:val="000000" w:themeColor="text1"/>
          </w:rPr>
          <w:delText>was</w:delText>
        </w:r>
      </w:del>
      <w:r w:rsidRPr="009F1439">
        <w:rPr>
          <w:color w:val="000000" w:themeColor="text1"/>
        </w:rPr>
        <w:t xml:space="preserve"> tolerated. Within the seed production </w:t>
      </w:r>
      <w:del w:id="361" w:author="Nguyen, Huong T [AGRON] [2]" w:date="2022-07-27T23:29:00Z">
        <w:r w:rsidRPr="009F1439" w:rsidDel="00F11486">
          <w:rPr>
            <w:color w:val="000000" w:themeColor="text1"/>
          </w:rPr>
          <w:delText xml:space="preserve">allowance </w:delText>
        </w:r>
      </w:del>
      <w:ins w:id="362" w:author="Nguyen, Huong T [AGRON] [2]" w:date="2022-07-27T23:29:00Z">
        <w:r w:rsidR="00F11486">
          <w:rPr>
            <w:color w:val="000000" w:themeColor="text1"/>
          </w:rPr>
          <w:t>threshold</w:t>
        </w:r>
        <w:r w:rsidR="00F11486" w:rsidRPr="009F1439">
          <w:rPr>
            <w:color w:val="000000" w:themeColor="text1"/>
          </w:rPr>
          <w:t xml:space="preserve"> </w:t>
        </w:r>
      </w:ins>
      <w:r w:rsidRPr="009F1439">
        <w:rPr>
          <w:color w:val="000000" w:themeColor="text1"/>
        </w:rPr>
        <w:t xml:space="preserve">under low herbicide corn weed management, </w:t>
      </w:r>
      <w:del w:id="363" w:author="Nguyen, Huong T [AGRON] [2]" w:date="2022-07-27T23:29:00Z">
        <w:r w:rsidRPr="009F1439" w:rsidDel="00F11486">
          <w:rPr>
            <w:color w:val="000000" w:themeColor="text1"/>
          </w:rPr>
          <w:delText xml:space="preserve">2187 </w:delText>
        </w:r>
      </w:del>
      <w:ins w:id="364" w:author="Nguyen, Huong T [AGRON] [2]" w:date="2022-07-27T23:29:00Z">
        <w:r w:rsidR="00F11486">
          <w:rPr>
            <w:color w:val="000000" w:themeColor="text1"/>
          </w:rPr>
          <w:t>529</w:t>
        </w:r>
      </w:ins>
      <w:ins w:id="365" w:author="Nguyen, Huong T [AGRON] [2]" w:date="2022-07-27T23:30:00Z">
        <w:r w:rsidR="00F11486">
          <w:rPr>
            <w:color w:val="000000" w:themeColor="text1"/>
          </w:rPr>
          <w:t>204</w:t>
        </w:r>
      </w:ins>
      <w:ins w:id="366" w:author="Nguyen, Huong T [AGRON] [2]" w:date="2022-07-27T23:29:00Z">
        <w:r w:rsidR="00F11486"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w:t>
      </w:r>
      <w:ins w:id="367" w:author="Nguyen, Huong T [AGRON] [2]" w:date="2022-07-27T23:30:00Z">
        <w:r w:rsidR="002272C1">
          <w:rPr>
            <w:color w:val="000000" w:themeColor="text1"/>
          </w:rPr>
          <w:t xml:space="preserve">51185 </w:t>
        </w:r>
        <w:r w:rsidR="002272C1" w:rsidRPr="009F1439">
          <w:rPr>
            <w:color w:val="000000" w:themeColor="text1"/>
          </w:rPr>
          <w:t>seeds/m</w:t>
        </w:r>
      </w:ins>
      <m:oMath>
        <m:sSup>
          <m:sSupPr>
            <m:ctrlPr>
              <w:ins w:id="368" w:author="Nguyen, Huong T [AGRON] [2]" w:date="2022-07-27T23:30:00Z">
                <w:rPr>
                  <w:rFonts w:ascii="Cambria Math" w:hAnsi="Cambria Math"/>
                  <w:color w:val="000000" w:themeColor="text1"/>
                </w:rPr>
              </w:ins>
            </m:ctrlPr>
          </m:sSupPr>
          <m:e>
            <m:r>
              <w:ins w:id="369" w:author="Nguyen, Huong T [AGRON] [2]" w:date="2022-07-27T23:30:00Z">
                <w:rPr>
                  <w:rFonts w:ascii="Cambria Math" w:hAnsi="Cambria Math"/>
                  <w:color w:val="000000" w:themeColor="text1"/>
                </w:rPr>
                <m:t>​</m:t>
              </w:ins>
            </m:r>
          </m:e>
          <m:sup>
            <m:r>
              <w:ins w:id="370" w:author="Nguyen, Huong T [AGRON] [2]" w:date="2022-07-27T23:30:00Z">
                <w:rPr>
                  <w:rFonts w:ascii="Cambria Math" w:hAnsi="Cambria Math"/>
                  <w:color w:val="000000" w:themeColor="text1"/>
                </w:rPr>
                <m:t>2</m:t>
              </w:ins>
            </m:r>
          </m:sup>
        </m:sSup>
      </m:oMath>
      <w:ins w:id="371" w:author="Nguyen, Huong T [AGRON] [2]" w:date="2022-07-27T23:30:00Z">
        <w:r w:rsidR="002272C1" w:rsidRPr="009F1439">
          <w:rPr>
            <w:color w:val="000000" w:themeColor="text1"/>
          </w:rPr>
          <w:t xml:space="preserve"> </w:t>
        </w:r>
        <w:r w:rsidR="002272C1">
          <w:rPr>
            <w:color w:val="000000" w:themeColor="text1"/>
          </w:rPr>
          <w:t xml:space="preserve">in </w:t>
        </w:r>
      </w:ins>
      <w:r w:rsidRPr="009F1439">
        <w:rPr>
          <w:color w:val="000000" w:themeColor="text1"/>
        </w:rPr>
        <w:t>S4’s first three waterhemp cohorts</w:t>
      </w:r>
      <w:ins w:id="372" w:author="Nguyen, Huong T [AGRON] [2]" w:date="2022-07-27T23:31:00Z">
        <w:r w:rsidR="002272C1">
          <w:rPr>
            <w:color w:val="000000" w:themeColor="text1"/>
          </w:rPr>
          <w:t>,</w:t>
        </w:r>
      </w:ins>
      <w:r w:rsidRPr="009F1439">
        <w:rPr>
          <w:color w:val="000000" w:themeColor="text1"/>
        </w:rPr>
        <w:t xml:space="preserve"> but </w:t>
      </w:r>
      <w:ins w:id="373" w:author="Nguyen, Huong T [AGRON] [2]" w:date="2022-07-27T23:31:00Z">
        <w:r w:rsidR="002272C1">
          <w:rPr>
            <w:color w:val="000000" w:themeColor="text1"/>
          </w:rPr>
          <w:t xml:space="preserve">29211 </w:t>
        </w:r>
      </w:ins>
      <w:del w:id="374" w:author="Nguyen, Huong T [AGRON] [2]" w:date="2022-07-27T23:31:00Z">
        <w:r w:rsidRPr="009F1439" w:rsidDel="002272C1">
          <w:rPr>
            <w:color w:val="000000" w:themeColor="text1"/>
          </w:rPr>
          <w:delText xml:space="preserve">627 </w:delText>
        </w:r>
      </w:del>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w:t>
      </w:r>
      <w:ins w:id="375" w:author="Nguyen, Huong T [AGRON] [2]" w:date="2022-07-27T23:31:00Z">
        <w:r w:rsidR="002272C1">
          <w:rPr>
            <w:color w:val="000000" w:themeColor="text1"/>
          </w:rPr>
          <w:t xml:space="preserve">35788 </w:t>
        </w:r>
        <w:r w:rsidR="002272C1" w:rsidRPr="009F1439">
          <w:rPr>
            <w:color w:val="000000" w:themeColor="text1"/>
          </w:rPr>
          <w:t>seeds/m</w:t>
        </w:r>
      </w:ins>
      <m:oMath>
        <m:sSup>
          <m:sSupPr>
            <m:ctrlPr>
              <w:ins w:id="376" w:author="Nguyen, Huong T [AGRON] [2]" w:date="2022-07-27T23:31:00Z">
                <w:rPr>
                  <w:rFonts w:ascii="Cambria Math" w:hAnsi="Cambria Math"/>
                  <w:color w:val="000000" w:themeColor="text1"/>
                </w:rPr>
              </w:ins>
            </m:ctrlPr>
          </m:sSupPr>
          <m:e>
            <m:r>
              <w:ins w:id="377" w:author="Nguyen, Huong T [AGRON] [2]" w:date="2022-07-27T23:31:00Z">
                <w:rPr>
                  <w:rFonts w:ascii="Cambria Math" w:hAnsi="Cambria Math"/>
                  <w:color w:val="000000" w:themeColor="text1"/>
                </w:rPr>
                <m:t>​</m:t>
              </w:ins>
            </m:r>
          </m:e>
          <m:sup>
            <m:r>
              <w:ins w:id="378" w:author="Nguyen, Huong T [AGRON] [2]" w:date="2022-07-27T23:31:00Z">
                <w:rPr>
                  <w:rFonts w:ascii="Cambria Math" w:hAnsi="Cambria Math"/>
                  <w:color w:val="000000" w:themeColor="text1"/>
                </w:rPr>
                <m:t>2</m:t>
              </w:ins>
            </m:r>
          </m:sup>
        </m:sSup>
      </m:oMath>
      <w:ins w:id="379" w:author="Nguyen, Huong T [AGRON] [2]" w:date="2022-07-27T23:32:00Z">
        <w:r w:rsidR="002272C1">
          <w:rPr>
            <w:rFonts w:eastAsiaTheme="minorEastAsia"/>
            <w:color w:val="000000" w:themeColor="text1"/>
          </w:rPr>
          <w:t xml:space="preserve">could be tolerated in </w:t>
        </w:r>
      </w:ins>
      <w:r w:rsidRPr="009F1439">
        <w:rPr>
          <w:color w:val="000000" w:themeColor="text1"/>
        </w:rPr>
        <w:t>S3’s first three waterhemp cohorts.</w:t>
      </w:r>
      <w:ins w:id="380" w:author="Nguyen, Huong T [AGRON] [2]" w:date="2022-07-27T23:34:00Z">
        <w:r w:rsidR="00631DDF">
          <w:rPr>
            <w:color w:val="000000" w:themeColor="text1"/>
          </w:rPr>
          <w:t xml:space="preserve"> </w:t>
        </w:r>
        <w:r w:rsidR="00631DDF">
          <w:rPr>
            <w:color w:val="000000" w:themeColor="text1"/>
          </w:rPr>
          <w:t xml:space="preserve">The whole phase versus first three cohort’s seed production threshold allocation in corn and soybean phases suggests that maintaining the seedbank size is highly dependent on the control efficacy </w:t>
        </w:r>
        <w:r w:rsidR="00631DDF">
          <w:rPr>
            <w:color w:val="000000" w:themeColor="text1"/>
          </w:rPr>
          <w:lastRenderedPageBreak/>
          <w:t>applied at the beginning of the crop season.</w:t>
        </w:r>
        <w:r w:rsidR="00631DDF">
          <w:rPr>
            <w:color w:val="000000" w:themeColor="text1"/>
          </w:rPr>
          <w:t xml:space="preserve"> The allowance for seed production threshold</w:t>
        </w:r>
      </w:ins>
      <w:ins w:id="381" w:author="Nguyen, Huong T [AGRON] [2]" w:date="2022-07-27T23:35:00Z">
        <w:r w:rsidR="00631DDF">
          <w:rPr>
            <w:color w:val="000000" w:themeColor="text1"/>
          </w:rPr>
          <w:t xml:space="preserve">  seemed to be </w:t>
        </w:r>
      </w:ins>
      <w:ins w:id="382" w:author="Nguyen, Huong T [AGRON] [2]" w:date="2022-07-27T23:51:00Z">
        <w:r w:rsidR="006435EC">
          <w:rPr>
            <w:color w:val="000000" w:themeColor="text1"/>
          </w:rPr>
          <w:t xml:space="preserve">tighter </w:t>
        </w:r>
      </w:ins>
      <w:ins w:id="383" w:author="Nguyen, Huong T [AGRON] [2]" w:date="2022-07-27T23:35:00Z">
        <w:r w:rsidR="00631DDF">
          <w:rPr>
            <w:color w:val="000000" w:themeColor="text1"/>
          </w:rPr>
          <w:t xml:space="preserve">in the corn phase than in soybean phase of the same rotation </w:t>
        </w:r>
      </w:ins>
      <w:ins w:id="384" w:author="Nguyen, Huong T [AGRON] [2]" w:date="2022-07-27T23:37:00Z">
        <w:r w:rsidR="00764F17">
          <w:rPr>
            <w:color w:val="000000" w:themeColor="text1"/>
          </w:rPr>
          <w:t xml:space="preserve">may be attributed to the </w:t>
        </w:r>
      </w:ins>
      <w:ins w:id="385" w:author="Nguyen, Huong T [AGRON] [2]" w:date="2022-07-27T23:38:00Z">
        <w:r w:rsidR="00764F17">
          <w:rPr>
            <w:color w:val="000000" w:themeColor="text1"/>
          </w:rPr>
          <w:t>differen</w:t>
        </w:r>
      </w:ins>
      <w:ins w:id="386" w:author="Nguyen, Huong T [AGRON] [2]" w:date="2022-07-27T23:49:00Z">
        <w:r w:rsidR="00B809D1">
          <w:rPr>
            <w:color w:val="000000" w:themeColor="text1"/>
          </w:rPr>
          <w:t>ce</w:t>
        </w:r>
      </w:ins>
      <w:ins w:id="387" w:author="Nguyen, Huong T [AGRON] [2]" w:date="2022-07-27T23:38:00Z">
        <w:r w:rsidR="00764F17">
          <w:rPr>
            <w:color w:val="000000" w:themeColor="text1"/>
          </w:rPr>
          <w:t xml:space="preserve"> in crop sowing date</w:t>
        </w:r>
      </w:ins>
      <w:ins w:id="388" w:author="Nguyen, Huong T [AGRON] [2]" w:date="2022-07-27T23:49:00Z">
        <w:r w:rsidR="00B809D1">
          <w:rPr>
            <w:color w:val="000000" w:themeColor="text1"/>
          </w:rPr>
          <w:t>s</w:t>
        </w:r>
      </w:ins>
      <w:ins w:id="389" w:author="Nguyen, Huong T [AGRON] [2]" w:date="2022-07-27T23:39:00Z">
        <w:r w:rsidR="008E38E8">
          <w:rPr>
            <w:color w:val="000000" w:themeColor="text1"/>
          </w:rPr>
          <w:t>.</w:t>
        </w:r>
      </w:ins>
      <w:ins w:id="390" w:author="Nguyen, Huong T [AGRON] [2]" w:date="2022-07-27T23:38:00Z">
        <w:r w:rsidR="008E38E8">
          <w:rPr>
            <w:color w:val="000000" w:themeColor="text1"/>
          </w:rPr>
          <w:t xml:space="preserve"> </w:t>
        </w:r>
      </w:ins>
      <w:ins w:id="391" w:author="Nguyen, Huong T [AGRON] [2]" w:date="2022-07-27T23:39:00Z">
        <w:r w:rsidR="008E38E8">
          <w:rPr>
            <w:color w:val="000000" w:themeColor="text1"/>
          </w:rPr>
          <w:t>S</w:t>
        </w:r>
      </w:ins>
      <w:ins w:id="392" w:author="Nguyen, Huong T [AGRON] [2]" w:date="2022-07-27T23:38:00Z">
        <w:r w:rsidR="008E38E8">
          <w:rPr>
            <w:color w:val="000000" w:themeColor="text1"/>
          </w:rPr>
          <w:t>oybean is typically sown two to three weeks later than corn</w:t>
        </w:r>
      </w:ins>
      <w:ins w:id="393" w:author="Nguyen, Huong T [AGRON] [2]" w:date="2022-07-27T23:39:00Z">
        <w:r w:rsidR="008E38E8">
          <w:rPr>
            <w:color w:val="000000" w:themeColor="text1"/>
          </w:rPr>
          <w:t xml:space="preserve"> </w:t>
        </w:r>
      </w:ins>
      <w:ins w:id="394" w:author="Nguyen, Huong T [AGRON] [2]" w:date="2022-07-27T23:40:00Z">
        <w:r w:rsidR="008E38E8">
          <w:rPr>
            <w:color w:val="000000" w:themeColor="text1"/>
          </w:rPr>
          <w:t>and the pre-planting tillage before soybean sowing could</w:t>
        </w:r>
      </w:ins>
      <w:ins w:id="395" w:author="Nguyen, Huong T [AGRON] [2]" w:date="2022-07-27T23:41:00Z">
        <w:r w:rsidR="008E38E8">
          <w:rPr>
            <w:color w:val="000000" w:themeColor="text1"/>
          </w:rPr>
          <w:t xml:space="preserve"> eliminate the majority of the early emerged seedlings that are</w:t>
        </w:r>
      </w:ins>
      <w:ins w:id="396" w:author="Nguyen, Huong T [AGRON] [2]" w:date="2022-07-27T23:42:00Z">
        <w:r w:rsidR="008E38E8">
          <w:rPr>
            <w:color w:val="000000" w:themeColor="text1"/>
          </w:rPr>
          <w:t xml:space="preserve"> of higher reproductive potential if otherwise uncontrolled</w:t>
        </w:r>
      </w:ins>
      <w:ins w:id="397" w:author="Nguyen, Huong T [AGRON] [2]" w:date="2022-07-27T23:41:00Z">
        <w:r w:rsidR="008E38E8">
          <w:rPr>
            <w:color w:val="000000" w:themeColor="text1"/>
          </w:rPr>
          <w:t>.</w:t>
        </w:r>
      </w:ins>
      <w:ins w:id="398" w:author="Nguyen, Huong T [AGRON] [2]" w:date="2022-07-27T23:40:00Z">
        <w:r w:rsidR="008E38E8">
          <w:rPr>
            <w:color w:val="000000" w:themeColor="text1"/>
          </w:rPr>
          <w:t xml:space="preserve"> </w:t>
        </w:r>
      </w:ins>
      <w:ins w:id="399" w:author="Nguyen, Huong T [AGRON] [2]" w:date="2022-07-27T23:38:00Z">
        <w:r w:rsidR="00764F17">
          <w:rPr>
            <w:color w:val="000000" w:themeColor="text1"/>
          </w:rPr>
          <w:t xml:space="preserve"> </w:t>
        </w:r>
      </w:ins>
      <w:ins w:id="400" w:author="Nguyen, Huong T [AGRON] [2]" w:date="2022-07-27T23:53:00Z">
        <w:r w:rsidR="005F53BF">
          <w:rPr>
            <w:color w:val="000000" w:themeColor="text1"/>
          </w:rPr>
          <w:t xml:space="preserve">  </w:t>
        </w:r>
      </w:ins>
    </w:p>
    <w:p w14:paraId="165FD89C" w14:textId="60F33858" w:rsidR="005F53BF" w:rsidRPr="009F1439" w:rsidRDefault="005F53BF" w:rsidP="00F05379">
      <w:pPr>
        <w:pStyle w:val="BodyText"/>
        <w:spacing w:line="480" w:lineRule="auto"/>
        <w:rPr>
          <w:color w:val="000000" w:themeColor="text1"/>
        </w:rPr>
      </w:pPr>
      <w:ins w:id="401" w:author="Nguyen, Huong T [AGRON] [2]" w:date="2022-07-27T23:53:00Z">
        <w:r>
          <w:rPr>
            <w:color w:val="000000" w:themeColor="text1"/>
          </w:rPr>
          <w:t>Beside higher</w:t>
        </w:r>
      </w:ins>
      <w:ins w:id="402" w:author="Nguyen, Huong T [AGRON] [2]" w:date="2022-07-27T23:54:00Z">
        <w:r>
          <w:rPr>
            <w:color w:val="000000" w:themeColor="text1"/>
          </w:rPr>
          <w:t xml:space="preserve"> tolerable seed production thresholds</w:t>
        </w:r>
      </w:ins>
      <w:ins w:id="403" w:author="Nguyen, Huong T [AGRON] [2]" w:date="2022-07-28T09:25:00Z">
        <w:r w:rsidR="002D46A5">
          <w:rPr>
            <w:color w:val="000000" w:themeColor="text1"/>
          </w:rPr>
          <w:t xml:space="preserve"> over the simulated period</w:t>
        </w:r>
      </w:ins>
      <w:ins w:id="404" w:author="Nguyen, Huong T [AGRON] [2]" w:date="2022-07-27T23:54:00Z">
        <w:r>
          <w:rPr>
            <w:color w:val="000000" w:themeColor="text1"/>
          </w:rPr>
          <w:t xml:space="preserve">, </w:t>
        </w:r>
      </w:ins>
      <w:ins w:id="405" w:author="Nguyen, Huong T [AGRON] [2]" w:date="2022-07-28T09:22:00Z">
        <w:r w:rsidR="002D46A5">
          <w:rPr>
            <w:color w:val="000000" w:themeColor="text1"/>
          </w:rPr>
          <w:t xml:space="preserve">lower herbicide resistance proportion was observed </w:t>
        </w:r>
      </w:ins>
      <w:ins w:id="406" w:author="Nguyen, Huong T [AGRON] [2]" w:date="2022-07-27T23:54:00Z">
        <w:r>
          <w:rPr>
            <w:color w:val="000000" w:themeColor="text1"/>
          </w:rPr>
          <w:t xml:space="preserve"> </w:t>
        </w:r>
      </w:ins>
      <w:ins w:id="407" w:author="Nguyen, Huong T [AGRON] [2]" w:date="2022-07-28T09:25:00Z">
        <w:r w:rsidR="002D46A5">
          <w:rPr>
            <w:color w:val="000000" w:themeColor="text1"/>
          </w:rPr>
          <w:t xml:space="preserve">at the end of year 4 in the 4-year rotation than in the 2-year rotation.  </w:t>
        </w:r>
      </w:ins>
      <w:ins w:id="408" w:author="Nguyen, Huong T [AGRON] [2]" w:date="2022-07-28T09:34:00Z">
        <w:r w:rsidR="005D7BC8">
          <w:rPr>
            <w:color w:val="000000" w:themeColor="text1"/>
          </w:rPr>
          <w:t>I</w:t>
        </w:r>
      </w:ins>
      <w:ins w:id="409" w:author="Nguyen, Huong T [AGRON] [2]" w:date="2022-07-28T09:36:00Z">
        <w:r w:rsidR="00953331">
          <w:rPr>
            <w:color w:val="000000" w:themeColor="text1"/>
          </w:rPr>
          <w:t xml:space="preserve">f 5% of the seedbank at the beginning </w:t>
        </w:r>
      </w:ins>
      <w:ins w:id="410" w:author="Nguyen, Huong T [AGRON] [2]" w:date="2022-07-28T09:37:00Z">
        <w:r w:rsidR="00953331">
          <w:rPr>
            <w:color w:val="000000" w:themeColor="text1"/>
          </w:rPr>
          <w:t>of the simulation were resistant to the exposed herbicide active ingredients,</w:t>
        </w:r>
      </w:ins>
      <w:ins w:id="411" w:author="Nguyen, Huong T [AGRON] [2]" w:date="2022-07-28T09:36:00Z">
        <w:r w:rsidR="00953331">
          <w:rPr>
            <w:color w:val="000000" w:themeColor="text1"/>
          </w:rPr>
          <w:t xml:space="preserve"> </w:t>
        </w:r>
      </w:ins>
      <w:ins w:id="412" w:author="Nguyen, Huong T [AGRON] [2]" w:date="2022-07-28T09:34:00Z">
        <w:r w:rsidR="005D7BC8">
          <w:rPr>
            <w:color w:val="000000" w:themeColor="text1"/>
          </w:rPr>
          <w:t>about 50% of the seeds in the soil seedbank would be resistant to the applied</w:t>
        </w:r>
      </w:ins>
      <w:ins w:id="413" w:author="Nguyen, Huong T [AGRON] [2]" w:date="2022-07-28T09:35:00Z">
        <w:r w:rsidR="005D7BC8">
          <w:rPr>
            <w:color w:val="000000" w:themeColor="text1"/>
          </w:rPr>
          <w:t xml:space="preserve"> active ingredients</w:t>
        </w:r>
      </w:ins>
      <w:ins w:id="414" w:author="Nguyen, Huong T [AGRON] [2]" w:date="2022-07-28T09:37:00Z">
        <w:r w:rsidR="00953331">
          <w:rPr>
            <w:color w:val="000000" w:themeColor="text1"/>
          </w:rPr>
          <w:t xml:space="preserve"> </w:t>
        </w:r>
        <w:r w:rsidR="00953331">
          <w:rPr>
            <w:color w:val="000000" w:themeColor="text1"/>
          </w:rPr>
          <w:t>in the 2-year rotation</w:t>
        </w:r>
        <w:r w:rsidR="00953331">
          <w:rPr>
            <w:color w:val="000000" w:themeColor="text1"/>
          </w:rPr>
          <w:t xml:space="preserve"> after </w:t>
        </w:r>
      </w:ins>
      <w:ins w:id="415" w:author="Nguyen, Huong T [AGRON] [2]" w:date="2022-07-28T09:38:00Z">
        <w:r w:rsidR="00953331">
          <w:rPr>
            <w:color w:val="000000" w:themeColor="text1"/>
          </w:rPr>
          <w:t>four</w:t>
        </w:r>
      </w:ins>
      <w:ins w:id="416" w:author="Nguyen, Huong T [AGRON] [2]" w:date="2022-07-28T09:37:00Z">
        <w:r w:rsidR="00953331">
          <w:rPr>
            <w:color w:val="000000" w:themeColor="text1"/>
          </w:rPr>
          <w:t xml:space="preserve"> model years</w:t>
        </w:r>
      </w:ins>
      <w:ins w:id="417" w:author="Nguyen, Huong T [AGRON] [2]" w:date="2022-07-28T09:35:00Z">
        <w:r w:rsidR="005D7BC8">
          <w:rPr>
            <w:color w:val="000000" w:themeColor="text1"/>
          </w:rPr>
          <w:t xml:space="preserve">; but 23% of the top 0 – 2 cm stratum and 10% of the bottom 2 – 20 cm stratum would be resistant to </w:t>
        </w:r>
      </w:ins>
      <w:ins w:id="418" w:author="Nguyen, Huong T [AGRON] [2]" w:date="2022-07-28T09:36:00Z">
        <w:r w:rsidR="005D7BC8">
          <w:rPr>
            <w:color w:val="000000" w:themeColor="text1"/>
          </w:rPr>
          <w:t>the applied active ingredients</w:t>
        </w:r>
      </w:ins>
      <w:ins w:id="419" w:author="Nguyen, Huong T [AGRON] [2]" w:date="2022-07-28T09:38:00Z">
        <w:r w:rsidR="00953331">
          <w:rPr>
            <w:color w:val="000000" w:themeColor="text1"/>
          </w:rPr>
          <w:t xml:space="preserve"> </w:t>
        </w:r>
        <w:r w:rsidR="00953331">
          <w:rPr>
            <w:color w:val="000000" w:themeColor="text1"/>
          </w:rPr>
          <w:t>in the 4-year rotation</w:t>
        </w:r>
        <w:r w:rsidR="00953331">
          <w:rPr>
            <w:color w:val="000000" w:themeColor="text1"/>
          </w:rPr>
          <w:t xml:space="preserve"> after four model years</w:t>
        </w:r>
      </w:ins>
      <w:ins w:id="420" w:author="Nguyen, Huong T [AGRON] [2]" w:date="2022-07-28T09:36:00Z">
        <w:r w:rsidR="005D7BC8">
          <w:rPr>
            <w:color w:val="000000" w:themeColor="text1"/>
          </w:rPr>
          <w:t xml:space="preserve">.  </w:t>
        </w:r>
      </w:ins>
    </w:p>
    <w:p w14:paraId="575927D0" w14:textId="6BF0CB3A" w:rsidR="00F748E1" w:rsidRPr="009F1439" w:rsidRDefault="00C72F0B" w:rsidP="00F05379">
      <w:pPr>
        <w:pStyle w:val="ImageCaption"/>
        <w:spacing w:line="480" w:lineRule="auto"/>
        <w:rPr>
          <w:color w:val="000000" w:themeColor="text1"/>
        </w:rPr>
      </w:pPr>
      <w:ins w:id="421" w:author="Nguyen, Huong T [AGRON]" w:date="2022-07-27T16:44:00Z">
        <w:r>
          <w:rPr>
            <w:noProof/>
          </w:rPr>
          <w:lastRenderedPageBreak/>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422"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424FAAFB"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423" w:author="Nguyen, Huong T [AGRON] [2]" w:date="2022-07-27T21:51:00Z">
        <w:r w:rsidRPr="009F1439" w:rsidDel="00562C54">
          <w:rPr>
            <w:color w:val="000000" w:themeColor="text1"/>
          </w:rPr>
          <w:delText xml:space="preserve">18 </w:delText>
        </w:r>
      </w:del>
      <w:ins w:id="424"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425" w:author="Nguyen, Huong T [AGRON]" w:date="2022-07-27T16:45:00Z">
        <w:r w:rsidRPr="009F1439" w:rsidDel="00732E17">
          <w:rPr>
            <w:color w:val="000000" w:themeColor="text1"/>
          </w:rPr>
          <w:delText>2022b</w:delText>
        </w:r>
      </w:del>
      <w:ins w:id="426"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w:t>
      </w:r>
      <w:r w:rsidRPr="009F1439">
        <w:rPr>
          <w:color w:val="000000" w:themeColor="text1"/>
        </w:rPr>
        <w:lastRenderedPageBreak/>
        <w:t xml:space="preserve">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w:t>
      </w:r>
      <w:ins w:id="427" w:author="Nguyen, Huong T [AGRON] [2]" w:date="2022-07-27T23:53:00Z">
        <w:r w:rsidR="005F53BF">
          <w:rPr>
            <w:color w:val="000000" w:themeColor="text1"/>
          </w:rPr>
          <w:t xml:space="preserve"> whole rotation cycle, the</w:t>
        </w:r>
      </w:ins>
      <w:r w:rsidRPr="009F1439">
        <w:rPr>
          <w:color w:val="000000" w:themeColor="text1"/>
        </w:rPr>
        <w:t xml:space="preserve"> first three waterhemp cohorts</w:t>
      </w:r>
      <w:ins w:id="428" w:author="Nguyen, Huong T [AGRON] [2]" w:date="2022-07-27T23:53:00Z">
        <w:r w:rsidR="005F53BF">
          <w:rPr>
            <w:color w:val="000000" w:themeColor="text1"/>
          </w:rPr>
          <w:t>,</w:t>
        </w:r>
      </w:ins>
      <w:r w:rsidRPr="009F1439">
        <w:rPr>
          <w:color w:val="000000" w:themeColor="text1"/>
        </w:rPr>
        <w:t xml:space="preserve"> and the whole crop phase. The red horizontal line marks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rsidP="00F05379">
      <w:pPr>
        <w:pStyle w:val="Heading2"/>
        <w:spacing w:line="480" w:lineRule="auto"/>
        <w:rPr>
          <w:color w:val="000000" w:themeColor="text1"/>
        </w:rPr>
      </w:pPr>
      <w:bookmarkStart w:id="429" w:name="conclusion"/>
      <w:bookmarkEnd w:id="202"/>
      <w:bookmarkEnd w:id="203"/>
      <w:r w:rsidRPr="009F1439">
        <w:rPr>
          <w:color w:val="000000" w:themeColor="text1"/>
        </w:rPr>
        <w:t>Conclusion</w:t>
      </w:r>
    </w:p>
    <w:p w14:paraId="2B3D748A" w14:textId="63E3E304" w:rsidR="005550BE" w:rsidRPr="009F1439" w:rsidRDefault="00E41100" w:rsidP="00F05379">
      <w:pPr>
        <w:pStyle w:val="FirstParagraph"/>
        <w:spacing w:line="480" w:lineRule="auto"/>
        <w:rPr>
          <w:color w:val="000000" w:themeColor="text1"/>
        </w:rPr>
      </w:pPr>
      <w:r w:rsidRPr="009F1439">
        <w:rPr>
          <w:color w:val="000000" w:themeColor="text1"/>
        </w:rPr>
        <w:t>Delayed but steady emergence (Tables 3 and 4, Figure 2) in the cool-season crop environments decreased population fecundity in the oat and alfalfa phases, and thus, accelerated seedbank size reduction in scenario 1 and slowed seedbank size increment in scenario 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3888F2E9"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 xml:space="preserve">success </w:t>
      </w:r>
      <w:r w:rsidRPr="009F1439">
        <w:rPr>
          <w:color w:val="000000" w:themeColor="text1"/>
        </w:rPr>
        <w:lastRenderedPageBreak/>
        <w:t>rate.</w:t>
      </w:r>
      <w:r w:rsidR="00E6222E" w:rsidRPr="009F1439">
        <w:rPr>
          <w:color w:val="000000" w:themeColor="text1"/>
        </w:rPr>
        <w:t xml:space="preserve"> An elasticity analysis (output not shown) showed 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05D1113"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but did coincide with population increases in scenario 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25F639C5" w14:textId="1CE47230" w:rsidR="00CB623C" w:rsidRPr="009F1439" w:rsidRDefault="00CB623C" w:rsidP="00F05379">
      <w:pPr>
        <w:pStyle w:val="BodyText"/>
        <w:spacing w:line="480" w:lineRule="auto"/>
        <w:rPr>
          <w:color w:val="000000" w:themeColor="text1"/>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 xml:space="preserve">be tolerated in the 3-year and 4-year rotation than in the 2-year rotation. This higher tolerance can be attributed to the weed control effects provided by extending a cropping system of corn and soybean with cool-season crops. As waterhemp fecundity was manipulated for cohorts 1 </w:t>
      </w:r>
      <w:r w:rsidRPr="009F1439">
        <w:rPr>
          <w:color w:val="000000" w:themeColor="text1"/>
        </w:rPr>
        <w:lastRenderedPageBreak/>
        <w:t>through 3 in corn and soybean environments only, it is implied that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need attention.</w:t>
      </w:r>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430" w:name="appendix"/>
      <w:bookmarkEnd w:id="429"/>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431"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rsidP="00F05379">
      <w:pPr>
        <w:pStyle w:val="Heading3"/>
        <w:spacing w:line="480" w:lineRule="auto"/>
        <w:rPr>
          <w:color w:val="000000" w:themeColor="text1"/>
        </w:rPr>
      </w:pPr>
      <w:r w:rsidRPr="009F1439">
        <w:rPr>
          <w:color w:val="000000" w:themeColor="text1"/>
        </w:rPr>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lastRenderedPageBreak/>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rsidP="00F05379">
      <w:pPr>
        <w:pStyle w:val="Heading3"/>
        <w:spacing w:line="480" w:lineRule="auto"/>
        <w:rPr>
          <w:color w:val="000000" w:themeColor="text1"/>
        </w:rPr>
      </w:pPr>
      <w:bookmarkStart w:id="432" w:name="seedbank-density-from-2014-through-2019"/>
      <w:bookmarkEnd w:id="431"/>
      <w:r w:rsidRPr="009F1439">
        <w:rPr>
          <w:color w:val="000000" w:themeColor="text1"/>
        </w:rPr>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rsidP="00F05379">
      <w:pPr>
        <w:pStyle w:val="Heading3"/>
        <w:spacing w:line="480" w:lineRule="auto"/>
        <w:rPr>
          <w:color w:val="000000" w:themeColor="text1"/>
        </w:rPr>
      </w:pPr>
      <w:bookmarkStart w:id="433" w:name="Xdc78b3fcbf6883be4bb7a1747584a1c7480e9b4"/>
      <w:bookmarkEnd w:id="432"/>
      <w:r w:rsidRPr="009F1439">
        <w:rPr>
          <w:color w:val="000000" w:themeColor="text1"/>
        </w:rPr>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lastRenderedPageBreak/>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lastRenderedPageBreak/>
        <w:t>##  Crop                        3  61 458.187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rsidP="00F05379">
      <w:pPr>
        <w:pStyle w:val="Heading3"/>
        <w:spacing w:line="480" w:lineRule="auto"/>
        <w:rPr>
          <w:color w:val="000000" w:themeColor="text1"/>
        </w:rPr>
      </w:pPr>
      <w:bookmarkStart w:id="434" w:name="female-survival-rate-by-cohort"/>
      <w:bookmarkEnd w:id="433"/>
      <w:r w:rsidRPr="009F1439">
        <w:rPr>
          <w:color w:val="000000" w:themeColor="text1"/>
        </w:rPr>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435" w:name="matrix-assembly"/>
      <w:bookmarkEnd w:id="434"/>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rsidP="00F05379">
      <w:pPr>
        <w:pStyle w:val="Heading4"/>
        <w:spacing w:line="480" w:lineRule="auto"/>
        <w:rPr>
          <w:color w:val="000000" w:themeColor="text1"/>
        </w:rPr>
      </w:pPr>
      <w:bookmarkStart w:id="436" w:name="published-literature-data"/>
      <w:r w:rsidRPr="009F1439">
        <w:rPr>
          <w:color w:val="000000" w:themeColor="text1"/>
        </w:rPr>
        <w:t>Published literature data</w:t>
      </w:r>
    </w:p>
    <w:p w14:paraId="51E1A348" w14:textId="77777777" w:rsidR="005550BE" w:rsidRPr="009F1439" w:rsidRDefault="00E41100" w:rsidP="00F05379">
      <w:pPr>
        <w:pStyle w:val="Heading5"/>
        <w:spacing w:line="480" w:lineRule="auto"/>
        <w:rPr>
          <w:color w:val="000000" w:themeColor="text1"/>
        </w:rPr>
      </w:pPr>
      <w:bookmarkStart w:id="437"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w:t>
      </w:r>
      <w:r w:rsidRPr="009F1439">
        <w:rPr>
          <w:color w:val="000000" w:themeColor="text1"/>
        </w:rPr>
        <w:lastRenderedPageBreak/>
        <w:t>oat (O3 and O4). No tillage was applied before alfalfa (A4) because alfalfa that was 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lastRenderedPageBreak/>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438" w:name="X185207a0d58b38e048cbd72eec73724706b4f10"/>
      <w:bookmarkEnd w:id="437"/>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t>
      </w:r>
      <w:r w:rsidRPr="009F1439">
        <w:rPr>
          <w:color w:val="000000" w:themeColor="text1"/>
        </w:rPr>
        <w:lastRenderedPageBreak/>
        <w:t>were used for corn</w:t>
      </w:r>
      <w:r w:rsidR="00301B19" w:rsidRPr="009F1439">
        <w:rPr>
          <w:color w:val="000000" w:themeColor="text1"/>
        </w:rPr>
        <w:t>,</w:t>
      </w:r>
      <w:r w:rsidRPr="009F1439">
        <w:rPr>
          <w:color w:val="000000" w:themeColor="text1"/>
        </w:rPr>
        <w:t xml:space="preserve"> and Hartzler et al. (2004)’s results were used for soybean crop 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lastRenderedPageBreak/>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lastRenderedPageBreak/>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lastRenderedPageBreak/>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lastRenderedPageBreak/>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lastRenderedPageBreak/>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439" w:name="X5af0c29dd0db1fad40095958aeca28a7bb63d51"/>
      <w:bookmarkEnd w:id="438"/>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lastRenderedPageBreak/>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lastRenderedPageBreak/>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lastRenderedPageBreak/>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lastRenderedPageBreak/>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440" w:name="overwinter-survival"/>
      <w:bookmarkEnd w:id="439"/>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441" w:name="empirically-measured-data"/>
      <w:bookmarkEnd w:id="436"/>
      <w:bookmarkEnd w:id="440"/>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442"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443" w:name="plant-fecundity"/>
      <w:bookmarkEnd w:id="442"/>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444" w:name="simulation-1"/>
      <w:bookmarkStart w:id="445" w:name="references"/>
      <w:bookmarkEnd w:id="48"/>
      <w:bookmarkEnd w:id="430"/>
      <w:bookmarkEnd w:id="435"/>
      <w:bookmarkEnd w:id="441"/>
      <w:bookmarkEnd w:id="443"/>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444"/>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446" w:name="ref-buhlerEmergencePersistenceSeed2001"/>
      <w:bookmarkStart w:id="447"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3">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448" w:name="ref-burnsideSeedLongevity411996"/>
      <w:bookmarkEnd w:id="446"/>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449" w:name="ref-caswellMatrixPopulationModels2001"/>
      <w:bookmarkEnd w:id="448"/>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450" w:name="ref-costeaBiologyInvasiveAlien2005"/>
      <w:bookmarkEnd w:id="449"/>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4">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451" w:name="ref-cousensDynamicsWeedPopulations1995"/>
      <w:bookmarkEnd w:id="450"/>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5">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452" w:name="ref-cousensModelEffectsCultivation1990"/>
      <w:bookmarkEnd w:id="451"/>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6">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453" w:name="ref-davisWeedSeedPools2008"/>
      <w:bookmarkEnd w:id="452"/>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7">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454" w:name="ref-davisCroppingSystemEffects2002"/>
      <w:bookmarkEnd w:id="453"/>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8">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455" w:name="Xc8e6bf8227d4849548aebee73db74b69ed93d74"/>
      <w:bookmarkEnd w:id="454"/>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9">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456" w:name="ref-davisCroppingSystemEffects2003"/>
      <w:bookmarkEnd w:id="455"/>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0">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457" w:name="ref-davisInfluenceSeedDepth2007"/>
      <w:bookmarkEnd w:id="456"/>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1">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458" w:name="ref-hartzlerEffectCommonWaterhemp2004"/>
      <w:bookmarkEnd w:id="457"/>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2">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459" w:name="ref-heneghanGrowthDevelopmentFive2017"/>
      <w:bookmarkEnd w:id="458"/>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3">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460" w:name="X7441e3eafbdf51db39ed9bae69f4918976635f6"/>
      <w:bookmarkEnd w:id="459"/>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4">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461" w:name="ref-korresSeedbankPersistencePalmer2018"/>
      <w:bookmarkEnd w:id="460"/>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5">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462" w:name="ref-leslieUseMatricesCertain1945"/>
      <w:bookmarkEnd w:id="461"/>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6">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463" w:name="ref-liuPollenBiologyDispersal2012"/>
      <w:bookmarkEnd w:id="462"/>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7">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464" w:name="X496882e430c223ae1bb8ffdf3f8f3a1f5691e52"/>
      <w:bookmarkEnd w:id="463"/>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8">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465" w:name="X7723847c6d02b7eb8860381177e74df7d23e698"/>
      <w:bookmarkEnd w:id="464"/>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9">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466" w:name="ref-nguyenImpactCroppingSystem2022"/>
      <w:bookmarkEnd w:id="465"/>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0">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467" w:name="ref-nguyenWeedCommunityComposition2022"/>
      <w:bookmarkEnd w:id="466"/>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1">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468" w:name="ref-nordbyInfluenceCornCommon2004"/>
      <w:bookmarkEnd w:id="467"/>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2">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469" w:name="ref-princeBenchmarkStudyIV2012"/>
      <w:bookmarkEnd w:id="468"/>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3">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470" w:name="X2f09e2554680219c64dcb0fd3d04414c138691b"/>
      <w:bookmarkEnd w:id="469"/>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471" w:name="Xfccd3252c873b31fa4c42ed0514a224f6f1d493"/>
      <w:bookmarkEnd w:id="470"/>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4">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472" w:name="ref-spokasSeedChaserVerticalSoil2007"/>
      <w:bookmarkEnd w:id="471"/>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5">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473" w:name="ref-steckelTillageCroppingSystem2007"/>
      <w:bookmarkEnd w:id="472"/>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6">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474" w:name="ref-stubbenPopbioConstructionAnalyse2020"/>
      <w:bookmarkEnd w:id="473"/>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475" w:name="X89ff8b2de900915a8aaa392ac5b55d5814d2a68"/>
      <w:bookmarkEnd w:id="474"/>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7">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476" w:name="ref-ullrichWeedPopulationDynamics2000"/>
      <w:bookmarkEnd w:id="475"/>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477" w:name="ref-werlePredictingEmergence232014"/>
      <w:bookmarkEnd w:id="476"/>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8">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478" w:name="ref-yenishEffectsTillageVertical1992"/>
      <w:bookmarkEnd w:id="477"/>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445"/>
      <w:bookmarkEnd w:id="447"/>
      <w:bookmarkEnd w:id="478"/>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ebman, Matthew Z [AGRON]" w:date="2022-07-21T08:08:00Z" w:initials="LMZ[">
    <w:p w14:paraId="31B173D6" w14:textId="77777777" w:rsidR="00D11232" w:rsidRDefault="00D11232"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D11232" w:rsidRDefault="00D11232" w:rsidP="00D11232">
      <w:r>
        <w:rPr>
          <w:rStyle w:val="CommentReference"/>
        </w:rPr>
        <w:annotationRef/>
      </w:r>
      <w:r>
        <w:rPr>
          <w:sz w:val="20"/>
          <w:szCs w:val="20"/>
        </w:rPr>
        <w:t>You probably need to use a different reference.</w:t>
      </w:r>
    </w:p>
  </w:comment>
  <w:comment w:id="53" w:author="Liebman, Matthew Z [AGRON]" w:date="2022-07-21T08:25:00Z" w:initials="LMZ[">
    <w:p w14:paraId="4C43DE22" w14:textId="77777777" w:rsidR="00D11232" w:rsidRDefault="00D11232" w:rsidP="00D11232">
      <w:r>
        <w:rPr>
          <w:rStyle w:val="CommentReference"/>
        </w:rPr>
        <w:annotationRef/>
      </w:r>
      <w:r>
        <w:rPr>
          <w:sz w:val="20"/>
          <w:szCs w:val="20"/>
        </w:rPr>
        <w:t>Provide a reference for this assertion.</w:t>
      </w:r>
    </w:p>
  </w:comment>
  <w:comment w:id="198" w:author="Liebman, Matthew Z [AGRON]" w:date="2022-07-21T08:38:00Z" w:initials="LMZ[">
    <w:p w14:paraId="0F027F23" w14:textId="77777777" w:rsidR="00D11232" w:rsidRDefault="00D11232" w:rsidP="00D11232">
      <w:r>
        <w:rPr>
          <w:rStyle w:val="CommentReference"/>
        </w:rPr>
        <w:annotationRef/>
      </w:r>
      <w:r>
        <w:rPr>
          <w:sz w:val="20"/>
          <w:szCs w:val="20"/>
        </w:rPr>
        <w:t>Something’s wrong here. Two lows? Two C4s?</w:t>
      </w:r>
    </w:p>
  </w:comment>
  <w:comment w:id="205" w:author="Liebman, Matthew Z [AGRON]" w:date="2022-07-21T08:49:00Z" w:initials="LMZ[">
    <w:p w14:paraId="21F08916" w14:textId="77777777" w:rsidR="00D11232" w:rsidRDefault="00D11232"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BB044" w14:textId="77777777" w:rsidR="00980B15" w:rsidRDefault="00980B15">
      <w:r>
        <w:separator/>
      </w:r>
    </w:p>
  </w:endnote>
  <w:endnote w:type="continuationSeparator" w:id="0">
    <w:p w14:paraId="39A4308E" w14:textId="77777777" w:rsidR="00980B15" w:rsidRDefault="00980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D11232" w:rsidRDefault="00D11232"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D11232" w:rsidRDefault="00D11232"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D11232" w:rsidRDefault="00D11232"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D11232" w:rsidRDefault="00D11232"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C6D73" w14:textId="77777777" w:rsidR="00980B15" w:rsidRDefault="00980B15">
      <w:r>
        <w:separator/>
      </w:r>
    </w:p>
  </w:footnote>
  <w:footnote w:type="continuationSeparator" w:id="0">
    <w:p w14:paraId="6301A37B" w14:textId="77777777" w:rsidR="00980B15" w:rsidRDefault="00980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54706459">
    <w:abstractNumId w:val="0"/>
  </w:num>
  <w:num w:numId="2" w16cid:durableId="110831089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qgUAr8ED4CwAAAA="/>
  </w:docVars>
  <w:rsids>
    <w:rsidRoot w:val="005550BE"/>
    <w:rsid w:val="000137B3"/>
    <w:rsid w:val="000217FF"/>
    <w:rsid w:val="00055A3F"/>
    <w:rsid w:val="000675DC"/>
    <w:rsid w:val="0007187E"/>
    <w:rsid w:val="000B6B53"/>
    <w:rsid w:val="0011041D"/>
    <w:rsid w:val="001402D1"/>
    <w:rsid w:val="00145918"/>
    <w:rsid w:val="00150044"/>
    <w:rsid w:val="00151E46"/>
    <w:rsid w:val="001B5033"/>
    <w:rsid w:val="001C57D6"/>
    <w:rsid w:val="001D4FAD"/>
    <w:rsid w:val="00200ACC"/>
    <w:rsid w:val="0020197C"/>
    <w:rsid w:val="002272C1"/>
    <w:rsid w:val="0025281C"/>
    <w:rsid w:val="002D46A5"/>
    <w:rsid w:val="0030128F"/>
    <w:rsid w:val="00301B19"/>
    <w:rsid w:val="0030514E"/>
    <w:rsid w:val="00334C2A"/>
    <w:rsid w:val="00363F4A"/>
    <w:rsid w:val="0038669C"/>
    <w:rsid w:val="003F22E8"/>
    <w:rsid w:val="003F5475"/>
    <w:rsid w:val="0048501F"/>
    <w:rsid w:val="004E09BB"/>
    <w:rsid w:val="005137FD"/>
    <w:rsid w:val="00513D83"/>
    <w:rsid w:val="005550BE"/>
    <w:rsid w:val="00557275"/>
    <w:rsid w:val="00562C54"/>
    <w:rsid w:val="00574138"/>
    <w:rsid w:val="005949CF"/>
    <w:rsid w:val="005B5BBC"/>
    <w:rsid w:val="005C2AD9"/>
    <w:rsid w:val="005D7BC8"/>
    <w:rsid w:val="005E3CBD"/>
    <w:rsid w:val="005F53BF"/>
    <w:rsid w:val="00617C34"/>
    <w:rsid w:val="006272BE"/>
    <w:rsid w:val="00631DDF"/>
    <w:rsid w:val="006435EC"/>
    <w:rsid w:val="00651658"/>
    <w:rsid w:val="006551F5"/>
    <w:rsid w:val="00661477"/>
    <w:rsid w:val="00672D46"/>
    <w:rsid w:val="00681996"/>
    <w:rsid w:val="00732E17"/>
    <w:rsid w:val="00764F17"/>
    <w:rsid w:val="007918CA"/>
    <w:rsid w:val="007C3A91"/>
    <w:rsid w:val="007F3CE3"/>
    <w:rsid w:val="008118B2"/>
    <w:rsid w:val="00832CB1"/>
    <w:rsid w:val="008354E7"/>
    <w:rsid w:val="00856202"/>
    <w:rsid w:val="00857EBD"/>
    <w:rsid w:val="00860C2F"/>
    <w:rsid w:val="00876203"/>
    <w:rsid w:val="00890FA4"/>
    <w:rsid w:val="008A0F7F"/>
    <w:rsid w:val="008E38E8"/>
    <w:rsid w:val="00952336"/>
    <w:rsid w:val="00953331"/>
    <w:rsid w:val="00980B15"/>
    <w:rsid w:val="009A4702"/>
    <w:rsid w:val="009B27E9"/>
    <w:rsid w:val="009E1269"/>
    <w:rsid w:val="009F1439"/>
    <w:rsid w:val="00A447EB"/>
    <w:rsid w:val="00AE36F8"/>
    <w:rsid w:val="00AF737C"/>
    <w:rsid w:val="00B45EFC"/>
    <w:rsid w:val="00B534D3"/>
    <w:rsid w:val="00B76164"/>
    <w:rsid w:val="00B809D1"/>
    <w:rsid w:val="00C04C27"/>
    <w:rsid w:val="00C12825"/>
    <w:rsid w:val="00C201CF"/>
    <w:rsid w:val="00C27983"/>
    <w:rsid w:val="00C451E8"/>
    <w:rsid w:val="00C55CFC"/>
    <w:rsid w:val="00C72F0B"/>
    <w:rsid w:val="00CB623C"/>
    <w:rsid w:val="00CC7042"/>
    <w:rsid w:val="00CF1F33"/>
    <w:rsid w:val="00CF5383"/>
    <w:rsid w:val="00D11232"/>
    <w:rsid w:val="00D3165A"/>
    <w:rsid w:val="00D361C0"/>
    <w:rsid w:val="00D40130"/>
    <w:rsid w:val="00D416FC"/>
    <w:rsid w:val="00D50364"/>
    <w:rsid w:val="00D6223B"/>
    <w:rsid w:val="00D80FB7"/>
    <w:rsid w:val="00D87077"/>
    <w:rsid w:val="00DB3019"/>
    <w:rsid w:val="00DD3FED"/>
    <w:rsid w:val="00DF21EE"/>
    <w:rsid w:val="00DF7F78"/>
    <w:rsid w:val="00E242CD"/>
    <w:rsid w:val="00E41100"/>
    <w:rsid w:val="00E6222E"/>
    <w:rsid w:val="00E6483C"/>
    <w:rsid w:val="00ED4BCB"/>
    <w:rsid w:val="00EE004B"/>
    <w:rsid w:val="00F05379"/>
    <w:rsid w:val="00F05C22"/>
    <w:rsid w:val="00F11486"/>
    <w:rsid w:val="00F20EC6"/>
    <w:rsid w:val="00F26B47"/>
    <w:rsid w:val="00F748E1"/>
    <w:rsid w:val="00F94156"/>
    <w:rsid w:val="00FD3536"/>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8.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mvcdf" TargetMode="External"/><Relationship Id="rId11" Type="http://schemas.microsoft.com/office/2018/08/relationships/commentsExtensible" Target="commentsExtensible.xml"/><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dmnt6f"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7.png"/><Relationship Id="rId41" Type="http://schemas.openxmlformats.org/officeDocument/2006/relationships/hyperlink" Target="https://doi.org/gpsrm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A9590-5847-4DE2-9FD5-17B36B74F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132</Pages>
  <Words>24231</Words>
  <Characters>135937</Characters>
  <Application>Microsoft Office Word</Application>
  <DocSecurity>0</DocSecurity>
  <Lines>1836</Lines>
  <Paragraphs>113</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160055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30</cp:revision>
  <dcterms:created xsi:type="dcterms:W3CDTF">2022-07-27T16:53:00Z</dcterms:created>
  <dcterms:modified xsi:type="dcterms:W3CDTF">2022-07-28T14:38:00Z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