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C2D2" w14:textId="77777777" w:rsidR="005550BE" w:rsidRPr="009F1439" w:rsidRDefault="00E411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60FEBAC8" w14:textId="77777777" w:rsidR="005550BE" w:rsidRPr="009F1439" w:rsidRDefault="00E41100" w:rsidP="00F05379">
      <w:pPr>
        <w:pStyle w:val="Heading1"/>
        <w:spacing w:line="480" w:lineRule="auto"/>
        <w:rPr>
          <w:color w:val="000000" w:themeColor="text1"/>
        </w:rPr>
      </w:pPr>
      <w:bookmarkStart w:id="0" w:name="introduction"/>
      <w:r w:rsidRPr="009F1439">
        <w:rPr>
          <w:color w:val="000000" w:themeColor="text1"/>
        </w:rPr>
        <w:t>Introduction</w:t>
      </w:r>
    </w:p>
    <w:p w14:paraId="27506D90" w14:textId="77777777" w:rsidR="005550BE" w:rsidRPr="009F1439" w:rsidRDefault="00E411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B9EF4B" w:rsidR="005550BE" w:rsidRPr="009F1439" w:rsidRDefault="00E411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possible choke points throughout the weed’s life cycle, where intervention can substantially reduce the population growth rate. Following the population in </w:t>
      </w:r>
      <w:r w:rsidR="00D11232">
        <w:rPr>
          <w:color w:val="000000" w:themeColor="text1"/>
        </w:rPr>
        <w:t>complete</w:t>
      </w:r>
      <w:r w:rsidR="00D11232" w:rsidRPr="009F1439">
        <w:rPr>
          <w:color w:val="000000" w:themeColor="text1"/>
        </w:rPr>
        <w:t xml:space="preserve"> </w:t>
      </w:r>
      <w:r w:rsidRPr="009F1439">
        <w:rPr>
          <w:color w:val="000000" w:themeColor="text1"/>
        </w:rPr>
        <w:t xml:space="preserve">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w:t>
      </w:r>
      <w:r w:rsidRPr="009F1439">
        <w:rPr>
          <w:color w:val="000000" w:themeColor="text1"/>
        </w:rPr>
        <w:lastRenderedPageBreak/>
        <w:t>can be used to examine how a population would change if changes occurred at different points throughout the species’ life cycle (Caswell, 2001; Davis, 2002; Ullrich, 2000).</w:t>
      </w:r>
    </w:p>
    <w:p w14:paraId="232E445C" w14:textId="07A346ED" w:rsidR="005550BE" w:rsidRPr="009F1439" w:rsidRDefault="00E41100" w:rsidP="00F05379">
      <w:pPr>
        <w:pStyle w:val="BodyText"/>
        <w:spacing w:line="480" w:lineRule="auto"/>
        <w:rPr>
          <w:color w:val="000000" w:themeColor="text1"/>
        </w:rPr>
      </w:pPr>
      <w:r w:rsidRPr="009F1439">
        <w:rPr>
          <w:color w:val="000000" w:themeColor="text1"/>
        </w:rPr>
        <w:t>Interseeding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Triticum aestivum</w:t>
      </w:r>
      <w:r w:rsidRPr="009F1439">
        <w:rPr>
          <w:color w:val="000000" w:themeColor="text1"/>
        </w:rPr>
        <w:t xml:space="preserve"> L.) followed by spring tillage delayed and reduced giant foxtail (</w:t>
      </w:r>
      <w:r w:rsidRPr="009F1439">
        <w:rPr>
          <w:i/>
          <w:iCs/>
          <w:color w:val="000000" w:themeColor="text1"/>
        </w:rPr>
        <w:t>Setaria faberi</w:t>
      </w:r>
      <w:r w:rsidRPr="009F1439">
        <w:rPr>
          <w:color w:val="000000" w:themeColor="text1"/>
        </w:rPr>
        <w:t xml:space="preserve"> Herrm ) seedling emergence as compared with three other interseeding and tillage timing combinations (Davis and Liebman, 2003). Cool-season crops, such as oat (</w:t>
      </w:r>
      <w:r w:rsidRPr="009F1439">
        <w:rPr>
          <w:i/>
          <w:iCs/>
          <w:color w:val="000000" w:themeColor="text1"/>
        </w:rPr>
        <w:t>Avena sativa</w:t>
      </w:r>
      <w:r w:rsidRPr="009F1439">
        <w:rPr>
          <w:color w:val="000000" w:themeColor="text1"/>
        </w:rPr>
        <w:t xml:space="preserve"> L.), red clover,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E411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r w:rsidRPr="009F1439">
        <w:rPr>
          <w:i/>
          <w:iCs/>
          <w:color w:val="000000" w:themeColor="text1"/>
        </w:rPr>
        <w:t>Zea mays</w:t>
      </w:r>
      <w:r w:rsidRPr="009F1439">
        <w:rPr>
          <w:color w:val="000000" w:themeColor="text1"/>
        </w:rPr>
        <w:t xml:space="preserve"> L.) and soybean (</w:t>
      </w:r>
      <w:r w:rsidRPr="009F1439">
        <w:rPr>
          <w:i/>
          <w:iCs/>
          <w:color w:val="000000" w:themeColor="text1"/>
        </w:rPr>
        <w:t>Glycine max</w:t>
      </w:r>
      <w:r w:rsidRPr="009F1439">
        <w:rPr>
          <w:color w:val="000000" w:themeColor="text1"/>
        </w:rPr>
        <w:t xml:space="preserve"> (L.) Merr.) (two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cover crop would provide minimal suppression of waterhemp population densities. To </w:t>
      </w:r>
      <w:r w:rsidRPr="009F1439">
        <w:rPr>
          <w:color w:val="000000" w:themeColor="text1"/>
        </w:rPr>
        <w:lastRenderedPageBreak/>
        <w:t xml:space="preserve">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5308C39D" w:rsidR="005550BE" w:rsidRPr="009F1439" w:rsidRDefault="00E41100" w:rsidP="00F05379">
      <w:pPr>
        <w:pStyle w:val="BodyText"/>
        <w:spacing w:line="480" w:lineRule="auto"/>
        <w:rPr>
          <w:color w:val="000000" w:themeColor="text1"/>
        </w:rPr>
      </w:pPr>
      <w:r w:rsidRPr="009F1439">
        <w:rPr>
          <w:color w:val="000000" w:themeColor="text1"/>
        </w:rPr>
        <w:t>We employed a periodic matrix model (Caswell, 2001; Cousens and Mortimer, 1995) to accommodate the examination of the effect</w:t>
      </w:r>
      <w:r w:rsidR="00860C2F">
        <w:rPr>
          <w:color w:val="000000" w:themeColor="text1"/>
        </w:rPr>
        <w:t>s</w:t>
      </w:r>
      <w:r w:rsidRPr="009F1439">
        <w:rPr>
          <w:color w:val="000000" w:themeColor="text1"/>
        </w:rPr>
        <w:t xml:space="preserve"> of various events, i.e., crop management activities, that occur throughout the life cycle of waterhemp on the population change </w:t>
      </w:r>
      <w:proofErr w:type="spellStart"/>
      <w:r w:rsidRPr="009F1439">
        <w:rPr>
          <w:color w:val="000000" w:themeColor="text1"/>
        </w:rPr>
        <w:t>rate,</w:t>
      </w:r>
      <w:ins w:id="1" w:author="Nguyen, Huong T [AGRON]" w:date="2022-07-27T12:13:00Z">
        <w:r w:rsidR="00D11232">
          <w:rPr>
            <w:color w:val="000000" w:themeColor="text1"/>
          </w:rPr>
          <w:t>es</w:t>
        </w:r>
      </w:ins>
      <w:proofErr w:type="spellEnd"/>
      <w:r w:rsidRPr="009F1439">
        <w:rPr>
          <w:color w:val="000000" w:themeColor="text1"/>
        </w:rPr>
        <w:t xml:space="preserv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2"/>
      <w:r w:rsidRPr="009F1439">
        <w:rPr>
          <w:color w:val="000000" w:themeColor="text1"/>
        </w:rPr>
        <w:t>The waterhemp populations in our study were depth-structured for the soil seedbank and cohort-structured for plants</w:t>
      </w:r>
      <w:ins w:id="3" w:author="Nguyen, Huong T [AGRON]" w:date="2022-07-27T12:11:00Z">
        <w:r w:rsidR="00D11232">
          <w:rPr>
            <w:color w:val="000000" w:themeColor="text1"/>
          </w:rPr>
          <w:t>. The structure of the populat</w:t>
        </w:r>
      </w:ins>
      <w:ins w:id="4" w:author="Nguyen, Huong T [AGRON]" w:date="2022-07-27T12:12:00Z">
        <w:r w:rsidR="00D11232">
          <w:rPr>
            <w:color w:val="000000" w:themeColor="text1"/>
          </w:rPr>
          <w:t xml:space="preserve">ion helps accommodate different </w:t>
        </w:r>
      </w:ins>
      <w:ins w:id="5" w:author="Nguyen, Huong T [AGRON]" w:date="2022-07-27T12:13:00Z">
        <w:r w:rsidR="00D11232">
          <w:rPr>
            <w:color w:val="000000" w:themeColor="text1"/>
          </w:rPr>
          <w:t xml:space="preserve">seed </w:t>
        </w:r>
      </w:ins>
      <w:ins w:id="6" w:author="Nguyen, Huong T [AGRON]" w:date="2022-07-27T12:12:00Z">
        <w:r w:rsidR="00D11232">
          <w:rPr>
            <w:color w:val="000000" w:themeColor="text1"/>
          </w:rPr>
          <w:t>survival rates</w:t>
        </w:r>
      </w:ins>
      <w:del w:id="7" w:author="Nguyen, Huong T [AGRON]" w:date="2022-07-27T12:12:00Z">
        <w:r w:rsidRPr="009F1439" w:rsidDel="00D11232">
          <w:rPr>
            <w:color w:val="000000" w:themeColor="text1"/>
          </w:rPr>
          <w:delText xml:space="preserve"> l</w:delText>
        </w:r>
      </w:del>
      <w:r w:rsidRPr="009F1439">
        <w:rPr>
          <w:color w:val="000000" w:themeColor="text1"/>
        </w:rPr>
        <w:t xml:space="preserve"> (Buhler and Hartzler, 2001; Yenish et al., 1992) and</w:t>
      </w:r>
      <w:ins w:id="8" w:author="Nguyen, Huong T [AGRON]" w:date="2022-07-27T12:13:00Z">
        <w:r w:rsidR="00D11232">
          <w:rPr>
            <w:color w:val="000000" w:themeColor="text1"/>
          </w:rPr>
          <w:t xml:space="preserve"> seedling</w:t>
        </w:r>
      </w:ins>
      <w:r w:rsidRPr="009F1439">
        <w:rPr>
          <w:color w:val="000000" w:themeColor="text1"/>
        </w:rPr>
        <w:t xml:space="preserve"> emergence rates (</w:t>
      </w:r>
      <w:proofErr w:type="spellStart"/>
      <w:r w:rsidRPr="009F1439">
        <w:rPr>
          <w:color w:val="000000" w:themeColor="text1"/>
        </w:rPr>
        <w:t>Werle</w:t>
      </w:r>
      <w:proofErr w:type="spellEnd"/>
      <w:r w:rsidRPr="009F1439">
        <w:rPr>
          <w:color w:val="000000" w:themeColor="text1"/>
        </w:rPr>
        <w:t xml:space="preserve"> et al., 2014) from different depths, plant survival rates, plant size, and fecundity of different cohorts (Hartzler et al., 2004; Nordby and Hartzler, 2004).</w:t>
      </w:r>
      <w:commentRangeEnd w:id="2"/>
      <w:r w:rsidR="008A0F7F">
        <w:rPr>
          <w:rStyle w:val="CommentReference"/>
        </w:rPr>
        <w:commentReference w:id="2"/>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r w:rsidR="008A0F7F">
        <w:rPr>
          <w:color w:val="000000" w:themeColor="text1"/>
        </w:rPr>
        <w:t xml:space="preserve">a </w:t>
      </w:r>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r w:rsidR="008A0F7F">
        <w:rPr>
          <w:color w:val="000000" w:themeColor="text1"/>
        </w:rPr>
        <w:t xml:space="preserve">approach </w:t>
      </w:r>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6347EB55" w:rsidR="005550BE" w:rsidRPr="009F1439" w:rsidRDefault="00E41100" w:rsidP="00F05379">
      <w:pPr>
        <w:pStyle w:val="BodyText"/>
        <w:spacing w:line="480" w:lineRule="auto"/>
        <w:rPr>
          <w:color w:val="000000" w:themeColor="text1"/>
        </w:rPr>
      </w:pPr>
      <w:r w:rsidRPr="009F1439">
        <w:rPr>
          <w:color w:val="000000" w:themeColor="text1"/>
        </w:rPr>
        <w:t>The modeling approach here combine</w:t>
      </w:r>
      <w:r w:rsidR="008A0F7F">
        <w:rPr>
          <w:color w:val="000000" w:themeColor="text1"/>
        </w:rPr>
        <w:t>d</w:t>
      </w:r>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empirical data from our </w:t>
      </w:r>
      <w:r w:rsidR="00832CB1" w:rsidRPr="009F1439">
        <w:rPr>
          <w:color w:val="000000" w:themeColor="text1"/>
        </w:rPr>
        <w:t>fieldwork</w:t>
      </w:r>
      <w:r w:rsidRPr="009F1439">
        <w:rPr>
          <w:color w:val="000000" w:themeColor="text1"/>
        </w:rPr>
        <w:t xml:space="preserve">. We hypothesized that extending a conventional 2-year </w:t>
      </w:r>
      <w:r w:rsidRPr="009F1439">
        <w:rPr>
          <w:color w:val="000000" w:themeColor="text1"/>
        </w:rPr>
        <w:lastRenderedPageBreak/>
        <w:t xml:space="preserve">rotation of corn and soybean with </w:t>
      </w:r>
      <w:r w:rsidR="008A0F7F">
        <w:rPr>
          <w:color w:val="000000" w:themeColor="text1"/>
        </w:rPr>
        <w:t xml:space="preserve">the </w:t>
      </w:r>
      <w:r w:rsidRPr="009F1439">
        <w:rPr>
          <w:color w:val="000000" w:themeColor="text1"/>
        </w:rPr>
        <w:t xml:space="preserve">cool-season crops </w:t>
      </w:r>
      <w:r w:rsidR="008A0F7F">
        <w:rPr>
          <w:color w:val="000000" w:themeColor="text1"/>
        </w:rPr>
        <w:t xml:space="preserve">oat, red clover, and alfalfa </w:t>
      </w:r>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E41100" w:rsidP="00F05379">
      <w:pPr>
        <w:pStyle w:val="Heading1"/>
        <w:spacing w:line="480" w:lineRule="auto"/>
        <w:rPr>
          <w:color w:val="000000" w:themeColor="text1"/>
        </w:rPr>
      </w:pPr>
      <w:bookmarkStart w:id="9" w:name="materials-and-methods"/>
      <w:bookmarkEnd w:id="0"/>
      <w:r w:rsidRPr="009F1439">
        <w:rPr>
          <w:color w:val="000000" w:themeColor="text1"/>
        </w:rPr>
        <w:t>Materials and methods</w:t>
      </w:r>
    </w:p>
    <w:p w14:paraId="3FBB27E0" w14:textId="77777777" w:rsidR="005550BE" w:rsidRPr="009F1439" w:rsidRDefault="00E41100" w:rsidP="00F05379">
      <w:pPr>
        <w:pStyle w:val="Heading3"/>
        <w:spacing w:line="480" w:lineRule="auto"/>
        <w:rPr>
          <w:color w:val="000000" w:themeColor="text1"/>
        </w:rPr>
      </w:pPr>
      <w:bookmarkStart w:id="10" w:name="experiment-design"/>
      <w:r w:rsidRPr="009F1439">
        <w:rPr>
          <w:color w:val="000000" w:themeColor="text1"/>
        </w:rPr>
        <w:t>Experiment design</w:t>
      </w:r>
    </w:p>
    <w:p w14:paraId="09F5843C" w14:textId="7270BB88" w:rsidR="005550BE" w:rsidRPr="009F1439" w:rsidRDefault="00E411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r w:rsidR="008A0F7F">
        <w:rPr>
          <w:color w:val="000000" w:themeColor="text1"/>
        </w:rPr>
        <w:t xml:space="preserve">the </w:t>
      </w:r>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r w:rsidR="008A0F7F">
        <w:rPr>
          <w:color w:val="000000" w:themeColor="text1"/>
        </w:rPr>
        <w:t>comprised</w:t>
      </w:r>
      <w:r w:rsidR="008A0F7F" w:rsidRPr="009F1439">
        <w:rPr>
          <w:color w:val="000000" w:themeColor="text1"/>
        </w:rPr>
        <w:t xml:space="preserve"> </w:t>
      </w:r>
      <w:r w:rsidRPr="009F1439">
        <w:rPr>
          <w:color w:val="000000" w:themeColor="text1"/>
        </w:rPr>
        <w:t>a 2-year corn-soybean rotation, a 3-year corn - soybean -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69D73E79" w:rsidR="005550BE" w:rsidRPr="009F1439" w:rsidRDefault="00E41100" w:rsidP="00F05379">
      <w:pPr>
        <w:pStyle w:val="BodyText"/>
        <w:spacing w:line="480" w:lineRule="auto"/>
        <w:rPr>
          <w:color w:val="000000" w:themeColor="text1"/>
        </w:rPr>
      </w:pPr>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 and Liebman (2022a), but </w:t>
      </w:r>
      <w:r w:rsidR="00D40130" w:rsidRPr="009F1439">
        <w:rPr>
          <w:color w:val="000000" w:themeColor="text1"/>
        </w:rPr>
        <w:t>a more explicit description</w:t>
      </w:r>
      <w:r w:rsidRPr="009F1439">
        <w:rPr>
          <w:color w:val="000000" w:themeColor="text1"/>
        </w:rPr>
        <w:t xml:space="preserve"> 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through 2020; soybean plots in the contrasting weed management regimes were 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lastRenderedPageBreak/>
        <w:t xml:space="preserve">during </w:t>
      </w:r>
      <w:r w:rsidRPr="009F1439">
        <w:rPr>
          <w:color w:val="000000" w:themeColor="text1"/>
        </w:rPr>
        <w:t>2017-2020. During the period of the present study, data were collected in each experimental unit (eu)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E411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blue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r w:rsidR="00D416FC" w:rsidRPr="009F1439">
        <w:rPr>
          <w:i/>
          <w:iCs/>
          <w:color w:val="000000" w:themeColor="text1"/>
        </w:rPr>
        <w:t>1</w:t>
      </w:r>
      <w:r w:rsidRPr="009F1439">
        <w:rPr>
          <w:i/>
          <w:iCs/>
          <w:color w:val="000000" w:themeColor="text1"/>
        </w:rPr>
        <w:t>5% of the plants flowered. Red clover in the O3 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 xml:space="preserve">before </w:t>
      </w:r>
      <w:r w:rsidRPr="009F1439">
        <w:rPr>
          <w:i/>
          <w:iCs/>
          <w:color w:val="000000" w:themeColor="text1"/>
        </w:rPr>
        <w:lastRenderedPageBreak/>
        <w:t>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E41100" w:rsidP="00F05379">
      <w:pPr>
        <w:pStyle w:val="Heading3"/>
        <w:spacing w:line="480" w:lineRule="auto"/>
        <w:rPr>
          <w:color w:val="000000" w:themeColor="text1"/>
        </w:rPr>
      </w:pPr>
      <w:bookmarkStart w:id="11" w:name="data-collection-and-analysis"/>
      <w:bookmarkEnd w:id="10"/>
      <w:r w:rsidRPr="009F1439">
        <w:rPr>
          <w:color w:val="000000" w:themeColor="text1"/>
        </w:rPr>
        <w:t>Data collection and analysis</w:t>
      </w:r>
    </w:p>
    <w:p w14:paraId="64DA2A0A" w14:textId="494D95DE" w:rsidR="005550BE" w:rsidRPr="009F1439" w:rsidRDefault="00E411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r w:rsidR="00C201CF">
        <w:rPr>
          <w:color w:val="000000" w:themeColor="text1"/>
        </w:rPr>
        <w:t xml:space="preserve"> roughly</w:t>
      </w:r>
      <w:r w:rsidR="00150044" w:rsidRPr="009F1439">
        <w:rPr>
          <w:color w:val="000000" w:themeColor="text1"/>
        </w:rPr>
        <w:t xml:space="preserve"> </w:t>
      </w:r>
      <w:r w:rsidRPr="009F1439">
        <w:rPr>
          <w:color w:val="000000" w:themeColor="text1"/>
        </w:rPr>
        <w:t>1:1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00C201CF">
        <w:rPr>
          <w:color w:val="000000" w:themeColor="text1"/>
        </w:rPr>
        <w:t xml:space="preserve"> </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E41100" w:rsidP="00F05379">
      <w:pPr>
        <w:pStyle w:val="Heading4"/>
        <w:spacing w:line="480" w:lineRule="auto"/>
        <w:rPr>
          <w:color w:val="000000" w:themeColor="text1"/>
        </w:rPr>
      </w:pPr>
      <w:bookmarkStart w:id="12" w:name="Xa1c85300dfe06e14afaf988e432713c859ec4d5"/>
      <w:r w:rsidRPr="009F1439">
        <w:rPr>
          <w:color w:val="000000" w:themeColor="text1"/>
        </w:rPr>
        <w:t>Seed densities and seed fates in the soil seedbank</w:t>
      </w:r>
    </w:p>
    <w:p w14:paraId="29FA3E8C" w14:textId="3B7E052A" w:rsidR="005550BE" w:rsidRPr="009F1439" w:rsidRDefault="00E411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(eu).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w:t>
      </w:r>
      <w:proofErr w:type="spellStart"/>
      <w:r w:rsidRPr="009F1439">
        <w:rPr>
          <w:color w:val="000000" w:themeColor="text1"/>
        </w:rPr>
        <w:t>eu</w:t>
      </w:r>
      <w:proofErr w:type="spellEnd"/>
      <w:r w:rsidRPr="009F1439">
        <w:rPr>
          <w:color w:val="000000" w:themeColor="text1"/>
        </w:rPr>
        <w:t xml:space="preserve"> were packed separately from all the 2-20 cm sections, so each eu yielded two data points, one for each of the two soil strata. Seeds were separated from the soil materials and plant residues using elutriation and flotation</w:t>
      </w:r>
      <w:ins w:id="13" w:author="Nguyen, Huong T [AGRON]" w:date="2022-07-27T12:14:00Z">
        <w:r w:rsidR="00D11232">
          <w:rPr>
            <w:color w:val="000000" w:themeColor="text1"/>
          </w:rPr>
          <w:t xml:space="preserve"> (</w:t>
        </w:r>
        <w:proofErr w:type="spellStart"/>
        <w:r w:rsidR="00D11232">
          <w:rPr>
            <w:color w:val="000000" w:themeColor="text1"/>
          </w:rPr>
          <w:t>Forcella</w:t>
        </w:r>
        <w:proofErr w:type="spellEnd"/>
        <w:r w:rsidR="00D11232">
          <w:rPr>
            <w:color w:val="000000" w:themeColor="text1"/>
          </w:rPr>
          <w:t xml:space="preserve"> et al., 2003)</w:t>
        </w:r>
      </w:ins>
      <w:del w:id="14" w:author="Nguyen, Huong T [AGRON]" w:date="2022-07-27T12:14:00Z">
        <w:r w:rsidR="001B5033" w:rsidRPr="009F1439" w:rsidDel="00D11232">
          <w:rPr>
            <w:color w:val="000000" w:themeColor="text1"/>
          </w:rPr>
          <w:delText xml:space="preserve"> (</w:delText>
        </w:r>
        <w:commentRangeStart w:id="15"/>
        <w:r w:rsidR="001B5033" w:rsidRPr="009F1439" w:rsidDel="00D11232">
          <w:rPr>
            <w:color w:val="000000" w:themeColor="text1"/>
          </w:rPr>
          <w:delText>Ball and Miller, 1989</w:delText>
        </w:r>
        <w:commentRangeEnd w:id="15"/>
        <w:r w:rsidR="00C201CF" w:rsidDel="00D11232">
          <w:rPr>
            <w:rStyle w:val="CommentReference"/>
          </w:rPr>
          <w:commentReference w:id="15"/>
        </w:r>
        <w:r w:rsidR="001B5033" w:rsidRPr="009F1439" w:rsidDel="00D11232">
          <w:rPr>
            <w:color w:val="000000" w:themeColor="text1"/>
          </w:rPr>
          <w:delText>)</w:delText>
        </w:r>
        <w:r w:rsidRPr="009F1439" w:rsidDel="00D11232">
          <w:rPr>
            <w:color w:val="000000" w:themeColor="text1"/>
          </w:rPr>
          <w:delText>.</w:delText>
        </w:r>
      </w:del>
      <w:ins w:id="16" w:author="Nguyen, Huong T [AGRON]" w:date="2022-07-27T12:14:00Z">
        <w:r w:rsidR="00D11232">
          <w:rPr>
            <w:color w:val="000000" w:themeColor="text1"/>
          </w:rPr>
          <w:t>.</w:t>
        </w:r>
      </w:ins>
      <w:r w:rsidRPr="009F1439">
        <w:rPr>
          <w:color w:val="000000" w:themeColor="text1"/>
        </w:rPr>
        <w:t xml:space="preserve"> Clean seeds were placed on germination paper imbibed with distilled water in Petri dishes and incubated in </w:t>
      </w:r>
      <w:proofErr w:type="gramStart"/>
      <w:r w:rsidRPr="009F1439">
        <w:rPr>
          <w:color w:val="000000" w:themeColor="text1"/>
        </w:rPr>
        <w:t>28/18 degree</w:t>
      </w:r>
      <w:proofErr w:type="gramEnd"/>
      <w:r w:rsidRPr="009F1439">
        <w:rPr>
          <w:color w:val="000000" w:themeColor="text1"/>
        </w:rPr>
        <w:t xml:space="preserve"> Celsius light/dark - 18/8 hour night/day </w:t>
      </w:r>
      <w:r w:rsidR="0030128F" w:rsidRPr="009F1439">
        <w:rPr>
          <w:color w:val="000000" w:themeColor="text1"/>
        </w:rPr>
        <w:t xml:space="preserve">conditions </w:t>
      </w:r>
      <w:r w:rsidRPr="009F1439">
        <w:rPr>
          <w:color w:val="000000" w:themeColor="text1"/>
        </w:rPr>
        <w:t xml:space="preserve">for five 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classified as follows</w:t>
      </w:r>
      <w:r w:rsidRPr="009F1439">
        <w:rPr>
          <w:color w:val="000000" w:themeColor="text1"/>
        </w:rPr>
        <w:t xml:space="preserve">: germinated as readily germinable; firm and unyielding to forceps pressure as </w:t>
      </w:r>
      <w:r w:rsidRPr="009F1439">
        <w:rPr>
          <w:color w:val="000000" w:themeColor="text1"/>
        </w:rPr>
        <w:lastRenderedPageBreak/>
        <w:t xml:space="preserve">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r w:rsidR="00C201CF">
        <w:rPr>
          <w:color w:val="000000" w:themeColor="text1"/>
        </w:rPr>
        <w:t>are</w:t>
      </w:r>
      <w:r w:rsidR="00C201CF" w:rsidRPr="009F1439">
        <w:rPr>
          <w:color w:val="000000" w:themeColor="text1"/>
        </w:rPr>
        <w:t xml:space="preserve"> </w:t>
      </w:r>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E41100" w:rsidP="00F05379">
      <w:pPr>
        <w:pStyle w:val="Heading4"/>
        <w:spacing w:line="480" w:lineRule="auto"/>
        <w:rPr>
          <w:color w:val="000000" w:themeColor="text1"/>
        </w:rPr>
      </w:pPr>
      <w:bookmarkStart w:id="17" w:name="seedling-emergence-pattern-and-timing"/>
      <w:bookmarkEnd w:id="12"/>
      <w:r w:rsidRPr="009F1439">
        <w:rPr>
          <w:color w:val="000000" w:themeColor="text1"/>
        </w:rPr>
        <w:t>Seedling emergence pattern and timing</w:t>
      </w:r>
    </w:p>
    <w:p w14:paraId="73443588" w14:textId="60482615" w:rsidR="005550BE" w:rsidRPr="009F1439" w:rsidRDefault="00E41100" w:rsidP="00F05379">
      <w:pPr>
        <w:pStyle w:val="FirstParagraph"/>
        <w:spacing w:line="480" w:lineRule="auto"/>
        <w:rPr>
          <w:color w:val="000000" w:themeColor="text1"/>
        </w:rPr>
      </w:pPr>
      <w:r w:rsidRPr="009F1439">
        <w:rPr>
          <w:color w:val="000000" w:themeColor="text1"/>
        </w:rPr>
        <w:t xml:space="preserve">In the 2019 field season, non-destructive emergence surveys were conducted once every two to three weeks (weather permitting) in eight quadrats per eu. Seedlings were marked with color-coded toothpicks for cohort identification. Within an </w:t>
      </w:r>
      <w:proofErr w:type="spellStart"/>
      <w:r w:rsidRPr="009F1439">
        <w:rPr>
          <w:color w:val="000000" w:themeColor="text1"/>
        </w:rPr>
        <w:t>eu</w:t>
      </w:r>
      <w:proofErr w:type="spellEnd"/>
      <w:r w:rsidRPr="009F1439">
        <w:rPr>
          <w:color w:val="000000" w:themeColor="text1"/>
        </w:rPr>
        <w:t>, seedlings in the same cohort were marked with the same toothpick color. Six cohorts of plants were followed from seedling to senescence.</w:t>
      </w:r>
    </w:p>
    <w:p w14:paraId="1AC6A370" w14:textId="77777777" w:rsidR="005550BE" w:rsidRPr="009F1439" w:rsidRDefault="00E41100" w:rsidP="00F05379">
      <w:pPr>
        <w:pStyle w:val="BodyText"/>
        <w:spacing w:line="480" w:lineRule="auto"/>
        <w:rPr>
          <w:color w:val="000000" w:themeColor="text1"/>
        </w:rPr>
      </w:pPr>
      <w:r w:rsidRPr="009F1439">
        <w:rPr>
          <w:color w:val="000000" w:themeColor="text1"/>
        </w:rP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69989A6" w:rsidR="005550BE" w:rsidRPr="009F1439" w:rsidRDefault="00E411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The date of first emergence detection in a crop identity </w:t>
      </w:r>
      <w:r w:rsidR="00CC7042">
        <w:rPr>
          <w:color w:val="000000" w:themeColor="text1"/>
        </w:rPr>
        <w:t>was</w:t>
      </w:r>
      <w:r w:rsidR="00CC7042" w:rsidRPr="009F1439">
        <w:rPr>
          <w:color w:val="000000" w:themeColor="text1"/>
        </w:rPr>
        <w:t xml:space="preserve"> </w:t>
      </w:r>
      <w:r w:rsidRPr="009F1439">
        <w:rPr>
          <w:color w:val="000000" w:themeColor="text1"/>
        </w:rPr>
        <w:t>noted as the date that cohort 1 emerged in that crop identity.</w:t>
      </w:r>
    </w:p>
    <w:p w14:paraId="1F69D954" w14:textId="77777777" w:rsidR="005550BE" w:rsidRPr="009F1439" w:rsidRDefault="00E41100" w:rsidP="00F05379">
      <w:pPr>
        <w:pStyle w:val="Heading4"/>
        <w:spacing w:line="480" w:lineRule="auto"/>
        <w:rPr>
          <w:color w:val="000000" w:themeColor="text1"/>
        </w:rPr>
      </w:pPr>
      <w:bookmarkStart w:id="18" w:name="Xec1ca302539727adf735d520d08ea70dc2deeb1"/>
      <w:bookmarkEnd w:id="17"/>
      <w:r w:rsidRPr="009F1439">
        <w:rPr>
          <w:color w:val="000000" w:themeColor="text1"/>
        </w:rPr>
        <w:t>Statistical analysis of the measured parameters</w:t>
      </w:r>
    </w:p>
    <w:p w14:paraId="30090634" w14:textId="42619760" w:rsidR="0030128F" w:rsidRPr="009F1439" w:rsidRDefault="00E41100" w:rsidP="00F05379">
      <w:pPr>
        <w:pStyle w:val="FirstParagraph"/>
        <w:spacing w:line="480" w:lineRule="auto"/>
        <w:rPr>
          <w:color w:val="000000" w:themeColor="text1"/>
        </w:rPr>
      </w:pPr>
      <w:r w:rsidRPr="009F1439">
        <w:rPr>
          <w:color w:val="000000" w:themeColor="text1"/>
        </w:rPr>
        <w:t xml:space="preserve">All the response variables were analyzed with factorial mixed-effect models, in which crop identity (crop species in each rotation) was the main-plot effect, corn weed management </w:t>
      </w:r>
      <w:r w:rsidRPr="009F1439">
        <w:rPr>
          <w:color w:val="000000" w:themeColor="text1"/>
        </w:rPr>
        <w:lastRenderedPageBreak/>
        <w:t>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E411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E41100" w:rsidP="00F05379">
      <w:pPr>
        <w:pStyle w:val="Heading3"/>
        <w:spacing w:line="480" w:lineRule="auto"/>
        <w:rPr>
          <w:color w:val="000000" w:themeColor="text1"/>
        </w:rPr>
      </w:pPr>
      <w:bookmarkStart w:id="19" w:name="model-assumptions"/>
      <w:bookmarkEnd w:id="11"/>
      <w:bookmarkEnd w:id="18"/>
      <w:r w:rsidRPr="009F1439">
        <w:rPr>
          <w:color w:val="000000" w:themeColor="text1"/>
        </w:rPr>
        <w:t>Model assumptions</w:t>
      </w:r>
    </w:p>
    <w:p w14:paraId="6E3130F5" w14:textId="77777777" w:rsidR="00AF737C" w:rsidRPr="009F1439" w:rsidRDefault="00E41100" w:rsidP="00F05379">
      <w:pPr>
        <w:pStyle w:val="FirstParagraph"/>
        <w:spacing w:line="480" w:lineRule="auto"/>
        <w:rPr>
          <w:color w:val="000000" w:themeColor="text1"/>
        </w:rPr>
        <w:sectPr w:rsidR="00AF737C" w:rsidRPr="009F1439">
          <w:footerReference w:type="even" r:id="rId13"/>
          <w:footerReference w:type="default" r:id="rId14"/>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E411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59E1A54F" w:rsidR="005550BE"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ins w:id="20" w:author="Nguyen, Huong T [AGRON] [2]" w:date="2022-07-29T22:28:00Z">
              <w:r>
                <w:rPr>
                  <w:rFonts w:ascii="Helvetica"/>
                  <w:color w:val="000000" w:themeColor="text1"/>
                  <w:sz w:val="22"/>
                  <w:szCs w:val="22"/>
                </w:rPr>
                <w:t>(</w:t>
              </w:r>
              <w:r>
                <w:rPr>
                  <w:rFonts w:ascii="Helvetica"/>
                  <w:i/>
                  <w:iCs/>
                  <w:color w:val="000000" w:themeColor="text1"/>
                  <w:sz w:val="22"/>
                  <w:szCs w:val="22"/>
                </w:rPr>
                <w:t xml:space="preserve">A. </w:t>
              </w:r>
              <w:proofErr w:type="spellStart"/>
              <w:r>
                <w:rPr>
                  <w:rFonts w:ascii="Helvetica"/>
                  <w:i/>
                  <w:iCs/>
                  <w:color w:val="000000" w:themeColor="text1"/>
                  <w:sz w:val="22"/>
                  <w:szCs w:val="22"/>
                </w:rPr>
                <w:t>retroflexus</w:t>
              </w:r>
              <w:proofErr w:type="spellEnd"/>
              <w:r>
                <w:rPr>
                  <w:rFonts w:ascii="Helvetica"/>
                  <w:color w:val="000000" w:themeColor="text1"/>
                  <w:sz w:val="22"/>
                  <w:szCs w:val="22"/>
                </w:rPr>
                <w:t xml:space="preserve">) </w:t>
              </w:r>
            </w:ins>
            <w:r w:rsidR="00E41100" w:rsidRPr="009F1439">
              <w:rPr>
                <w:rFonts w:ascii="Helvetica"/>
                <w:color w:val="000000" w:themeColor="text1"/>
                <w:sz w:val="22"/>
                <w:szCs w:val="22"/>
              </w:rPr>
              <w:t xml:space="preserve">Mohler and </w:t>
            </w:r>
            <w:proofErr w:type="spellStart"/>
            <w:r w:rsidR="00E41100" w:rsidRPr="009F1439">
              <w:rPr>
                <w:rFonts w:ascii="Helvetica"/>
                <w:color w:val="000000" w:themeColor="text1"/>
                <w:sz w:val="22"/>
                <w:szCs w:val="22"/>
              </w:rPr>
              <w:t>Galford</w:t>
            </w:r>
            <w:proofErr w:type="spellEnd"/>
            <w:r w:rsidR="00E41100" w:rsidRPr="009F1439">
              <w:rPr>
                <w:rFonts w:ascii="Helvetica"/>
                <w:color w:val="000000" w:themeColor="text1"/>
                <w:sz w:val="22"/>
                <w:szCs w:val="22"/>
              </w:rPr>
              <w:t>,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660A80" w:rsidRPr="009F1439" w14:paraId="6D4DA673" w14:textId="77777777" w:rsidTr="00AF737C">
        <w:trPr>
          <w:cantSplit/>
          <w:jc w:val="center"/>
          <w:ins w:id="21" w:author="Nguyen, Huong T [AGRON] [2]" w:date="2022-07-29T22:28: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0438" w14:textId="77777777"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22" w:author="Nguyen, Huong T [AGRON] [2]" w:date="2022-07-29T22:28: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6C6CB" w14:textId="5574F639"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23" w:author="Nguyen, Huong T [AGRON] [2]" w:date="2022-07-29T22:28:00Z"/>
                <w:rFonts w:ascii="Helvetica"/>
                <w:color w:val="000000" w:themeColor="text1"/>
                <w:sz w:val="22"/>
                <w:szCs w:val="22"/>
              </w:rPr>
            </w:pPr>
            <w:ins w:id="24" w:author="Nguyen, Huong T [AGRON] [2]" w:date="2022-07-29T22:29:00Z">
              <w:r>
                <w:rPr>
                  <w:rFonts w:ascii="Helvetica"/>
                  <w:color w:val="000000" w:themeColor="text1"/>
                  <w:sz w:val="22"/>
                  <w:szCs w:val="22"/>
                </w:rPr>
                <w:t>100</w:t>
              </w:r>
            </w:ins>
            <w:ins w:id="25" w:author="Nguyen, Huong T [AGRON] [2]" w:date="2022-07-29T22:41:00Z">
              <w:r w:rsidR="00157B83">
                <w:rPr>
                  <w:rFonts w:ascii="Helvetica"/>
                  <w:color w:val="000000" w:themeColor="text1"/>
                  <w:sz w:val="22"/>
                  <w:szCs w:val="22"/>
                </w:rPr>
                <w:t xml:space="preserve"> </w:t>
              </w:r>
            </w:ins>
            <w:ins w:id="26" w:author="Nguyen, Huong T [AGRON] [2]" w:date="2022-07-29T22:29:00Z">
              <w:r>
                <w:rPr>
                  <w:rFonts w:ascii="Helvetica"/>
                  <w:color w:val="000000" w:themeColor="text1"/>
                  <w:sz w:val="22"/>
                  <w:szCs w:val="22"/>
                </w:rPr>
                <w:t xml:space="preserve">% of the germinated seeds from the 0 </w:t>
              </w:r>
            </w:ins>
            <w:ins w:id="27" w:author="Nguyen, Huong T [AGRON] [2]" w:date="2022-07-29T22:30:00Z">
              <w:r>
                <w:rPr>
                  <w:rFonts w:ascii="Helvetica"/>
                  <w:color w:val="000000" w:themeColor="text1"/>
                  <w:sz w:val="22"/>
                  <w:szCs w:val="22"/>
                </w:rPr>
                <w:t>–</w:t>
              </w:r>
            </w:ins>
            <w:ins w:id="28" w:author="Nguyen, Huong T [AGRON] [2]" w:date="2022-07-29T22:29:00Z">
              <w:r>
                <w:rPr>
                  <w:rFonts w:ascii="Helvetica"/>
                  <w:color w:val="000000" w:themeColor="text1"/>
                  <w:sz w:val="22"/>
                  <w:szCs w:val="22"/>
                </w:rPr>
                <w:t xml:space="preserve"> </w:t>
              </w:r>
            </w:ins>
            <w:ins w:id="29" w:author="Nguyen, Huong T [AGRON] [2]" w:date="2022-07-29T22:30:00Z">
              <w:r>
                <w:rPr>
                  <w:rFonts w:ascii="Helvetica"/>
                  <w:color w:val="000000" w:themeColor="text1"/>
                  <w:sz w:val="22"/>
                  <w:szCs w:val="22"/>
                </w:rPr>
                <w:t>2 cm</w:t>
              </w:r>
            </w:ins>
            <w:ins w:id="30" w:author="Nguyen, Huong T [AGRON] [2]" w:date="2022-07-29T22:36:00Z">
              <w:r w:rsidR="0055644F">
                <w:rPr>
                  <w:rFonts w:ascii="Helvetica"/>
                  <w:color w:val="000000" w:themeColor="text1"/>
                  <w:sz w:val="22"/>
                  <w:szCs w:val="22"/>
                </w:rPr>
                <w:t xml:space="preserve"> soil stratum</w:t>
              </w:r>
            </w:ins>
            <w:ins w:id="31" w:author="Nguyen, Huong T [AGRON] [2]" w:date="2022-07-29T22:29:00Z">
              <w:r>
                <w:rPr>
                  <w:rFonts w:ascii="Helvetica"/>
                  <w:color w:val="000000" w:themeColor="text1"/>
                  <w:sz w:val="22"/>
                  <w:szCs w:val="22"/>
                </w:rPr>
                <w:t xml:space="preserve"> </w:t>
              </w:r>
            </w:ins>
            <w:ins w:id="32" w:author="Nguyen, Huong T [AGRON] [2]" w:date="2022-07-29T22:36:00Z">
              <w:r w:rsidR="0055644F">
                <w:rPr>
                  <w:rFonts w:ascii="Helvetica"/>
                  <w:color w:val="000000" w:themeColor="text1"/>
                  <w:sz w:val="22"/>
                  <w:szCs w:val="22"/>
                </w:rPr>
                <w:t>i</w:t>
              </w:r>
            </w:ins>
            <w:ins w:id="33" w:author="Nguyen, Huong T [AGRON] [2]" w:date="2022-07-29T22:37:00Z">
              <w:r w:rsidR="0055644F">
                <w:rPr>
                  <w:rFonts w:ascii="Helvetica"/>
                  <w:color w:val="000000" w:themeColor="text1"/>
                  <w:sz w:val="22"/>
                  <w:szCs w:val="22"/>
                </w:rPr>
                <w:t>n the</w:t>
              </w:r>
            </w:ins>
            <w:ins w:id="34" w:author="Nguyen, Huong T [AGRON] [2]" w:date="2022-07-29T22:30:00Z">
              <w:r>
                <w:rPr>
                  <w:rFonts w:ascii="Helvetica"/>
                  <w:color w:val="000000" w:themeColor="text1"/>
                  <w:sz w:val="22"/>
                  <w:szCs w:val="22"/>
                </w:rPr>
                <w:t xml:space="preserve"> </w:t>
              </w:r>
              <w:proofErr w:type="gramStart"/>
              <w:r>
                <w:rPr>
                  <w:rFonts w:ascii="Helvetica"/>
                  <w:color w:val="000000" w:themeColor="text1"/>
                  <w:sz w:val="22"/>
                  <w:szCs w:val="22"/>
                </w:rPr>
                <w:t>POST-emergence</w:t>
              </w:r>
              <w:proofErr w:type="gramEnd"/>
              <w:r>
                <w:rPr>
                  <w:rFonts w:ascii="Helvetica"/>
                  <w:color w:val="000000" w:themeColor="text1"/>
                  <w:sz w:val="22"/>
                  <w:szCs w:val="22"/>
                </w:rPr>
                <w:t xml:space="preserve"> herbicide treated </w:t>
              </w:r>
              <w:proofErr w:type="spellStart"/>
              <w:r>
                <w:rPr>
                  <w:rFonts w:ascii="Helvetica"/>
                  <w:color w:val="000000" w:themeColor="text1"/>
                  <w:sz w:val="22"/>
                  <w:szCs w:val="22"/>
                </w:rPr>
                <w:t>eu</w:t>
              </w:r>
              <w:proofErr w:type="spellEnd"/>
              <w:r>
                <w:rPr>
                  <w:rFonts w:ascii="Helvetica"/>
                  <w:color w:val="000000" w:themeColor="text1"/>
                  <w:sz w:val="22"/>
                  <w:szCs w:val="22"/>
                </w:rPr>
                <w:t xml:space="preserve"> </w:t>
              </w:r>
            </w:ins>
            <w:ins w:id="35" w:author="Nguyen, Huong T [AGRON] [2]" w:date="2022-07-29T22:29:00Z">
              <w:r>
                <w:rPr>
                  <w:rFonts w:ascii="Helvetica"/>
                  <w:color w:val="000000" w:themeColor="text1"/>
                  <w:sz w:val="22"/>
                  <w:szCs w:val="22"/>
                </w:rPr>
                <w:t>successfully emerge</w:t>
              </w:r>
            </w:ins>
            <w:ins w:id="36" w:author="Nguyen, Huong T [AGRON] [2]" w:date="2022-07-29T22:37:00Z">
              <w:r w:rsidR="0055644F">
                <w:rPr>
                  <w:rFonts w:ascii="Helvetica"/>
                  <w:color w:val="000000" w:themeColor="text1"/>
                  <w:sz w:val="22"/>
                  <w:szCs w:val="22"/>
                </w:rPr>
                <w:t>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50354" w14:textId="18827D63" w:rsidR="00660A80"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37" w:author="Nguyen, Huong T [AGRON] [2]" w:date="2022-07-29T22:28:00Z"/>
                <w:rFonts w:ascii="Helvetica"/>
                <w:color w:val="000000" w:themeColor="text1"/>
                <w:sz w:val="22"/>
                <w:szCs w:val="22"/>
              </w:rPr>
            </w:pPr>
            <w:ins w:id="38" w:author="Nguyen, Huong T [AGRON] [2]" w:date="2022-07-29T22:34:00Z">
              <w:r>
                <w:rPr>
                  <w:rFonts w:ascii="Helvetica"/>
                  <w:color w:val="000000" w:themeColor="text1"/>
                  <w:sz w:val="22"/>
                  <w:szCs w:val="22"/>
                </w:rPr>
                <w:t xml:space="preserve">Assumed for simplicity of the </w:t>
              </w:r>
            </w:ins>
            <w:ins w:id="39" w:author="Nguyen, Huong T [AGRON] [2]" w:date="2022-07-29T22:35:00Z">
              <w:r>
                <w:rPr>
                  <w:rFonts w:ascii="Helvetica"/>
                  <w:color w:val="000000" w:themeColor="text1"/>
                  <w:sz w:val="22"/>
                  <w:szCs w:val="22"/>
                </w:rPr>
                <w:t xml:space="preserve">model. </w:t>
              </w:r>
            </w:ins>
            <w:ins w:id="40" w:author="Nguyen, Huong T [AGRON] [2]" w:date="2022-07-29T22:31:00Z">
              <w:r w:rsidR="00660A80">
                <w:rPr>
                  <w:rFonts w:ascii="Helvetica"/>
                  <w:color w:val="000000" w:themeColor="text1"/>
                  <w:sz w:val="22"/>
                  <w:szCs w:val="22"/>
                </w:rPr>
                <w:t>The seedling</w:t>
              </w:r>
            </w:ins>
            <w:ins w:id="41" w:author="Nguyen, Huong T [AGRON] [2]" w:date="2022-07-29T22:32:00Z">
              <w:r w:rsidR="00660A80">
                <w:rPr>
                  <w:rFonts w:ascii="Helvetica"/>
                  <w:color w:val="000000" w:themeColor="text1"/>
                  <w:sz w:val="22"/>
                  <w:szCs w:val="22"/>
                </w:rPr>
                <w:t xml:space="preserve"> emergence</w:t>
              </w:r>
            </w:ins>
            <w:ins w:id="42" w:author="Nguyen, Huong T [AGRON] [2]" w:date="2022-07-29T22:31:00Z">
              <w:r w:rsidR="00660A80">
                <w:rPr>
                  <w:rFonts w:ascii="Helvetica"/>
                  <w:color w:val="000000" w:themeColor="text1"/>
                  <w:sz w:val="22"/>
                  <w:szCs w:val="22"/>
                </w:rPr>
                <w:t xml:space="preserve"> </w:t>
              </w:r>
            </w:ins>
            <w:ins w:id="43" w:author="Nguyen, Huong T [AGRON] [2]" w:date="2022-07-29T22:32:00Z">
              <w:r w:rsidR="00660A80">
                <w:rPr>
                  <w:rFonts w:ascii="Helvetica"/>
                  <w:color w:val="000000" w:themeColor="text1"/>
                  <w:sz w:val="22"/>
                  <w:szCs w:val="22"/>
                </w:rPr>
                <w:t xml:space="preserve">were </w:t>
              </w:r>
            </w:ins>
            <w:ins w:id="44" w:author="Nguyen, Huong T [AGRON] [2]" w:date="2022-07-29T22:31:00Z">
              <w:r w:rsidR="00660A80">
                <w:rPr>
                  <w:rFonts w:ascii="Helvetica"/>
                  <w:color w:val="000000" w:themeColor="text1"/>
                  <w:sz w:val="22"/>
                  <w:szCs w:val="22"/>
                </w:rPr>
                <w:t>s</w:t>
              </w:r>
            </w:ins>
            <w:ins w:id="45" w:author="Nguyen, Huong T [AGRON] [2]" w:date="2022-07-29T22:32:00Z">
              <w:r w:rsidR="00660A80">
                <w:rPr>
                  <w:rFonts w:ascii="Helvetica"/>
                  <w:color w:val="000000" w:themeColor="text1"/>
                  <w:sz w:val="22"/>
                  <w:szCs w:val="22"/>
                </w:rPr>
                <w:t xml:space="preserve">urveyed approximately every two </w:t>
              </w:r>
              <w:proofErr w:type="gramStart"/>
              <w:r w:rsidR="00660A80">
                <w:rPr>
                  <w:rFonts w:ascii="Helvetica"/>
                  <w:color w:val="000000" w:themeColor="text1"/>
                  <w:sz w:val="22"/>
                  <w:szCs w:val="22"/>
                </w:rPr>
                <w:t>weeks</w:t>
              </w:r>
            </w:ins>
            <w:proofErr w:type="gramEnd"/>
            <w:ins w:id="46" w:author="Nguyen, Huong T [AGRON] [2]" w:date="2022-07-29T22:33:00Z">
              <w:r>
                <w:rPr>
                  <w:rFonts w:ascii="Helvetica"/>
                  <w:color w:val="000000" w:themeColor="text1"/>
                  <w:sz w:val="22"/>
                  <w:szCs w:val="22"/>
                </w:rPr>
                <w:t xml:space="preserve"> so</w:t>
              </w:r>
            </w:ins>
            <w:ins w:id="47" w:author="Nguyen, Huong T [AGRON] [2]" w:date="2022-07-29T22:35:00Z">
              <w:r>
                <w:rPr>
                  <w:rFonts w:ascii="Helvetica"/>
                  <w:color w:val="000000" w:themeColor="text1"/>
                  <w:sz w:val="22"/>
                  <w:szCs w:val="22"/>
                </w:rPr>
                <w:t xml:space="preserve"> emergence was promptly recorded before seedlings were affected by existing mortality factors.</w:t>
              </w:r>
            </w:ins>
          </w:p>
        </w:tc>
      </w:tr>
      <w:tr w:rsidR="0055644F" w:rsidRPr="009F1439" w14:paraId="30A2C9B3" w14:textId="77777777" w:rsidTr="00AF737C">
        <w:trPr>
          <w:cantSplit/>
          <w:jc w:val="center"/>
          <w:ins w:id="48" w:author="Nguyen, Huong T [AGRON] [2]" w:date="2022-07-29T22:36: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0E1C" w14:textId="77777777" w:rsidR="0055644F"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49" w:author="Nguyen, Huong T [AGRON] [2]" w:date="2022-07-29T22:36: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1E43" w14:textId="2B5235D3" w:rsidR="0055644F"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50" w:author="Nguyen, Huong T [AGRON] [2]" w:date="2022-07-29T22:36:00Z"/>
                <w:rFonts w:ascii="Helvetica"/>
                <w:color w:val="000000" w:themeColor="text1"/>
                <w:sz w:val="22"/>
                <w:szCs w:val="22"/>
              </w:rPr>
            </w:pPr>
            <w:ins w:id="51" w:author="Nguyen, Huong T [AGRON] [2]" w:date="2022-07-29T22:41:00Z">
              <w:r>
                <w:rPr>
                  <w:rFonts w:ascii="Helvetica"/>
                  <w:color w:val="000000" w:themeColor="text1"/>
                  <w:sz w:val="22"/>
                  <w:szCs w:val="22"/>
                </w:rPr>
                <w:t xml:space="preserve">5 </w:t>
              </w:r>
            </w:ins>
            <w:ins w:id="52" w:author="Nguyen, Huong T [AGRON] [2]" w:date="2022-07-29T22:36:00Z">
              <w:r w:rsidR="0055644F">
                <w:rPr>
                  <w:rFonts w:ascii="Helvetica"/>
                  <w:color w:val="000000" w:themeColor="text1"/>
                  <w:sz w:val="22"/>
                  <w:szCs w:val="22"/>
                </w:rPr>
                <w:t xml:space="preserve">% of the germinated seeds from the 0 </w:t>
              </w:r>
            </w:ins>
            <w:ins w:id="53" w:author="Nguyen, Huong T [AGRON] [2]" w:date="2022-07-29T22:42:00Z">
              <w:r>
                <w:rPr>
                  <w:rFonts w:ascii="Helvetica"/>
                  <w:color w:val="000000" w:themeColor="text1"/>
                  <w:sz w:val="22"/>
                  <w:szCs w:val="22"/>
                </w:rPr>
                <w:t>–</w:t>
              </w:r>
              <w:r>
                <w:rPr>
                  <w:rFonts w:ascii="Helvetica"/>
                  <w:color w:val="000000" w:themeColor="text1"/>
                  <w:sz w:val="22"/>
                  <w:szCs w:val="22"/>
                </w:rPr>
                <w:t xml:space="preserve"> </w:t>
              </w:r>
            </w:ins>
            <w:ins w:id="54" w:author="Nguyen, Huong T [AGRON] [2]" w:date="2022-07-29T22:36:00Z">
              <w:r w:rsidR="0055644F">
                <w:rPr>
                  <w:rFonts w:ascii="Helvetica"/>
                  <w:color w:val="000000" w:themeColor="text1"/>
                  <w:sz w:val="22"/>
                  <w:szCs w:val="22"/>
                </w:rPr>
                <w:t xml:space="preserve">2 cm soil stratum </w:t>
              </w:r>
            </w:ins>
            <w:ins w:id="55" w:author="Nguyen, Huong T [AGRON] [2]" w:date="2022-07-29T22:37:00Z">
              <w:r w:rsidR="0055644F">
                <w:rPr>
                  <w:rFonts w:ascii="Helvetica"/>
                  <w:color w:val="000000" w:themeColor="text1"/>
                  <w:sz w:val="22"/>
                  <w:szCs w:val="22"/>
                </w:rPr>
                <w:t xml:space="preserve">in the PRE-emergence herbicide treated </w:t>
              </w:r>
              <w:proofErr w:type="spellStart"/>
              <w:r w:rsidR="0055644F">
                <w:rPr>
                  <w:rFonts w:ascii="Helvetica"/>
                  <w:color w:val="000000" w:themeColor="text1"/>
                  <w:sz w:val="22"/>
                  <w:szCs w:val="22"/>
                </w:rPr>
                <w:t>eu</w:t>
              </w:r>
            </w:ins>
            <w:proofErr w:type="spellEnd"/>
            <w:ins w:id="56" w:author="Nguyen, Huong T [AGRON] [2]" w:date="2022-07-29T22:41:00Z">
              <w:r>
                <w:rPr>
                  <w:rFonts w:ascii="Helvetica"/>
                  <w:color w:val="000000" w:themeColor="text1"/>
                  <w:sz w:val="22"/>
                  <w:szCs w:val="22"/>
                </w:rPr>
                <w:t xml:space="preserve"> (T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mesotrione)</w:t>
              </w:r>
            </w:ins>
            <w:ins w:id="57" w:author="Nguyen, Huong T [AGRON] [2]" w:date="2022-07-29T22:37:00Z">
              <w:r w:rsidR="0055644F">
                <w:rPr>
                  <w:rFonts w:ascii="Helvetica"/>
                  <w:color w:val="000000" w:themeColor="text1"/>
                  <w:sz w:val="22"/>
                  <w:szCs w:val="22"/>
                </w:rPr>
                <w:t xml:space="preserve"> </w:t>
              </w:r>
              <w:r>
                <w:rPr>
                  <w:rFonts w:ascii="Helvetica"/>
                  <w:color w:val="000000" w:themeColor="text1"/>
                  <w:sz w:val="22"/>
                  <w:szCs w:val="22"/>
                </w:rPr>
                <w:t>successfully</w:t>
              </w:r>
              <w:r w:rsidR="0055644F">
                <w:rPr>
                  <w:rFonts w:ascii="Helvetica"/>
                  <w:color w:val="000000" w:themeColor="text1"/>
                  <w:sz w:val="22"/>
                  <w:szCs w:val="22"/>
                </w:rPr>
                <w:t xml:space="preserve"> emerged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E53B" w14:textId="06CEFA8B" w:rsidR="0055644F" w:rsidRPr="00157B83"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58" w:author="Nguyen, Huong T [AGRON] [2]" w:date="2022-07-29T22:36:00Z"/>
                <w:rFonts w:ascii="Helvetica"/>
                <w:color w:val="000000" w:themeColor="text1"/>
                <w:sz w:val="22"/>
                <w:szCs w:val="22"/>
              </w:rPr>
            </w:pPr>
            <w:ins w:id="59" w:author="Nguyen, Huong T [AGRON] [2]" w:date="2022-07-29T22:38:00Z">
              <w:r>
                <w:rPr>
                  <w:rFonts w:ascii="Helvetica"/>
                  <w:color w:val="000000" w:themeColor="text1"/>
                  <w:sz w:val="22"/>
                  <w:szCs w:val="22"/>
                </w:rPr>
                <w:t>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w:t>
              </w:r>
            </w:ins>
            <w:ins w:id="60" w:author="Nguyen, Huong T [AGRON] [2]" w:date="2022-07-29T22:39:00Z">
              <w:r>
                <w:rPr>
                  <w:rFonts w:ascii="Helvetica"/>
                  <w:color w:val="000000" w:themeColor="text1"/>
                  <w:sz w:val="22"/>
                  <w:szCs w:val="22"/>
                </w:rPr>
                <w:t>m</w:t>
              </w:r>
            </w:ins>
            <w:ins w:id="61" w:author="Nguyen, Huong T [AGRON] [2]" w:date="2022-07-29T22:38:00Z">
              <w:r>
                <w:rPr>
                  <w:rFonts w:ascii="Helvetica"/>
                  <w:color w:val="000000" w:themeColor="text1"/>
                  <w:sz w:val="22"/>
                  <w:szCs w:val="22"/>
                </w:rPr>
                <w:t xml:space="preserve">esotrione are </w:t>
              </w:r>
            </w:ins>
            <w:ins w:id="62" w:author="Nguyen, Huong T [AGRON] [2]" w:date="2022-07-29T22:39:00Z">
              <w:r>
                <w:rPr>
                  <w:rFonts w:ascii="Helvetica"/>
                  <w:color w:val="000000" w:themeColor="text1"/>
                  <w:sz w:val="22"/>
                  <w:szCs w:val="22"/>
                </w:rPr>
                <w:t xml:space="preserve">97.5% and </w:t>
              </w:r>
            </w:ins>
            <w:ins w:id="63" w:author="Nguyen, Huong T [AGRON] [2]" w:date="2022-07-29T22:40:00Z">
              <w:r>
                <w:rPr>
                  <w:rFonts w:ascii="Helvetica"/>
                  <w:color w:val="000000" w:themeColor="text1"/>
                  <w:sz w:val="22"/>
                  <w:szCs w:val="22"/>
                </w:rPr>
                <w:t xml:space="preserve">70.75% efficacious against other </w:t>
              </w:r>
              <w:r>
                <w:rPr>
                  <w:rFonts w:ascii="Helvetica"/>
                  <w:i/>
                  <w:iCs/>
                  <w:color w:val="000000" w:themeColor="text1"/>
                  <w:sz w:val="22"/>
                  <w:szCs w:val="22"/>
                </w:rPr>
                <w:t xml:space="preserve">Amaranthus </w:t>
              </w:r>
              <w:r>
                <w:rPr>
                  <w:rFonts w:ascii="Helvetica"/>
                  <w:color w:val="000000" w:themeColor="text1"/>
                  <w:sz w:val="22"/>
                  <w:szCs w:val="22"/>
                </w:rPr>
                <w:t>species (S</w:t>
              </w:r>
            </w:ins>
            <w:ins w:id="64" w:author="Nguyen, Huong T [AGRON] [2]" w:date="2022-07-29T22:41:00Z">
              <w:r>
                <w:rPr>
                  <w:rFonts w:ascii="Helvetica"/>
                  <w:color w:val="000000" w:themeColor="text1"/>
                  <w:sz w:val="22"/>
                  <w:szCs w:val="22"/>
                </w:rPr>
                <w:t xml:space="preserve">utton et al., 2002 and </w:t>
              </w:r>
            </w:ins>
            <w:proofErr w:type="spellStart"/>
            <w:ins w:id="65" w:author="Nguyen, Huong T [AGRON] [2]" w:date="2022-07-29T22:40:00Z">
              <w:r>
                <w:rPr>
                  <w:rFonts w:ascii="Helvetica"/>
                  <w:color w:val="000000" w:themeColor="text1"/>
                  <w:sz w:val="22"/>
                  <w:szCs w:val="22"/>
                </w:rPr>
                <w:t>Janak</w:t>
              </w:r>
              <w:proofErr w:type="spellEnd"/>
              <w:r>
                <w:rPr>
                  <w:rFonts w:ascii="Helvetica"/>
                  <w:color w:val="000000" w:themeColor="text1"/>
                  <w:sz w:val="22"/>
                  <w:szCs w:val="22"/>
                </w:rPr>
                <w:t xml:space="preserve"> </w:t>
              </w:r>
            </w:ins>
            <w:ins w:id="66" w:author="Nguyen, Huong T [AGRON] [2]" w:date="2022-07-30T20:25:00Z">
              <w:r w:rsidR="00B7213B">
                <w:rPr>
                  <w:rFonts w:ascii="Helvetica"/>
                  <w:color w:val="000000" w:themeColor="text1"/>
                  <w:sz w:val="22"/>
                  <w:szCs w:val="22"/>
                </w:rPr>
                <w:t xml:space="preserve">and </w:t>
              </w:r>
              <w:proofErr w:type="spellStart"/>
              <w:r w:rsidR="00B7213B">
                <w:rPr>
                  <w:rFonts w:ascii="Helvetica"/>
                  <w:color w:val="000000" w:themeColor="text1"/>
                  <w:sz w:val="22"/>
                  <w:szCs w:val="22"/>
                </w:rPr>
                <w:t>Grichar</w:t>
              </w:r>
            </w:ins>
            <w:proofErr w:type="spellEnd"/>
            <w:ins w:id="67" w:author="Nguyen, Huong T [AGRON] [2]" w:date="2022-07-29T22:40:00Z">
              <w:r>
                <w:rPr>
                  <w:rFonts w:ascii="Helvetica"/>
                  <w:color w:val="000000" w:themeColor="text1"/>
                  <w:sz w:val="22"/>
                  <w:szCs w:val="22"/>
                </w:rPr>
                <w:t>, 2016)</w:t>
              </w:r>
            </w:ins>
          </w:p>
        </w:tc>
      </w:tr>
      <w:tr w:rsidR="00157B83" w:rsidRPr="009F1439" w14:paraId="793C2434" w14:textId="77777777" w:rsidTr="00AF737C">
        <w:trPr>
          <w:cantSplit/>
          <w:jc w:val="center"/>
          <w:ins w:id="68" w:author="Nguyen, Huong T [AGRON] [2]" w:date="2022-07-29T22:42: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02CE8" w14:textId="77777777" w:rsidR="00157B83" w:rsidRPr="009F1439"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69" w:author="Nguyen, Huong T [AGRON] [2]" w:date="2022-07-29T22:42: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7A7D5" w14:textId="6468CC2D" w:rsidR="00157B83" w:rsidRPr="00B2719A"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0" w:author="Nguyen, Huong T [AGRON] [2]" w:date="2022-07-29T22:42:00Z"/>
                <w:rFonts w:ascii="Helvetica"/>
                <w:color w:val="000000" w:themeColor="text1"/>
                <w:sz w:val="22"/>
                <w:szCs w:val="22"/>
              </w:rPr>
            </w:pPr>
            <w:ins w:id="71" w:author="Nguyen, Huong T [AGRON] [2]" w:date="2022-07-30T23:03:00Z">
              <w:r>
                <w:rPr>
                  <w:rFonts w:ascii="Helvetica"/>
                  <w:color w:val="000000" w:themeColor="text1"/>
                  <w:sz w:val="22"/>
                  <w:szCs w:val="22"/>
                </w:rPr>
                <w:t xml:space="preserve">50% of the germinated seeds from the 0 </w:t>
              </w:r>
              <w:r>
                <w:rPr>
                  <w:rFonts w:ascii="Helvetica"/>
                  <w:color w:val="000000" w:themeColor="text1"/>
                  <w:sz w:val="22"/>
                  <w:szCs w:val="22"/>
                </w:rPr>
                <w:t>–</w:t>
              </w:r>
              <w:r>
                <w:rPr>
                  <w:rFonts w:ascii="Helvetica"/>
                  <w:color w:val="000000" w:themeColor="text1"/>
                  <w:sz w:val="22"/>
                  <w:szCs w:val="22"/>
                </w:rPr>
                <w:t xml:space="preserve"> 2 cm soil stratum in the </w:t>
              </w:r>
              <w:proofErr w:type="spellStart"/>
              <w:r>
                <w:rPr>
                  <w:rFonts w:ascii="Helvetica"/>
                  <w:color w:val="000000" w:themeColor="text1"/>
                  <w:sz w:val="22"/>
                  <w:szCs w:val="22"/>
                </w:rPr>
                <w:t>eu</w:t>
              </w:r>
              <w:proofErr w:type="spellEnd"/>
              <w:r>
                <w:rPr>
                  <w:rFonts w:ascii="Helvetica"/>
                  <w:color w:val="000000" w:themeColor="text1"/>
                  <w:sz w:val="22"/>
                  <w:szCs w:val="22"/>
                </w:rPr>
                <w:t xml:space="preserve"> that were not treated with herbicides successfull</w:t>
              </w:r>
            </w:ins>
            <w:ins w:id="72" w:author="Nguyen, Huong T [AGRON] [2]" w:date="2022-07-30T23:04:00Z">
              <w:r>
                <w:rPr>
                  <w:rFonts w:ascii="Helvetica"/>
                  <w:color w:val="000000" w:themeColor="text1"/>
                  <w:sz w:val="22"/>
                  <w:szCs w:val="22"/>
                </w:rPr>
                <w:t>y emerged</w:t>
              </w:r>
            </w:ins>
            <w:ins w:id="73" w:author="Nguyen, Huong T [AGRON] [2]" w:date="2022-07-30T23:03:00Z">
              <w:r>
                <w:rPr>
                  <w:rFonts w:ascii="Helvetica"/>
                  <w:color w:val="000000" w:themeColor="text1"/>
                  <w:sz w:val="22"/>
                  <w:szCs w:val="22"/>
                </w:rPr>
                <w:t xml:space="preserve"> </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D816" w14:textId="77777777" w:rsidR="0023625F"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4" w:author="Nguyen, Huong T [AGRON] [2]" w:date="2022-07-30T23:06:00Z"/>
                <w:rFonts w:ascii="Helvetica"/>
                <w:color w:val="000000" w:themeColor="text1"/>
                <w:sz w:val="22"/>
                <w:szCs w:val="22"/>
              </w:rPr>
            </w:pPr>
            <w:ins w:id="75" w:author="Nguyen, Huong T [AGRON] [2]" w:date="2022-07-30T23:04:00Z">
              <w:r>
                <w:rPr>
                  <w:rFonts w:ascii="Helvetica"/>
                  <w:color w:val="000000" w:themeColor="text1"/>
                  <w:sz w:val="22"/>
                  <w:szCs w:val="22"/>
                </w:rPr>
                <w:t xml:space="preserve">Assumed for the simplicity of the model and for illustrating that </w:t>
              </w:r>
            </w:ins>
            <w:ins w:id="76" w:author="Nguyen, Huong T [AGRON] [2]" w:date="2022-07-30T23:06:00Z">
              <w:r>
                <w:rPr>
                  <w:rFonts w:ascii="Helvetica"/>
                  <w:color w:val="000000" w:themeColor="text1"/>
                  <w:sz w:val="22"/>
                  <w:szCs w:val="22"/>
                </w:rPr>
                <w:t xml:space="preserve">pre-emergence </w:t>
              </w:r>
            </w:ins>
            <w:ins w:id="77" w:author="Nguyen, Huong T [AGRON] [2]" w:date="2022-07-30T23:05:00Z">
              <w:r>
                <w:rPr>
                  <w:rFonts w:ascii="Helvetica"/>
                  <w:color w:val="000000" w:themeColor="text1"/>
                  <w:sz w:val="22"/>
                  <w:szCs w:val="22"/>
                </w:rPr>
                <w:t>herbicides</w:t>
              </w:r>
            </w:ins>
            <w:ins w:id="78" w:author="Nguyen, Huong T [AGRON] [2]" w:date="2022-07-30T23:04:00Z">
              <w:r>
                <w:rPr>
                  <w:rFonts w:ascii="Helvetica"/>
                  <w:color w:val="000000" w:themeColor="text1"/>
                  <w:sz w:val="22"/>
                  <w:szCs w:val="22"/>
                </w:rPr>
                <w:t xml:space="preserve"> </w:t>
              </w:r>
            </w:ins>
            <w:ins w:id="79" w:author="Nguyen, Huong T [AGRON] [2]" w:date="2022-07-30T23:05:00Z">
              <w:r>
                <w:rPr>
                  <w:rFonts w:ascii="Helvetica"/>
                  <w:color w:val="000000" w:themeColor="text1"/>
                  <w:sz w:val="22"/>
                  <w:szCs w:val="22"/>
                </w:rPr>
                <w:t>are more potent than allelochemicals on seed germination inhibition.</w:t>
              </w:r>
            </w:ins>
            <w:ins w:id="80" w:author="Nguyen, Huong T [AGRON] [2]" w:date="2022-07-30T23:06:00Z">
              <w:r>
                <w:rPr>
                  <w:rFonts w:ascii="Helvetica"/>
                  <w:color w:val="000000" w:themeColor="text1"/>
                  <w:sz w:val="22"/>
                  <w:szCs w:val="22"/>
                </w:rPr>
                <w:t xml:space="preserve"> </w:t>
              </w:r>
            </w:ins>
            <w:ins w:id="81" w:author="Nguyen, Huong T [AGRON] [2]" w:date="2022-07-30T23:05:00Z">
              <w:r>
                <w:rPr>
                  <w:rFonts w:ascii="Helvetica"/>
                  <w:color w:val="000000" w:themeColor="text1"/>
                  <w:sz w:val="22"/>
                  <w:szCs w:val="22"/>
                </w:rPr>
                <w:t xml:space="preserve"> </w:t>
              </w:r>
            </w:ins>
          </w:p>
          <w:p w14:paraId="02AE7145" w14:textId="12E7A5F8" w:rsidR="00157B83" w:rsidRPr="001615AE" w:rsidRDefault="003A4CD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82" w:author="Nguyen, Huong T [AGRON] [2]" w:date="2022-07-29T22:42:00Z"/>
                <w:rFonts w:ascii="Helvetica"/>
                <w:color w:val="000000" w:themeColor="text1"/>
                <w:sz w:val="22"/>
                <w:szCs w:val="22"/>
              </w:rPr>
            </w:pPr>
            <w:ins w:id="83" w:author="Nguyen, Huong T [AGRON] [2]" w:date="2022-07-30T01:18:00Z">
              <w:r>
                <w:rPr>
                  <w:rFonts w:ascii="Helvetica"/>
                  <w:color w:val="000000" w:themeColor="text1"/>
                  <w:sz w:val="22"/>
                  <w:szCs w:val="22"/>
                </w:rPr>
                <w:t>Red clover allelopathic chemical can inhibit up</w:t>
              </w:r>
            </w:ins>
            <w:ins w:id="84" w:author="Nguyen, Huong T [AGRON] [2]" w:date="2022-07-30T01:19:00Z">
              <w:r>
                <w:rPr>
                  <w:rFonts w:ascii="Helvetica"/>
                  <w:color w:val="000000" w:themeColor="text1"/>
                  <w:sz w:val="22"/>
                  <w:szCs w:val="22"/>
                </w:rPr>
                <w:t xml:space="preserve"> </w:t>
              </w:r>
            </w:ins>
            <w:ins w:id="85" w:author="Nguyen, Huong T [AGRON] [2]" w:date="2022-07-30T01:18:00Z">
              <w:r>
                <w:rPr>
                  <w:rFonts w:ascii="Helvetica"/>
                  <w:color w:val="000000" w:themeColor="text1"/>
                  <w:sz w:val="22"/>
                  <w:szCs w:val="22"/>
                </w:rPr>
                <w:t xml:space="preserve">to </w:t>
              </w:r>
            </w:ins>
            <w:ins w:id="86" w:author="Nguyen, Huong T [AGRON] [2]" w:date="2022-07-29T23:44:00Z">
              <w:r w:rsidR="00B2719A">
                <w:rPr>
                  <w:rFonts w:ascii="Helvetica"/>
                  <w:color w:val="000000" w:themeColor="text1"/>
                  <w:sz w:val="22"/>
                  <w:szCs w:val="22"/>
                </w:rPr>
                <w:t>40%</w:t>
              </w:r>
            </w:ins>
            <w:ins w:id="87" w:author="Nguyen, Huong T [AGRON] [2]" w:date="2022-07-30T01:19:00Z">
              <w:r>
                <w:rPr>
                  <w:rFonts w:ascii="Helvetica"/>
                  <w:color w:val="000000" w:themeColor="text1"/>
                  <w:sz w:val="22"/>
                  <w:szCs w:val="22"/>
                </w:rPr>
                <w:t xml:space="preserve"> germination</w:t>
              </w:r>
            </w:ins>
            <w:ins w:id="88" w:author="Nguyen, Huong T [AGRON] [2]" w:date="2022-07-29T23:44:00Z">
              <w:r w:rsidR="00B2719A">
                <w:rPr>
                  <w:rFonts w:ascii="Helvetica"/>
                  <w:color w:val="000000" w:themeColor="text1"/>
                  <w:sz w:val="22"/>
                  <w:szCs w:val="22"/>
                </w:rPr>
                <w:t xml:space="preserve"> and </w:t>
              </w:r>
            </w:ins>
            <w:ins w:id="89" w:author="Nguyen, Huong T [AGRON] [2]" w:date="2022-07-29T23:45:00Z">
              <w:r w:rsidR="00B2719A">
                <w:rPr>
                  <w:rFonts w:ascii="Helvetica"/>
                  <w:color w:val="000000" w:themeColor="text1"/>
                  <w:sz w:val="22"/>
                  <w:szCs w:val="22"/>
                </w:rPr>
                <w:t>up</w:t>
              </w:r>
            </w:ins>
            <w:ins w:id="90" w:author="Nguyen, Huong T [AGRON] [2]" w:date="2022-07-30T01:19:00Z">
              <w:r>
                <w:rPr>
                  <w:rFonts w:ascii="Helvetica"/>
                  <w:color w:val="000000" w:themeColor="text1"/>
                  <w:sz w:val="22"/>
                  <w:szCs w:val="22"/>
                </w:rPr>
                <w:t xml:space="preserve"> </w:t>
              </w:r>
            </w:ins>
            <w:ins w:id="91" w:author="Nguyen, Huong T [AGRON] [2]" w:date="2022-07-29T23:45:00Z">
              <w:r w:rsidR="00B2719A">
                <w:rPr>
                  <w:rFonts w:ascii="Helvetica"/>
                  <w:color w:val="000000" w:themeColor="text1"/>
                  <w:sz w:val="22"/>
                  <w:szCs w:val="22"/>
                </w:rPr>
                <w:t>to 70%</w:t>
              </w:r>
            </w:ins>
            <w:ins w:id="92" w:author="Nguyen, Huong T [AGRON] [2]" w:date="2022-07-30T01:19:00Z">
              <w:r>
                <w:rPr>
                  <w:rFonts w:ascii="Helvetica"/>
                  <w:color w:val="000000" w:themeColor="text1"/>
                  <w:sz w:val="22"/>
                  <w:szCs w:val="22"/>
                </w:rPr>
                <w:t xml:space="preserve"> radicle length</w:t>
              </w:r>
            </w:ins>
            <w:ins w:id="93" w:author="Nguyen, Huong T [AGRON] [2]" w:date="2022-07-29T23:46:00Z">
              <w:r w:rsidR="00B2719A">
                <w:rPr>
                  <w:rFonts w:ascii="Helvetica"/>
                  <w:color w:val="000000" w:themeColor="text1"/>
                  <w:sz w:val="22"/>
                  <w:szCs w:val="22"/>
                </w:rPr>
                <w:t xml:space="preserve"> (Liebman and Sun</w:t>
              </w:r>
            </w:ins>
            <w:ins w:id="94" w:author="Nguyen, Huong T [AGRON] [2]" w:date="2022-07-29T23:47:00Z">
              <w:r w:rsidR="00B2719A">
                <w:rPr>
                  <w:rFonts w:ascii="Helvetica"/>
                  <w:color w:val="000000" w:themeColor="text1"/>
                  <w:sz w:val="22"/>
                  <w:szCs w:val="22"/>
                </w:rPr>
                <w:t>d</w:t>
              </w:r>
            </w:ins>
            <w:ins w:id="95" w:author="Nguyen, Huong T [AGRON] [2]" w:date="2022-07-29T23:46:00Z">
              <w:r w:rsidR="00B2719A">
                <w:rPr>
                  <w:rFonts w:ascii="Helvetica"/>
                  <w:color w:val="000000" w:themeColor="text1"/>
                  <w:sz w:val="22"/>
                  <w:szCs w:val="22"/>
                </w:rPr>
                <w:t>berg, 2006)</w:t>
              </w:r>
            </w:ins>
            <w:ins w:id="96" w:author="Nguyen, Huong T [AGRON] [2]" w:date="2022-07-30T23:01:00Z">
              <w:r w:rsidR="001615AE">
                <w:rPr>
                  <w:rFonts w:ascii="Helvetica"/>
                  <w:color w:val="000000" w:themeColor="text1"/>
                  <w:sz w:val="22"/>
                  <w:szCs w:val="22"/>
                </w:rPr>
                <w:t>,</w:t>
              </w:r>
            </w:ins>
            <w:ins w:id="97" w:author="Nguyen, Huong T [AGRON] [2]" w:date="2022-07-30T13:11:00Z">
              <w:r w:rsidR="005B72B6">
                <w:rPr>
                  <w:rFonts w:ascii="Helvetica"/>
                  <w:color w:val="000000" w:themeColor="text1"/>
                  <w:sz w:val="22"/>
                  <w:szCs w:val="22"/>
                </w:rPr>
                <w:t xml:space="preserve"> </w:t>
              </w:r>
            </w:ins>
            <w:ins w:id="98" w:author="Nguyen, Huong T [AGRON] [2]" w:date="2022-07-30T01:19:00Z">
              <w:r>
                <w:rPr>
                  <w:rFonts w:ascii="Helvetica"/>
                  <w:color w:val="000000" w:themeColor="text1"/>
                  <w:sz w:val="22"/>
                  <w:szCs w:val="22"/>
                </w:rPr>
                <w:t>oat</w:t>
              </w:r>
              <w:r w:rsidR="00F62DF6">
                <w:rPr>
                  <w:rFonts w:ascii="Helvetica"/>
                  <w:color w:val="000000" w:themeColor="text1"/>
                  <w:sz w:val="22"/>
                  <w:szCs w:val="22"/>
                </w:rPr>
                <w:t xml:space="preserve"> </w:t>
              </w:r>
            </w:ins>
            <w:ins w:id="99" w:author="Nguyen, Huong T [AGRON] [2]" w:date="2022-07-30T13:10:00Z">
              <w:r w:rsidR="005B72B6">
                <w:rPr>
                  <w:rFonts w:ascii="Helvetica"/>
                  <w:color w:val="000000" w:themeColor="text1"/>
                  <w:sz w:val="22"/>
                  <w:szCs w:val="22"/>
                </w:rPr>
                <w:t>can p</w:t>
              </w:r>
            </w:ins>
            <w:ins w:id="100" w:author="Nguyen, Huong T [AGRON] [2]" w:date="2022-07-30T14:34:00Z">
              <w:r w:rsidR="005767A2">
                <w:rPr>
                  <w:rFonts w:ascii="Helvetica"/>
                  <w:color w:val="000000" w:themeColor="text1"/>
                  <w:sz w:val="22"/>
                  <w:szCs w:val="22"/>
                </w:rPr>
                <w:t>romote</w:t>
              </w:r>
            </w:ins>
            <w:ins w:id="101" w:author="Nguyen, Huong T [AGRON] [2]" w:date="2022-07-30T13:10:00Z">
              <w:r w:rsidR="005B72B6">
                <w:rPr>
                  <w:rFonts w:ascii="Helvetica"/>
                  <w:color w:val="000000" w:themeColor="text1"/>
                  <w:sz w:val="22"/>
                  <w:szCs w:val="22"/>
                </w:rPr>
                <w:t xml:space="preserve"> weed </w:t>
              </w:r>
            </w:ins>
            <w:ins w:id="102" w:author="Nguyen, Huong T [AGRON] [2]" w:date="2022-07-30T13:11:00Z">
              <w:r w:rsidR="005B72B6">
                <w:rPr>
                  <w:rFonts w:ascii="Helvetica"/>
                  <w:color w:val="000000" w:themeColor="text1"/>
                  <w:sz w:val="22"/>
                  <w:szCs w:val="22"/>
                </w:rPr>
                <w:t>germinat</w:t>
              </w:r>
            </w:ins>
            <w:ins w:id="103" w:author="Nguyen, Huong T [AGRON] [2]" w:date="2022-07-30T14:34:00Z">
              <w:r w:rsidR="005767A2">
                <w:rPr>
                  <w:rFonts w:ascii="Helvetica"/>
                  <w:color w:val="000000" w:themeColor="text1"/>
                  <w:sz w:val="22"/>
                  <w:szCs w:val="22"/>
                </w:rPr>
                <w:t>ion</w:t>
              </w:r>
            </w:ins>
            <w:ins w:id="104" w:author="Nguyen, Huong T [AGRON] [2]" w:date="2022-07-30T01:20:00Z">
              <w:r w:rsidR="00F62DF6">
                <w:rPr>
                  <w:rFonts w:ascii="Helvetica"/>
                  <w:color w:val="000000" w:themeColor="text1"/>
                  <w:sz w:val="22"/>
                  <w:szCs w:val="22"/>
                </w:rPr>
                <w:t xml:space="preserve"> (</w:t>
              </w:r>
            </w:ins>
            <w:proofErr w:type="spellStart"/>
            <w:ins w:id="105" w:author="Nguyen, Huong T [AGRON] [2]" w:date="2022-07-30T14:32:00Z">
              <w:r w:rsidR="00D2137B">
                <w:rPr>
                  <w:rFonts w:ascii="Helvetica"/>
                  <w:color w:val="000000" w:themeColor="text1"/>
                  <w:sz w:val="22"/>
                  <w:szCs w:val="22"/>
                </w:rPr>
                <w:t>Cornellius</w:t>
              </w:r>
              <w:proofErr w:type="spellEnd"/>
              <w:r w:rsidR="00D2137B">
                <w:rPr>
                  <w:rFonts w:ascii="Helvetica"/>
                  <w:color w:val="000000" w:themeColor="text1"/>
                  <w:sz w:val="22"/>
                  <w:szCs w:val="22"/>
                </w:rPr>
                <w:t xml:space="preserve"> and Bradley</w:t>
              </w:r>
            </w:ins>
            <w:ins w:id="106" w:author="Nguyen, Huong T [AGRON] [2]" w:date="2022-07-30T14:33:00Z">
              <w:r w:rsidR="00D2137B">
                <w:rPr>
                  <w:rFonts w:ascii="Helvetica"/>
                  <w:color w:val="000000" w:themeColor="text1"/>
                  <w:sz w:val="22"/>
                  <w:szCs w:val="22"/>
                </w:rPr>
                <w:t>, 2017</w:t>
              </w:r>
            </w:ins>
            <w:ins w:id="107" w:author="Nguyen, Huong T [AGRON] [2]" w:date="2022-07-30T01:20:00Z">
              <w:r w:rsidR="00F62DF6">
                <w:rPr>
                  <w:rFonts w:ascii="Helvetica"/>
                  <w:color w:val="000000" w:themeColor="text1"/>
                  <w:sz w:val="22"/>
                  <w:szCs w:val="22"/>
                </w:rPr>
                <w:t>)</w:t>
              </w:r>
            </w:ins>
            <w:ins w:id="108" w:author="Nguyen, Huong T [AGRON] [2]" w:date="2022-07-30T23:01:00Z">
              <w:r w:rsidR="001615AE">
                <w:rPr>
                  <w:rFonts w:ascii="Helvetica"/>
                  <w:color w:val="000000" w:themeColor="text1"/>
                  <w:sz w:val="22"/>
                  <w:szCs w:val="22"/>
                </w:rPr>
                <w:t>, and alfalfa e</w:t>
              </w:r>
              <w:r w:rsidR="0023625F">
                <w:rPr>
                  <w:rFonts w:ascii="Helvetica"/>
                  <w:color w:val="000000" w:themeColor="text1"/>
                  <w:sz w:val="22"/>
                  <w:szCs w:val="22"/>
                </w:rPr>
                <w:t>xtract can inhibit both seed germinatio</w:t>
              </w:r>
            </w:ins>
            <w:ins w:id="109" w:author="Nguyen, Huong T [AGRON] [2]" w:date="2022-07-30T23:02:00Z">
              <w:r w:rsidR="0023625F">
                <w:rPr>
                  <w:rFonts w:ascii="Helvetica"/>
                  <w:color w:val="000000" w:themeColor="text1"/>
                  <w:sz w:val="22"/>
                  <w:szCs w:val="22"/>
                </w:rPr>
                <w:t xml:space="preserve">n and radicle elongation (Chung and Miller, 2005). </w:t>
              </w:r>
            </w:ins>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spellStart"/>
            <w:r w:rsidRPr="009F1439">
              <w:rPr>
                <w:rFonts w:ascii="Helvetica"/>
                <w:color w:val="000000" w:themeColor="text1"/>
                <w:sz w:val="22"/>
                <w:szCs w:val="22"/>
                <w:lang w:val="fr-FR"/>
              </w:rPr>
              <w:t>Buhler</w:t>
            </w:r>
            <w:proofErr w:type="spellEnd"/>
            <w:r w:rsidRPr="009F1439">
              <w:rPr>
                <w:rFonts w:ascii="Helvetica"/>
                <w:color w:val="000000" w:themeColor="text1"/>
                <w:sz w:val="22"/>
                <w:szCs w:val="22"/>
                <w:lang w:val="fr-FR"/>
              </w:rPr>
              <w:t xml:space="preserve"> et al., 2001, Steckel et al., </w:t>
            </w:r>
            <w:proofErr w:type="gramStart"/>
            <w:r w:rsidRPr="009F1439">
              <w:rPr>
                <w:rFonts w:ascii="Helvetica"/>
                <w:color w:val="000000" w:themeColor="text1"/>
                <w:sz w:val="22"/>
                <w:szCs w:val="22"/>
                <w:lang w:val="fr-FR"/>
              </w:rPr>
              <w:t>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Mohler</w:t>
            </w:r>
            <w:proofErr w:type="gramEnd"/>
            <w:r w:rsidR="00C451E8" w:rsidRPr="009F1439">
              <w:rPr>
                <w:rFonts w:ascii="Helvetica"/>
                <w:color w:val="000000" w:themeColor="text1"/>
                <w:sz w:val="22"/>
                <w:szCs w:val="22"/>
              </w:rPr>
              <w:t xml:space="preserve"> and </w:t>
            </w:r>
            <w:proofErr w:type="spellStart"/>
            <w:r w:rsidR="00C451E8" w:rsidRPr="009F1439">
              <w:rPr>
                <w:rFonts w:ascii="Helvetica"/>
                <w:color w:val="000000" w:themeColor="text1"/>
                <w:sz w:val="22"/>
                <w:szCs w:val="22"/>
              </w:rPr>
              <w:t>Galford</w:t>
            </w:r>
            <w:proofErr w:type="spellEnd"/>
            <w:r w:rsidR="00C451E8" w:rsidRPr="009F1439">
              <w:rPr>
                <w:rFonts w:ascii="Helvetica"/>
                <w:color w:val="000000" w:themeColor="text1"/>
                <w:sz w:val="22"/>
                <w:szCs w:val="22"/>
              </w:rPr>
              <w:t xml:space="preserve">,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8324D2"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gramStart"/>
            <w:r w:rsidRPr="009F1439">
              <w:rPr>
                <w:rFonts w:ascii="Helvetica"/>
                <w:color w:val="000000" w:themeColor="text1"/>
                <w:sz w:val="22"/>
                <w:szCs w:val="22"/>
                <w:lang w:val="fr-FR"/>
              </w:rPr>
              <w:t>van</w:t>
            </w:r>
            <w:proofErr w:type="gramEnd"/>
            <w:r w:rsidRPr="009F1439">
              <w:rPr>
                <w:rFonts w:ascii="Helvetica"/>
                <w:color w:val="000000" w:themeColor="text1"/>
                <w:sz w:val="22"/>
                <w:szCs w:val="22"/>
                <w:lang w:val="fr-FR"/>
              </w:rPr>
              <w:t xml:space="preserve">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The </w:t>
            </w:r>
            <w:proofErr w:type="spellStart"/>
            <w:r w:rsidRPr="009F1439">
              <w:rPr>
                <w:rFonts w:ascii="Helvetica"/>
                <w:color w:val="000000" w:themeColor="text1"/>
                <w:sz w:val="22"/>
                <w:szCs w:val="22"/>
              </w:rPr>
              <w:t>male:female</w:t>
            </w:r>
            <w:proofErr w:type="spellEnd"/>
            <w:r w:rsidRPr="009F1439">
              <w:rPr>
                <w:rFonts w:ascii="Helvetica"/>
                <w:color w:val="000000" w:themeColor="text1"/>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110" w:name="matrix-form"/>
      <w:bookmarkEnd w:id="19"/>
    </w:p>
    <w:p w14:paraId="54B4FCD1"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E411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E411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000000"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E411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B428E6D" w:rsidR="005550BE" w:rsidRPr="009F1439" w:rsidRDefault="00E411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r w:rsidR="00363F4A">
        <w:rPr>
          <w:color w:val="000000" w:themeColor="text1"/>
        </w:rPr>
        <w:t>is</w:t>
      </w:r>
      <w:r w:rsidR="00363F4A" w:rsidRPr="009F1439">
        <w:rPr>
          <w:color w:val="000000" w:themeColor="text1"/>
        </w:rPr>
        <w:t xml:space="preserve"> </w:t>
      </w:r>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E41100" w:rsidP="00F05379">
      <w:pPr>
        <w:pStyle w:val="Heading3"/>
        <w:spacing w:line="480" w:lineRule="auto"/>
        <w:rPr>
          <w:color w:val="000000" w:themeColor="text1"/>
        </w:rPr>
      </w:pPr>
      <w:bookmarkStart w:id="111" w:name="parameterization"/>
      <w:bookmarkEnd w:id="110"/>
      <w:r w:rsidRPr="009F1439">
        <w:rPr>
          <w:color w:val="000000" w:themeColor="text1"/>
        </w:rPr>
        <w:t>Parameterization</w:t>
      </w:r>
    </w:p>
    <w:p w14:paraId="65DEAAA1" w14:textId="432E8E5E" w:rsidR="005550BE" w:rsidRPr="009F1439" w:rsidRDefault="00E41100" w:rsidP="00F05379">
      <w:pPr>
        <w:pStyle w:val="FirstParagraph"/>
        <w:spacing w:line="480" w:lineRule="auto"/>
        <w:rPr>
          <w:color w:val="000000" w:themeColor="text1"/>
        </w:rPr>
      </w:pPr>
      <w:r w:rsidRPr="009F1439">
        <w:rPr>
          <w:color w:val="000000" w:themeColor="text1"/>
        </w:rPr>
        <w:t>Waterhemp plant size is highly variable</w:t>
      </w:r>
      <w:ins w:id="112" w:author="Nguyen, Huong T [AGRON]" w:date="2022-07-27T12:16:00Z">
        <w:r w:rsidR="00D11232">
          <w:rPr>
            <w:color w:val="000000" w:themeColor="text1"/>
          </w:rPr>
          <w:t>,</w:t>
        </w:r>
      </w:ins>
      <w:r w:rsidR="00952336" w:rsidRPr="009F1439">
        <w:rPr>
          <w:color w:val="000000" w:themeColor="text1"/>
        </w:rPr>
        <w:t xml:space="preserve"> and consequently</w:t>
      </w:r>
      <w:ins w:id="113" w:author="Nguyen, Huong T [AGRON]" w:date="2022-07-27T12:16:00Z">
        <w:r w:rsidR="00D11232">
          <w:rPr>
            <w:color w:val="000000" w:themeColor="text1"/>
          </w:rPr>
          <w:t>,</w:t>
        </w:r>
      </w:ins>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3B52F89" w:rsidR="005550BE" w:rsidRPr="009F1439" w:rsidRDefault="00E41100" w:rsidP="00F05379">
      <w:pPr>
        <w:pStyle w:val="BodyText"/>
        <w:spacing w:line="480" w:lineRule="auto"/>
        <w:rPr>
          <w:color w:val="000000" w:themeColor="text1"/>
        </w:rPr>
      </w:pPr>
      <w:r w:rsidRPr="009F1439">
        <w:rPr>
          <w:color w:val="000000" w:themeColor="text1"/>
        </w:rPr>
        <w:t>To accommodate the elasticity of plant size</w:t>
      </w:r>
      <w:r w:rsidR="00F05C22">
        <w:rPr>
          <w:color w:val="000000" w:themeColor="text1"/>
        </w:rPr>
        <w:t xml:space="preserve"> and </w:t>
      </w:r>
      <w:r w:rsidR="00F05C22" w:rsidRPr="009F1439">
        <w:rPr>
          <w:color w:val="000000" w:themeColor="text1"/>
        </w:rPr>
        <w:t>to examine the impact of different levels of control efficacy on population dynamics</w:t>
      </w:r>
      <w:r w:rsidRPr="009F1439">
        <w:rPr>
          <w:color w:val="000000" w:themeColor="text1"/>
        </w:rPr>
        <w:t xml:space="preserve">, two scenarios </w:t>
      </w:r>
      <w:r w:rsidR="00F05C22">
        <w:rPr>
          <w:color w:val="000000" w:themeColor="text1"/>
        </w:rPr>
        <w:t>are</w:t>
      </w:r>
      <w:r w:rsidRPr="009F1439">
        <w:rPr>
          <w:color w:val="000000" w:themeColor="text1"/>
        </w:rPr>
        <w:t xml:space="preserve"> presented in this </w:t>
      </w:r>
      <w:r w:rsidR="00F05C22">
        <w:rPr>
          <w:color w:val="000000" w:themeColor="text1"/>
        </w:rPr>
        <w:t>paper</w:t>
      </w:r>
      <w:r w:rsidR="00F05C22" w:rsidRPr="009F1439">
        <w:rPr>
          <w:color w:val="000000" w:themeColor="text1"/>
        </w:rPr>
        <w:t xml:space="preserve"> </w:t>
      </w:r>
      <w:r w:rsidR="00F05C22">
        <w:rPr>
          <w:color w:val="000000" w:themeColor="text1"/>
        </w:rPr>
        <w:t>with different approaches for assessing</w:t>
      </w:r>
      <w:r w:rsidRPr="009F1439">
        <w:rPr>
          <w:color w:val="000000" w:themeColor="text1"/>
        </w:rPr>
        <w:t xml:space="preserve"> plant fecundity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under the assumption that plant size decreases as emergence is delayed (Table 1). All the </w:t>
      </w:r>
      <w:r w:rsidR="00F05C22">
        <w:rPr>
          <w:color w:val="000000" w:themeColor="text1"/>
        </w:rPr>
        <w:t xml:space="preserve">population </w:t>
      </w:r>
      <w:r w:rsidRPr="009F1439">
        <w:rPr>
          <w:color w:val="000000" w:themeColor="text1"/>
        </w:rPr>
        <w:t xml:space="preserve">parameters were calculated for a female-only population because only female plants bear seeds. Consequently, the modeled population size reflected half of the </w:t>
      </w:r>
      <w:r w:rsidRPr="009F1439">
        <w:rPr>
          <w:color w:val="000000" w:themeColor="text1"/>
        </w:rPr>
        <w:lastRenderedPageBreak/>
        <w:t xml:space="preserve">population size in reality. The seedbank densities of the whole population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E411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proofErr w:type="spellStart"/>
      <w:r w:rsidRPr="009F1439">
        <w:rPr>
          <w:rStyle w:val="VerbatimChar"/>
          <w:color w:val="000000" w:themeColor="text1"/>
        </w:rPr>
        <w:t>s_t</w:t>
      </w:r>
      <w:proofErr w:type="spellEnd"/>
      <w:r w:rsidRPr="009F1439">
        <w:rPr>
          <w:color w:val="000000" w:themeColor="text1"/>
        </w:rPr>
        <w:t xml:space="preserve">, </w:t>
      </w:r>
      <w:proofErr w:type="spellStart"/>
      <w:r w:rsidRPr="009F1439">
        <w:rPr>
          <w:rStyle w:val="VerbatimChar"/>
          <w:color w:val="000000" w:themeColor="text1"/>
        </w:rPr>
        <w:t>s_b</w:t>
      </w:r>
      <w:proofErr w:type="spellEnd"/>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proofErr w:type="spellStart"/>
      <w:r w:rsidRPr="009F1439">
        <w:rPr>
          <w:rStyle w:val="VerbatimChar"/>
          <w:color w:val="000000" w:themeColor="text1"/>
        </w:rPr>
        <w:t>s_t</w:t>
      </w:r>
      <w:proofErr w:type="spellEnd"/>
      <w:r w:rsidRPr="009F1439">
        <w:rPr>
          <w:color w:val="000000" w:themeColor="text1"/>
        </w:rPr>
        <w:t xml:space="preserve"> and </w:t>
      </w:r>
      <w:proofErr w:type="spellStart"/>
      <w:r w:rsidRPr="009F1439">
        <w:rPr>
          <w:rStyle w:val="VerbatimChar"/>
          <w:color w:val="000000" w:themeColor="text1"/>
        </w:rPr>
        <w:t>s_b</w:t>
      </w:r>
      <w:proofErr w:type="spellEnd"/>
      <w:r w:rsidRPr="009F1439">
        <w:rPr>
          <w:color w:val="000000" w:themeColor="text1"/>
        </w:rPr>
        <w:t xml:space="preserve"> </w:t>
      </w:r>
      <w:proofErr w:type="gramStart"/>
      <w:r w:rsidRPr="009F1439">
        <w:rPr>
          <w:color w:val="000000" w:themeColor="text1"/>
        </w:rPr>
        <w:t>represent</w:t>
      </w:r>
      <w:proofErr w:type="gramEnd"/>
      <w:r w:rsidRPr="009F1439">
        <w:rPr>
          <w:color w:val="000000" w:themeColor="text1"/>
        </w:rPr>
        <w:t xml:space="preserve">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E411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t>
      </w:r>
      <w:r w:rsidRPr="009F1439">
        <w:rPr>
          <w:color w:val="000000" w:themeColor="text1"/>
        </w:rPr>
        <w:lastRenderedPageBreak/>
        <w:t>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E411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75374E46" w14:textId="1328894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65C2DB46" w14:textId="0E4D00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1;</w:t>
            </w:r>
          </w:p>
          <w:p w14:paraId="11FA61CA" w14:textId="7E374F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788E2E01" w14:textId="37C82BE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0187C99D" w14:textId="1187BD6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w:t>
            </w:r>
          </w:p>
          <w:p w14:paraId="40F5E120" w14:textId="6A15B74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0.41; </w:t>
            </w:r>
          </w:p>
          <w:p w14:paraId="26725686" w14:textId="4897C6A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0.41;</w:t>
            </w:r>
          </w:p>
          <w:p w14:paraId="0B6E0F4D" w14:textId="74942569"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 </w:t>
            </w:r>
          </w:p>
          <w:p w14:paraId="772960F0" w14:textId="66BA959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05F3CF75" w14:textId="71B6F9D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756A696F" w14:textId="3900B91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1; </w:t>
            </w:r>
          </w:p>
          <w:p w14:paraId="6E3F6309" w14:textId="7389847F"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3706945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w:t>
            </w:r>
            <w:ins w:id="114" w:author="Nguyen, Huong T [AGRON]" w:date="2022-07-27T12:18:00Z">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ins>
            <w:del w:id="115" w:author="Nguyen, Huong T [AGRON]" w:date="2022-07-27T12:17:00Z">
              <w:r w:rsidRPr="009F1439" w:rsidDel="00D11232">
                <w:rPr>
                  <w:rFonts w:ascii="Helvetica"/>
                  <w:color w:val="000000" w:themeColor="text1"/>
                  <w:sz w:val="20"/>
                  <w:szCs w:val="20"/>
                </w:rPr>
                <w:delText>^</w:delText>
              </w:r>
            </w:del>
            <w:del w:id="116" w:author="Nguyen, Huong T [AGRON]" w:date="2022-07-27T12:18:00Z">
              <w:r w:rsidRPr="009F1439" w:rsidDel="00D11232">
                <w:rPr>
                  <w:rFonts w:ascii="Helvetica"/>
                  <w:color w:val="000000" w:themeColor="text1"/>
                  <w:sz w:val="20"/>
                  <w:szCs w:val="20"/>
                </w:rPr>
                <w:delText>-6</w:delText>
              </w:r>
            </w:del>
            <w:r w:rsidRPr="009F1439">
              <w:rPr>
                <w:rFonts w:ascii="Helvetica"/>
                <w:color w:val="000000" w:themeColor="text1"/>
                <w:sz w:val="20"/>
                <w:szCs w:val="20"/>
              </w:rPr>
              <w:t xml:space="preserve">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52B84732"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1.8 x </w:t>
            </w:r>
            <w:ins w:id="117" w:author="Nguyen, Huong T [AGRON]" w:date="2022-07-27T12:18:00Z">
              <w:r w:rsidR="00D11232" w:rsidRPr="009F1439">
                <w:rPr>
                  <w:rFonts w:ascii="Helvetica"/>
                  <w:color w:val="000000" w:themeColor="text1"/>
                  <w:sz w:val="20"/>
                  <w:szCs w:val="20"/>
                </w:rPr>
                <w:t>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18" w:author="Nguyen, Huong T [AGRON]" w:date="2022-07-27T12:18:00Z">
              <w:r w:rsidRPr="009F1439" w:rsidDel="00D11232">
                <w:rPr>
                  <w:rFonts w:ascii="Helvetica"/>
                  <w:color w:val="000000" w:themeColor="text1"/>
                  <w:sz w:val="20"/>
                  <w:szCs w:val="20"/>
                </w:rPr>
                <w:delText xml:space="preserve">10^-6 </w:delText>
              </w:r>
            </w:del>
            <w:r w:rsidRPr="009F1439">
              <w:rPr>
                <w:rFonts w:ascii="Helvetica"/>
                <w:color w:val="000000" w:themeColor="text1"/>
                <w:sz w:val="20"/>
                <w:szCs w:val="20"/>
              </w:rPr>
              <w:t>- 0.02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16489A2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3.3 </w:t>
            </w:r>
            <w:ins w:id="119" w:author="Nguyen, Huong T [AGRON]" w:date="2022-07-27T12:18:00Z">
              <w:r w:rsidR="00D11232" w:rsidRPr="009F1439">
                <w:rPr>
                  <w:rFonts w:ascii="Helvetica"/>
                  <w:color w:val="000000" w:themeColor="text1"/>
                  <w:sz w:val="20"/>
                  <w:szCs w:val="20"/>
                </w:rPr>
                <w:t>x 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20" w:author="Nguyen, Huong T [AGRON]" w:date="2022-07-27T12:18:00Z">
              <w:r w:rsidRPr="009F1439" w:rsidDel="00D11232">
                <w:rPr>
                  <w:rFonts w:ascii="Helvetica"/>
                  <w:color w:val="000000" w:themeColor="text1"/>
                  <w:sz w:val="20"/>
                  <w:szCs w:val="20"/>
                </w:rPr>
                <w:delText xml:space="preserve">x 10^-6 </w:delText>
              </w:r>
            </w:del>
            <w:r w:rsidRPr="009F1439">
              <w:rPr>
                <w:rFonts w:ascii="Helvetica"/>
                <w:color w:val="000000" w:themeColor="text1"/>
                <w:sz w:val="20"/>
                <w:szCs w:val="20"/>
              </w:rPr>
              <w:t>- 0.0006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260E8FC6" w14:textId="64357886"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17AE770C" w14:textId="1C7C647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summer: 0.66 - 0.74;</w:t>
            </w:r>
          </w:p>
          <w:p w14:paraId="48A24D10" w14:textId="70F7805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1.0 - 3518.6; </w:t>
            </w:r>
          </w:p>
          <w:p w14:paraId="539C6E54" w14:textId="7D289BA1"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1" w:author="Nguyen, Huong T [AGRON]" w:date="2022-07-27T12:22:00Z">
              <w:r w:rsidRPr="009F1439" w:rsidDel="00151E46">
                <w:rPr>
                  <w:rFonts w:ascii="Helvetica"/>
                  <w:color w:val="000000" w:themeColor="text1"/>
                  <w:sz w:val="20"/>
                  <w:szCs w:val="20"/>
                </w:rPr>
                <w:delText>4.3 - 9003620</w:delText>
              </w:r>
            </w:del>
            <w:ins w:id="122" w:author="Nguyen, Huong T [AGRON]" w:date="2022-07-27T12:22:00Z">
              <w:r w:rsidR="00151E46">
                <w:rPr>
                  <w:rFonts w:ascii="Helvetica"/>
                  <w:color w:val="000000" w:themeColor="text1"/>
                  <w:sz w:val="20"/>
                  <w:szCs w:val="20"/>
                </w:rPr>
                <w:t xml:space="preserve">18.8 </w:t>
              </w:r>
              <w:r w:rsidR="00151E46">
                <w:rPr>
                  <w:rFonts w:ascii="Helvetica"/>
                  <w:color w:val="000000" w:themeColor="text1"/>
                  <w:sz w:val="20"/>
                  <w:szCs w:val="20"/>
                </w:rPr>
                <w:t>–</w:t>
              </w:r>
              <w:r w:rsidR="00151E46">
                <w:rPr>
                  <w:rFonts w:ascii="Helvetica"/>
                  <w:color w:val="000000" w:themeColor="text1"/>
                  <w:sz w:val="20"/>
                  <w:szCs w:val="20"/>
                </w:rPr>
                <w:t xml:space="preserve"> 93672.3</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0 - 35.5; </w:t>
            </w:r>
          </w:p>
          <w:p w14:paraId="33416741" w14:textId="3602AD9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3" w:author="Nguyen, Huong T [AGRON]" w:date="2022-07-27T12:22:00Z">
              <w:r w:rsidRPr="009F1439" w:rsidDel="00151E46">
                <w:rPr>
                  <w:rFonts w:ascii="Helvetica"/>
                  <w:color w:val="000000" w:themeColor="text1"/>
                  <w:sz w:val="20"/>
                  <w:szCs w:val="20"/>
                </w:rPr>
                <w:delText>0.5 - 4453381.0</w:delText>
              </w:r>
            </w:del>
            <w:ins w:id="124" w:author="Nguyen, Huong T [AGRON]" w:date="2022-07-27T12:22:00Z">
              <w:r w:rsidR="00151E46">
                <w:rPr>
                  <w:rFonts w:ascii="Helvetica"/>
                  <w:color w:val="000000" w:themeColor="text1"/>
                  <w:sz w:val="20"/>
                  <w:szCs w:val="20"/>
                </w:rPr>
                <w:t xml:space="preserve">1756.2 </w:t>
              </w:r>
            </w:ins>
            <w:ins w:id="125" w:author="Nguyen, Huong T [AGRON]" w:date="2022-07-27T12:23:00Z">
              <w:r w:rsidR="00151E46">
                <w:rPr>
                  <w:rFonts w:ascii="Helvetica"/>
                  <w:color w:val="000000" w:themeColor="text1"/>
                  <w:sz w:val="20"/>
                  <w:szCs w:val="20"/>
                </w:rPr>
                <w:t>–</w:t>
              </w:r>
            </w:ins>
            <w:ins w:id="126" w:author="Nguyen, Huong T [AGRON]" w:date="2022-07-27T12:22:00Z">
              <w:r w:rsidR="00151E46">
                <w:rPr>
                  <w:rFonts w:ascii="Helvetica"/>
                  <w:color w:val="000000" w:themeColor="text1"/>
                  <w:sz w:val="20"/>
                  <w:szCs w:val="20"/>
                </w:rPr>
                <w:t xml:space="preserve"> 1249</w:t>
              </w:r>
            </w:ins>
            <w:ins w:id="127" w:author="Nguyen, Huong T [AGRON]" w:date="2022-07-27T12:23:00Z">
              <w:r w:rsidR="00151E46">
                <w:rPr>
                  <w:rFonts w:ascii="Helvetica"/>
                  <w:color w:val="000000" w:themeColor="text1"/>
                  <w:sz w:val="20"/>
                  <w:szCs w:val="20"/>
                </w:rPr>
                <w:t>255.0</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3.9 - 964.0; </w:t>
            </w:r>
          </w:p>
          <w:p w14:paraId="6F23012D" w14:textId="0BF6EAD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8" w:author="Nguyen, Huong T [AGRON]" w:date="2022-07-27T12:23:00Z">
              <w:r w:rsidRPr="009F1439" w:rsidDel="00151E46">
                <w:rPr>
                  <w:rFonts w:ascii="Helvetica"/>
                  <w:color w:val="000000" w:themeColor="text1"/>
                  <w:sz w:val="20"/>
                  <w:szCs w:val="20"/>
                </w:rPr>
                <w:delText>3.9 - 4115522.0</w:delText>
              </w:r>
            </w:del>
            <w:ins w:id="129" w:author="Nguyen, Huong T [AGRON]" w:date="2022-07-27T12:23:00Z">
              <w:r w:rsidR="00151E46">
                <w:rPr>
                  <w:rFonts w:ascii="Helvetica"/>
                  <w:color w:val="000000" w:themeColor="text1"/>
                  <w:sz w:val="20"/>
                  <w:szCs w:val="20"/>
                </w:rPr>
                <w:t>66.3-3696.6</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0.64 - 11.8; </w:t>
            </w:r>
          </w:p>
          <w:p w14:paraId="2CF11003" w14:textId="10565B7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w:t>
            </w:r>
            <w:del w:id="130" w:author="Nguyen, Huong T [AGRON]" w:date="2022-07-27T12:23:00Z">
              <w:r w:rsidRPr="009F1439" w:rsidDel="00151E46">
                <w:rPr>
                  <w:rFonts w:ascii="Helvetica"/>
                  <w:color w:val="000000" w:themeColor="text1"/>
                  <w:sz w:val="20"/>
                  <w:szCs w:val="20"/>
                </w:rPr>
                <w:delText xml:space="preserve">2 </w:delText>
              </w:r>
            </w:del>
            <w:ins w:id="131" w:author="Nguyen, Huong T [AGRON]" w:date="2022-07-27T12:23:00Z">
              <w:r w:rsidR="00151E46">
                <w:rPr>
                  <w:rFonts w:ascii="Helvetica"/>
                  <w:color w:val="000000" w:themeColor="text1"/>
                  <w:sz w:val="20"/>
                  <w:szCs w:val="20"/>
                </w:rPr>
                <w:t>5</w:t>
              </w:r>
              <w:r w:rsidR="00151E46" w:rsidRPr="009F1439">
                <w:rPr>
                  <w:rFonts w:ascii="Helvetica"/>
                  <w:color w:val="000000" w:themeColor="text1"/>
                  <w:sz w:val="20"/>
                  <w:szCs w:val="20"/>
                </w:rPr>
                <w:t xml:space="preserve"> </w:t>
              </w:r>
            </w:ins>
            <w:del w:id="132" w:author="Nguyen, Huong T [AGRON]" w:date="2022-07-27T12:23:00Z">
              <w:r w:rsidRPr="009F1439" w:rsidDel="00151E46">
                <w:rPr>
                  <w:rFonts w:ascii="Helvetica"/>
                  <w:color w:val="000000" w:themeColor="text1"/>
                  <w:sz w:val="20"/>
                  <w:szCs w:val="20"/>
                </w:rPr>
                <w:delText>-</w:delText>
              </w:r>
            </w:del>
            <w:ins w:id="133" w:author="Nguyen, Huong T [AGRON]" w:date="2022-07-27T12:23:00Z">
              <w:r w:rsidR="00151E46">
                <w:rPr>
                  <w:rFonts w:ascii="Helvetica"/>
                  <w:color w:val="000000" w:themeColor="text1"/>
                  <w:sz w:val="20"/>
                  <w:szCs w:val="20"/>
                </w:rPr>
                <w:t>–</w:t>
              </w:r>
            </w:ins>
            <w:r w:rsidRPr="009F1439">
              <w:rPr>
                <w:rFonts w:ascii="Helvetica"/>
                <w:color w:val="000000" w:themeColor="text1"/>
                <w:sz w:val="20"/>
                <w:szCs w:val="20"/>
              </w:rPr>
              <w:t xml:space="preserve"> </w:t>
            </w:r>
            <w:del w:id="134" w:author="Nguyen, Huong T [AGRON]" w:date="2022-07-27T12:23:00Z">
              <w:r w:rsidRPr="009F1439" w:rsidDel="00151E46">
                <w:rPr>
                  <w:rFonts w:ascii="Helvetica"/>
                  <w:color w:val="000000" w:themeColor="text1"/>
                  <w:sz w:val="20"/>
                  <w:szCs w:val="20"/>
                </w:rPr>
                <w:delText>14478.1</w:delText>
              </w:r>
            </w:del>
            <w:ins w:id="135" w:author="Nguyen, Huong T [AGRON]" w:date="2022-07-27T12:23:00Z">
              <w:r w:rsidR="00151E46">
                <w:rPr>
                  <w:rFonts w:ascii="Helvetica"/>
                  <w:color w:val="000000" w:themeColor="text1"/>
                  <w:sz w:val="20"/>
                  <w:szCs w:val="20"/>
                </w:rPr>
                <w:t>460.3</w:t>
              </w:r>
            </w:ins>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136" w:name="modeling"/>
      <w:bookmarkEnd w:id="111"/>
    </w:p>
    <w:p w14:paraId="1954744B"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E411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5C524DF9" w:rsidR="005550BE" w:rsidRPr="009F1439" w:rsidRDefault="00E411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r w:rsidR="00617C34">
        <w:rPr>
          <w:color w:val="000000" w:themeColor="text1"/>
        </w:rPr>
        <w:t>study</w:t>
      </w:r>
      <w:r w:rsidR="00617C34" w:rsidRPr="009F1439">
        <w:rPr>
          <w:color w:val="000000" w:themeColor="text1"/>
        </w:rPr>
        <w:t xml:space="preserve"> </w:t>
      </w:r>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E411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E41100" w:rsidP="00F05379">
      <w:pPr>
        <w:pStyle w:val="Heading4"/>
        <w:spacing w:line="480" w:lineRule="auto"/>
        <w:rPr>
          <w:color w:val="000000" w:themeColor="text1"/>
        </w:rPr>
      </w:pPr>
      <w:bookmarkStart w:id="137" w:name="population-growth-rate"/>
      <w:r w:rsidRPr="009F1439">
        <w:rPr>
          <w:color w:val="000000" w:themeColor="text1"/>
        </w:rPr>
        <w:t>Population growth rate</w:t>
      </w:r>
    </w:p>
    <w:p w14:paraId="719D43BF" w14:textId="6F3D66F8" w:rsidR="005550BE" w:rsidRPr="009F1439" w:rsidRDefault="00E41100" w:rsidP="00F05379">
      <w:pPr>
        <w:pStyle w:val="FirstParagraph"/>
        <w:spacing w:line="480" w:lineRule="auto"/>
        <w:rPr>
          <w:color w:val="000000" w:themeColor="text1"/>
        </w:rPr>
      </w:pPr>
      <w:r w:rsidRPr="009F1439">
        <w:rPr>
          <w:color w:val="000000" w:themeColor="text1"/>
        </w:rPr>
        <w:t xml:space="preserve">The </w:t>
      </w:r>
      <w:r w:rsidRPr="009F1439">
        <w:rPr>
          <w:rStyle w:val="VerbatimChar"/>
          <w:color w:val="000000" w:themeColor="text1"/>
        </w:rPr>
        <w:t>eigen.analysis</w:t>
      </w:r>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E411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r w:rsidRPr="009F1439">
        <w:rPr>
          <w:rStyle w:val="VerbatimChar"/>
          <w:color w:val="000000" w:themeColor="text1"/>
        </w:rPr>
        <w:t>eigen.analysis</w:t>
      </w:r>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138" w:name="results-and-discussion"/>
      <w:bookmarkEnd w:id="9"/>
      <w:bookmarkEnd w:id="136"/>
      <w:bookmarkEnd w:id="137"/>
      <w:r w:rsidRPr="009F1439">
        <w:rPr>
          <w:color w:val="000000" w:themeColor="text1"/>
        </w:rPr>
        <w:t>Simulations</w:t>
      </w:r>
    </w:p>
    <w:p w14:paraId="7832C07C" w14:textId="224DE854" w:rsidR="003F22E8" w:rsidRPr="00151E46" w:rsidDel="00151E46" w:rsidRDefault="003F22E8" w:rsidP="00F05379">
      <w:pPr>
        <w:pStyle w:val="FirstParagraph"/>
        <w:spacing w:line="480" w:lineRule="auto"/>
        <w:rPr>
          <w:del w:id="139" w:author="Nguyen, Huong T [AGRON]" w:date="2022-07-27T12:27:00Z"/>
          <w:b/>
          <w:color w:val="000000" w:themeColor="text1"/>
          <w:rPrChange w:id="140" w:author="Nguyen, Huong T [AGRON]" w:date="2022-07-27T12:27:00Z">
            <w:rPr>
              <w:del w:id="141" w:author="Nguyen, Huong T [AGRON]" w:date="2022-07-27T12:27:00Z"/>
              <w:color w:val="000000" w:themeColor="text1"/>
            </w:rPr>
          </w:rPrChange>
        </w:rPr>
      </w:pPr>
      <w:r w:rsidRPr="009F1439">
        <w:rPr>
          <w:color w:val="000000" w:themeColor="text1"/>
        </w:rPr>
        <w:t xml:space="preserve">Since plant fecundity was the most influential </w:t>
      </w:r>
      <w:r w:rsidR="00617C34">
        <w:rPr>
          <w:color w:val="000000" w:themeColor="text1"/>
        </w:rPr>
        <w:t xml:space="preserve">parameter </w:t>
      </w:r>
      <w:r w:rsidRPr="009F1439">
        <w:rPr>
          <w:color w:val="000000" w:themeColor="text1"/>
        </w:rPr>
        <w:t>on population growth</w:t>
      </w:r>
      <w:ins w:id="142" w:author="Nguyen, Huong T [AGRON]" w:date="2022-07-27T12:26:00Z">
        <w:r w:rsidR="00151E46">
          <w:rPr>
            <w:color w:val="000000" w:themeColor="text1"/>
          </w:rPr>
          <w:t xml:space="preserve"> (as shown in the population projection)</w:t>
        </w:r>
      </w:ins>
      <w:r w:rsidRPr="009F1439">
        <w:rPr>
          <w:color w:val="000000" w:themeColor="text1"/>
        </w:rPr>
        <w:t xml:space="preserve"> and waterhemp was more prolific in the warm-season crop environments than the cool-season crop </w:t>
      </w:r>
      <w:commentRangeStart w:id="143"/>
      <w:r w:rsidRPr="009F1439">
        <w:rPr>
          <w:color w:val="000000" w:themeColor="text1"/>
        </w:rPr>
        <w:t>environments</w:t>
      </w:r>
      <w:commentRangeEnd w:id="143"/>
      <w:r w:rsidR="00617C34">
        <w:rPr>
          <w:rStyle w:val="CommentReference"/>
        </w:rPr>
        <w:commentReference w:id="143"/>
      </w:r>
      <w:ins w:id="144" w:author="Nguyen, Huong T [AGRON]" w:date="2022-07-27T12:26:00Z">
        <w:r w:rsidR="00151E46">
          <w:rPr>
            <w:color w:val="000000" w:themeColor="text1"/>
          </w:rPr>
          <w:t xml:space="preserve"> (Nguyen and Liebman, 2022a)</w:t>
        </w:r>
      </w:ins>
      <w:r w:rsidRPr="009F1439">
        <w:rPr>
          <w:color w:val="000000" w:themeColor="text1"/>
        </w:rPr>
        <w:t xml:space="preserve">, we followed up with a simulation of seed production </w:t>
      </w:r>
      <w:del w:id="145" w:author="Nguyen, Huong T [AGRON] [2]" w:date="2022-07-27T19:24:00Z">
        <w:r w:rsidRPr="009F1439" w:rsidDel="00D6223B">
          <w:rPr>
            <w:color w:val="000000" w:themeColor="text1"/>
          </w:rPr>
          <w:delText xml:space="preserve">allowance </w:delText>
        </w:r>
      </w:del>
      <w:ins w:id="146" w:author="Nguyen, Huong T [AGRON] [2]" w:date="2022-07-27T19:24:00Z">
        <w:r w:rsidR="00D6223B">
          <w:rPr>
            <w:color w:val="000000" w:themeColor="text1"/>
          </w:rPr>
          <w:t>threshold</w:t>
        </w:r>
        <w:r w:rsidR="00D6223B" w:rsidRPr="009F1439">
          <w:rPr>
            <w:color w:val="000000" w:themeColor="text1"/>
          </w:rPr>
          <w:t xml:space="preserve"> </w:t>
        </w:r>
      </w:ins>
      <w:r w:rsidRPr="009F1439">
        <w:rPr>
          <w:color w:val="000000" w:themeColor="text1"/>
        </w:rPr>
        <w:t xml:space="preserve">in corn and soybean. We used a </w:t>
      </w:r>
      <w:r w:rsidRPr="009F1439">
        <w:rPr>
          <w:color w:val="000000" w:themeColor="text1"/>
        </w:rPr>
        <w:lastRenderedPageBreak/>
        <w:t>theoretical plot of 1 meter squared with 10000 seeds in the top 0 - 2 cm soil stratum and 0 seed</w:t>
      </w:r>
      <w:r w:rsidR="00617C34">
        <w:rPr>
          <w:color w:val="000000" w:themeColor="text1"/>
        </w:rPr>
        <w:t>s</w:t>
      </w:r>
      <w:r w:rsidRPr="009F1439">
        <w:rPr>
          <w:color w:val="000000" w:themeColor="text1"/>
        </w:rPr>
        <w:t xml:space="preserve"> in the 2 - 20 cm soil stratum and followed that theoretical plot in three rotations (2-year, 3-year, and 4-year) crossed with two corn weed management regimes (conventional and low herbicide), as </w:t>
      </w:r>
      <w:r w:rsidR="00617C34">
        <w:rPr>
          <w:color w:val="000000" w:themeColor="text1"/>
        </w:rPr>
        <w:t xml:space="preserve">we did with empirical data collection </w:t>
      </w:r>
      <w:r w:rsidRPr="009F1439">
        <w:rPr>
          <w:color w:val="000000" w:themeColor="text1"/>
        </w:rPr>
        <w:t>at our research site. We were interested in the following question:</w:t>
      </w:r>
      <w:ins w:id="147" w:author="Nguyen, Huong T [AGRON]" w:date="2022-07-27T12:27:00Z">
        <w:r w:rsidR="00151E46">
          <w:rPr>
            <w:color w:val="000000" w:themeColor="text1"/>
          </w:rPr>
          <w:t xml:space="preserve"> </w:t>
        </w:r>
      </w:ins>
    </w:p>
    <w:p w14:paraId="10579B56" w14:textId="04E843DD" w:rsidR="00151E46" w:rsidRPr="00151E46" w:rsidRDefault="003F22E8" w:rsidP="00151E46">
      <w:pPr>
        <w:pStyle w:val="FirstParagraph"/>
        <w:spacing w:line="480" w:lineRule="auto"/>
        <w:rPr>
          <w:ins w:id="148" w:author="Nguyen, Huong T [AGRON]" w:date="2022-07-27T12:27:00Z"/>
          <w:b/>
          <w:i/>
          <w:iCs/>
          <w:rPrChange w:id="149" w:author="Nguyen, Huong T [AGRON]" w:date="2022-07-27T12:27:00Z">
            <w:rPr>
              <w:ins w:id="150" w:author="Nguyen, Huong T [AGRON]" w:date="2022-07-27T12:27:00Z"/>
              <w:i/>
              <w:iCs/>
            </w:rPr>
          </w:rPrChange>
        </w:rPr>
      </w:pPr>
      <w:r w:rsidRPr="00151E46">
        <w:rPr>
          <w:b/>
          <w:i/>
          <w:iCs/>
          <w:rPrChange w:id="151" w:author="Nguyen, Huong T [AGRON]" w:date="2022-07-27T12:27:00Z">
            <w:rPr>
              <w:i/>
              <w:iCs/>
            </w:rPr>
          </w:rPrChange>
        </w:rPr>
        <w:t xml:space="preserve">How much </w:t>
      </w:r>
      <w:r w:rsidR="00513D83" w:rsidRPr="00151E46">
        <w:rPr>
          <w:b/>
          <w:i/>
          <w:iCs/>
          <w:rPrChange w:id="152" w:author="Nguyen, Huong T [AGRON]" w:date="2022-07-27T12:27:00Z">
            <w:rPr>
              <w:i/>
              <w:iCs/>
            </w:rPr>
          </w:rPrChange>
        </w:rPr>
        <w:t>weed control efficacy</w:t>
      </w:r>
      <w:r w:rsidRPr="00151E46">
        <w:rPr>
          <w:b/>
          <w:i/>
          <w:iCs/>
          <w:rPrChange w:id="153" w:author="Nguyen, Huong T [AGRON]" w:date="2022-07-27T12:27:00Z">
            <w:rPr>
              <w:i/>
              <w:iCs/>
            </w:rPr>
          </w:rPrChange>
        </w:rPr>
        <w:t xml:space="preserve"> </w:t>
      </w:r>
      <w:r w:rsidR="00617C34" w:rsidRPr="00151E46">
        <w:rPr>
          <w:b/>
          <w:i/>
          <w:iCs/>
          <w:rPrChange w:id="154" w:author="Nguyen, Huong T [AGRON]" w:date="2022-07-27T12:27:00Z">
            <w:rPr>
              <w:i/>
              <w:iCs/>
            </w:rPr>
          </w:rPrChange>
        </w:rPr>
        <w:t xml:space="preserve">is </w:t>
      </w:r>
      <w:r w:rsidRPr="00151E46">
        <w:rPr>
          <w:b/>
          <w:i/>
          <w:iCs/>
          <w:rPrChange w:id="155" w:author="Nguyen, Huong T [AGRON]" w:date="2022-07-27T12:27:00Z">
            <w:rPr>
              <w:i/>
              <w:iCs/>
            </w:rPr>
          </w:rPrChange>
        </w:rPr>
        <w:t xml:space="preserve">necessary to </w:t>
      </w:r>
      <w:r w:rsidR="00513D83" w:rsidRPr="00151E46">
        <w:rPr>
          <w:b/>
          <w:i/>
          <w:iCs/>
          <w:rPrChange w:id="156" w:author="Nguyen, Huong T [AGRON]" w:date="2022-07-27T12:27:00Z">
            <w:rPr>
              <w:i/>
              <w:iCs/>
            </w:rPr>
          </w:rPrChange>
        </w:rPr>
        <w:t>stabilize a waterhemp population</w:t>
      </w:r>
      <w:r w:rsidRPr="00151E46">
        <w:rPr>
          <w:b/>
          <w:i/>
          <w:iCs/>
          <w:rPrChange w:id="157" w:author="Nguyen, Huong T [AGRON]" w:date="2022-07-27T12:27:00Z">
            <w:rPr>
              <w:i/>
              <w:iCs/>
            </w:rPr>
          </w:rPrChange>
        </w:rPr>
        <w:t xml:space="preserve"> (</w:t>
      </w:r>
      <m:oMath>
        <m:r>
          <m:rPr>
            <m:sty m:val="bi"/>
          </m:rPr>
          <w:rPr>
            <w:rFonts w:ascii="Cambria Math" w:hAnsi="Cambria Math"/>
          </w:rPr>
          <m:t>λ</m:t>
        </m:r>
        <m:r>
          <m:rPr>
            <m:sty m:val="b"/>
          </m:rPr>
          <w:rPr>
            <w:rFonts w:ascii="Cambria Math" w:hAnsi="Cambria Math"/>
          </w:rPr>
          <m:t>≈</m:t>
        </m:r>
        <m:r>
          <m:rPr>
            <m:sty m:val="bi"/>
          </m:rPr>
          <w:rPr>
            <w:rFonts w:ascii="Cambria Math" w:hAnsi="Cambria Math"/>
          </w:rPr>
          <m:t>1</m:t>
        </m:r>
      </m:oMath>
      <w:r w:rsidRPr="00151E46">
        <w:rPr>
          <w:b/>
          <w:i/>
          <w:iCs/>
          <w:rPrChange w:id="158" w:author="Nguyen, Huong T [AGRON]" w:date="2022-07-27T12:27:00Z">
            <w:rPr>
              <w:i/>
              <w:iCs/>
            </w:rPr>
          </w:rPrChange>
        </w:rPr>
        <w:t xml:space="preserve">)? </w:t>
      </w:r>
    </w:p>
    <w:p w14:paraId="4E0F4584" w14:textId="0865BFC4" w:rsidR="003F22E8" w:rsidRPr="009F1439" w:rsidDel="00151E46" w:rsidRDefault="00617C34">
      <w:pPr>
        <w:pStyle w:val="FirstParagraph"/>
        <w:spacing w:line="480" w:lineRule="auto"/>
        <w:rPr>
          <w:del w:id="159" w:author="Nguyen, Huong T [AGRON]" w:date="2022-07-27T12:27:00Z"/>
        </w:rPr>
        <w:pPrChange w:id="160" w:author="Nguyen, Huong T [AGRON]" w:date="2022-07-27T12:27:00Z">
          <w:pPr>
            <w:pStyle w:val="BodyText"/>
            <w:spacing w:line="480" w:lineRule="auto"/>
          </w:pPr>
        </w:pPrChange>
      </w:pPr>
      <w:r>
        <w:t>Waterhemp c</w:t>
      </w:r>
      <w:r w:rsidRPr="00D11232">
        <w:t xml:space="preserve">ontrol </w:t>
      </w:r>
      <w:r w:rsidR="003F22E8" w:rsidRPr="00D11232">
        <w:t xml:space="preserve">efficacy in this study is </w:t>
      </w:r>
      <w:r>
        <w:t>defined</w:t>
      </w:r>
      <w:r w:rsidRPr="00D11232">
        <w:t xml:space="preserve"> </w:t>
      </w:r>
      <w:r w:rsidR="003F22E8" w:rsidRPr="00D11232">
        <w:t>by seed production (seeds/m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3F22E8" w:rsidRPr="00D11232">
        <w:t xml:space="preserve">) instead of plant density </w:t>
      </w:r>
      <w:ins w:id="161" w:author="Nguyen, Huong T [AGRON] [2]" w:date="2022-07-27T19:25:00Z">
        <w:r w:rsidR="00D6223B" w:rsidRPr="00D11232">
          <w:t>(</w:t>
        </w:r>
        <w:r w:rsidR="00D6223B">
          <w:t>plants</w:t>
        </w:r>
        <w:r w:rsidR="00D6223B" w:rsidRPr="00D11232">
          <w:t>/m</w:t>
        </w:r>
      </w:ins>
      <m:oMath>
        <m:sSup>
          <m:sSupPr>
            <m:ctrlPr>
              <w:ins w:id="162" w:author="Nguyen, Huong T [AGRON] [2]" w:date="2022-07-27T19:25:00Z">
                <w:rPr>
                  <w:rFonts w:ascii="Cambria Math" w:hAnsi="Cambria Math"/>
                </w:rPr>
              </w:ins>
            </m:ctrlPr>
          </m:sSupPr>
          <m:e>
            <m:r>
              <w:ins w:id="163" w:author="Nguyen, Huong T [AGRON] [2]" w:date="2022-07-27T19:25:00Z">
                <m:rPr>
                  <m:sty m:val="p"/>
                </m:rPr>
                <w:rPr>
                  <w:rFonts w:ascii="Cambria Math" w:hAnsi="Cambria Math"/>
                </w:rPr>
                <m:t>​</m:t>
              </w:ins>
            </m:r>
          </m:e>
          <m:sup>
            <m:r>
              <w:ins w:id="164" w:author="Nguyen, Huong T [AGRON] [2]" w:date="2022-07-27T19:25:00Z">
                <m:rPr>
                  <m:sty m:val="p"/>
                </m:rPr>
                <w:rPr>
                  <w:rFonts w:ascii="Cambria Math" w:hAnsi="Cambria Math"/>
                </w:rPr>
                <m:t>2</m:t>
              </w:ins>
            </m:r>
          </m:sup>
        </m:sSup>
      </m:oMath>
      <w:ins w:id="165" w:author="Nguyen, Huong T [AGRON] [2]" w:date="2022-07-27T19:25:00Z">
        <w:r w:rsidR="00D6223B" w:rsidRPr="00D11232">
          <w:t>)</w:t>
        </w:r>
        <w:r w:rsidR="00D6223B">
          <w:t xml:space="preserve"> </w:t>
        </w:r>
      </w:ins>
      <w:r w:rsidR="003F22E8" w:rsidRPr="00D11232">
        <w:t xml:space="preserve">because waterhemp </w:t>
      </w:r>
      <w:ins w:id="166" w:author="Nguyen, Huong T [AGRON] [2]" w:date="2022-07-27T19:25:00Z">
        <w:r w:rsidR="00F94156">
          <w:t xml:space="preserve">individual </w:t>
        </w:r>
      </w:ins>
      <w:r w:rsidR="003F22E8" w:rsidRPr="00D11232">
        <w:t>plant size is highly variable.</w:t>
      </w:r>
      <w:ins w:id="167" w:author="Nguyen, Huong T [AGRON]" w:date="2022-07-27T12:27:00Z">
        <w:r w:rsidR="00151E46">
          <w:t xml:space="preserve"> </w:t>
        </w:r>
      </w:ins>
    </w:p>
    <w:p w14:paraId="3AEAA528" w14:textId="6A0C1945" w:rsidR="003F22E8" w:rsidRPr="009F1439" w:rsidRDefault="003F22E8">
      <w:pPr>
        <w:pStyle w:val="FirstParagraph"/>
        <w:spacing w:line="480" w:lineRule="auto"/>
        <w:pPrChange w:id="168" w:author="Nguyen, Huong T [AGRON]" w:date="2022-07-27T12:27:00Z">
          <w:pPr>
            <w:pStyle w:val="BodyText"/>
            <w:spacing w:line="480" w:lineRule="auto"/>
          </w:pPr>
        </w:pPrChange>
      </w:pPr>
      <w:r w:rsidRPr="009F1439">
        <w:t xml:space="preserve">All the population </w:t>
      </w:r>
      <w:r w:rsidR="00617C34">
        <w:t>characteristics</w:t>
      </w:r>
      <w:r w:rsidRPr="009F1439">
        <w:t xml:space="preserve">, except for plant fecundity of </w:t>
      </w:r>
      <w:r w:rsidR="00513D83" w:rsidRPr="009F1439">
        <w:t>cohorts</w:t>
      </w:r>
      <w:r w:rsidRPr="009F1439">
        <w:t xml:space="preserve"> 1 through 3, were kept as in the prospective modeling exercise. We estimated the necessary control efficacy in the corn and soybean crop environments by simulating seed production </w:t>
      </w:r>
      <w:del w:id="169" w:author="Nguyen, Huong T [AGRON] [2]" w:date="2022-07-27T19:25:00Z">
        <w:r w:rsidRPr="009F1439" w:rsidDel="00F94156">
          <w:delText xml:space="preserve">allowance </w:delText>
        </w:r>
      </w:del>
      <w:ins w:id="170" w:author="Nguyen, Huong T [AGRON] [2]" w:date="2022-07-27T19:25:00Z">
        <w:r w:rsidR="00F94156">
          <w:t>threshold</w:t>
        </w:r>
        <w:r w:rsidR="00F94156" w:rsidRPr="009F1439">
          <w:t xml:space="preserve"> </w:t>
        </w:r>
      </w:ins>
      <w:r w:rsidRPr="009F1439">
        <w:t xml:space="preserve">for plant cohorts 1 through 3. We only manipulated </w:t>
      </w:r>
      <w:r w:rsidR="00513D83" w:rsidRPr="009F1439">
        <w:t xml:space="preserve">the </w:t>
      </w:r>
      <w:r w:rsidRPr="009F1439">
        <w:t xml:space="preserve">fecundity of cohorts 1 through 3 because 1) the first three cohorts are </w:t>
      </w:r>
      <w:r w:rsidR="00617C34">
        <w:t>more</w:t>
      </w:r>
      <w:r w:rsidR="00617C34" w:rsidRPr="009F1439">
        <w:t xml:space="preserve"> </w:t>
      </w:r>
      <w:r w:rsidRPr="009F1439">
        <w:t>likely exposed to herbicides or cultivation than the later cohorts</w:t>
      </w:r>
      <w:r w:rsidR="00617C34">
        <w:t>;</w:t>
      </w:r>
      <w:r w:rsidR="00617C34" w:rsidRPr="009F1439">
        <w:t xml:space="preserve"> </w:t>
      </w:r>
      <w:r w:rsidRPr="009F1439">
        <w:t>2) the first three cohorts, especially cohorts 1 and 2, have higher survival rates than the later cohorts</w:t>
      </w:r>
      <w:r w:rsidR="00617C34">
        <w:t>;</w:t>
      </w:r>
      <w:r w:rsidRPr="009F1439">
        <w:t xml:space="preserve"> and 3) in general, the earlier cohorts are more capable of accumulating larger aboveground mass than later cohorts.</w:t>
      </w:r>
    </w:p>
    <w:p w14:paraId="6F629FC3" w14:textId="77E76BE8" w:rsidR="005D7BC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proofErr w:type="spellStart"/>
      <w:r w:rsidRPr="009F1439">
        <w:rPr>
          <w:rStyle w:val="VerbatimChar"/>
          <w:color w:val="000000" w:themeColor="text1"/>
        </w:rPr>
        <w:t>rlnorm</w:t>
      </w:r>
      <w:proofErr w:type="spellEnd"/>
      <w:r w:rsidRPr="009F1439">
        <w:rPr>
          <w:rStyle w:val="VerbatimChar"/>
          <w:color w:val="000000" w:themeColor="text1"/>
        </w:rPr>
        <w:t>(1,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w:t>
      </w:r>
      <w:ins w:id="171" w:author="Nguyen, Huong T [AGRON] [2]" w:date="2022-07-27T19:26:00Z">
        <w:r w:rsidR="00F94156">
          <w:rPr>
            <w:color w:val="000000" w:themeColor="text1"/>
          </w:rPr>
          <w:t>a</w:t>
        </w:r>
      </w:ins>
      <w:r w:rsidRPr="009F1439">
        <w:rPr>
          <w:color w:val="000000" w:themeColor="text1"/>
        </w:rPr>
        <w:t xml:space="preserve">) that pooled all the 389 data points from the whole experiment. Twenty-four pairs of </w:t>
      </w:r>
      <w:del w:id="172" w:author="Nguyen, Huong T [AGRON] [2]" w:date="2022-07-27T19:29:00Z">
        <w:r w:rsidRPr="009F1439" w:rsidDel="00F94156">
          <w:rPr>
            <w:color w:val="000000" w:themeColor="text1"/>
          </w:rPr>
          <w:delText xml:space="preserve">s </w:delText>
        </w:r>
      </w:del>
      <w:ins w:id="173" w:author="Nguyen, Huong T [AGRON] [2]" w:date="2022-07-27T19:29: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174" w:author="Nguyen, Huong T [AGRON] [2]" w:date="2022-07-27T19:29:00Z">
        <w:r w:rsidRPr="009F1439" w:rsidDel="00F94156">
          <w:rPr>
            <w:color w:val="000000" w:themeColor="text1"/>
          </w:rPr>
          <w:delText xml:space="preserve">m </w:delText>
        </w:r>
      </w:del>
      <w:ins w:id="175" w:author="Nguyen, Huong T [AGRON] [2]" w:date="2022-07-27T19:29: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estimated </w:t>
      </w:r>
      <w:r w:rsidRPr="009F1439">
        <w:rPr>
          <w:color w:val="000000" w:themeColor="text1"/>
        </w:rPr>
        <w:lastRenderedPageBreak/>
        <w:t xml:space="preserve">(details are in Table </w:t>
      </w:r>
      <w:del w:id="176" w:author="Nguyen, Huong T [AGRON]" w:date="2022-07-27T12:28:00Z">
        <w:r w:rsidRPr="009F1439" w:rsidDel="005949CF">
          <w:rPr>
            <w:color w:val="000000" w:themeColor="text1"/>
          </w:rPr>
          <w:delText xml:space="preserve">?? </w:delText>
        </w:r>
      </w:del>
      <w:ins w:id="177" w:author="Nguyen, Huong T [AGRON]" w:date="2022-07-27T12:28:00Z">
        <w:r w:rsidR="005949CF">
          <w:rPr>
            <w:color w:val="000000" w:themeColor="text1"/>
          </w:rPr>
          <w:t>A4</w:t>
        </w:r>
        <w:r w:rsidR="005949CF" w:rsidRPr="009F1439">
          <w:rPr>
            <w:color w:val="000000" w:themeColor="text1"/>
          </w:rPr>
          <w:t xml:space="preserve"> </w:t>
        </w:r>
      </w:ins>
      <w:r w:rsidRPr="009F1439">
        <w:rPr>
          <w:color w:val="000000" w:themeColor="text1"/>
        </w:rPr>
        <w:t xml:space="preserve">in the Appendix). Different pairs of </w:t>
      </w:r>
      <w:del w:id="178" w:author="Nguyen, Huong T [AGRON] [2]" w:date="2022-07-27T19:28:00Z">
        <w:r w:rsidRPr="009F1439" w:rsidDel="00F94156">
          <w:rPr>
            <w:color w:val="000000" w:themeColor="text1"/>
          </w:rPr>
          <w:delText xml:space="preserve">s </w:delText>
        </w:r>
      </w:del>
      <w:ins w:id="179" w:author="Nguyen, Huong T [AGRON] [2]" w:date="2022-07-27T19:28: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180" w:author="Nguyen, Huong T [AGRON] [2]" w:date="2022-07-27T19:28:00Z">
        <w:r w:rsidRPr="009F1439" w:rsidDel="00F94156">
          <w:rPr>
            <w:color w:val="000000" w:themeColor="text1"/>
          </w:rPr>
          <w:delText xml:space="preserve">m </w:delText>
        </w:r>
      </w:del>
      <w:ins w:id="181" w:author="Nguyen, Huong T [AGRON] [2]" w:date="2022-07-27T19:28: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tried in the simulation until</w:t>
      </w:r>
      <w:ins w:id="182" w:author="Nguyen, Huong T [AGRON] [2]" w:date="2022-07-27T19:29:00Z">
        <w:r w:rsidR="00F94156">
          <w:rPr>
            <w:color w:val="000000" w:themeColor="text1"/>
          </w:rPr>
          <w:t xml:space="preserve"> the rotation of interest’s annualized</w:t>
        </w:r>
      </w:ins>
      <w:r w:rsidRPr="009F1439">
        <w:rPr>
          <w:color w:val="000000" w:themeColor="text1"/>
        </w:rPr>
        <w:t xml:space="preserve"> </w:t>
      </w:r>
      <w:del w:id="183" w:author="Nguyen, Huong T [AGRON] [2]" w:date="2022-07-27T19:28:00Z">
        <w:r w:rsidRPr="009F1439" w:rsidDel="00F94156">
          <w:rPr>
            <w:color w:val="000000" w:themeColor="text1"/>
          </w:rPr>
          <w:delText>(</w:delText>
        </w:r>
      </w:del>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ins w:id="184" w:author="Nguyen, Huong T [AGRON] [2]" w:date="2022-07-27T19:45:00Z">
        <w:r w:rsidR="000217FF">
          <w:rPr>
            <w:rFonts w:eastAsiaTheme="minorEastAsia"/>
            <w:color w:val="000000" w:themeColor="text1"/>
          </w:rPr>
          <w:t xml:space="preserve"> (m = m*)</w:t>
        </w:r>
      </w:ins>
      <w:del w:id="185" w:author="Nguyen, Huong T [AGRON] [2]" w:date="2022-07-27T19:28:00Z">
        <w:r w:rsidRPr="009F1439" w:rsidDel="00F94156">
          <w:rPr>
            <w:color w:val="000000" w:themeColor="text1"/>
          </w:rPr>
          <w:delText>)</w:delText>
        </w:r>
      </w:del>
      <w:ins w:id="186" w:author="Nguyen, Huong T [AGRON] [2]" w:date="2022-07-27T19:39:00Z">
        <w:r w:rsidR="00E6483C">
          <w:rPr>
            <w:color w:val="000000" w:themeColor="text1"/>
          </w:rPr>
          <w:t xml:space="preserve">. </w:t>
        </w:r>
      </w:ins>
      <w:ins w:id="187" w:author="Nguyen, Huong T [AGRON] [2]" w:date="2022-07-27T19:46:00Z">
        <w:r w:rsidR="00562C54">
          <w:rPr>
            <w:color w:val="000000" w:themeColor="text1"/>
          </w:rPr>
          <w:t xml:space="preserve"> Six values of m* were identified for each corn and soybean phase of the three rotations. </w:t>
        </w:r>
      </w:ins>
      <w:del w:id="188" w:author="Nguyen, Huong T [AGRON] [2]" w:date="2022-07-27T19:39:00Z">
        <w:r w:rsidRPr="009F1439" w:rsidDel="00E6483C">
          <w:rPr>
            <w:color w:val="000000" w:themeColor="text1"/>
          </w:rPr>
          <w:delText>.</w:delText>
        </w:r>
      </w:del>
    </w:p>
    <w:p w14:paraId="1E7E0659" w14:textId="77777777" w:rsidR="005550BE" w:rsidRPr="009F1439" w:rsidRDefault="00E411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E41100" w:rsidP="00F05379">
      <w:pPr>
        <w:pStyle w:val="FirstParagraph"/>
        <w:spacing w:line="480" w:lineRule="auto"/>
        <w:rPr>
          <w:color w:val="000000" w:themeColor="text1"/>
        </w:rPr>
      </w:pPr>
      <w:r w:rsidRPr="009F1439">
        <w:rPr>
          <w:color w:val="000000" w:themeColor="text1"/>
        </w:rPr>
        <w:t xml:space="preserve">All the multi-year variables failed </w:t>
      </w:r>
      <w:proofErr w:type="spellStart"/>
      <w:r w:rsidRPr="009F1439">
        <w:rPr>
          <w:color w:val="000000" w:themeColor="text1"/>
        </w:rPr>
        <w:t>Levene’s</w:t>
      </w:r>
      <w:proofErr w:type="spellEnd"/>
      <w:r w:rsidRPr="009F1439">
        <w:rPr>
          <w:color w:val="000000" w:themeColor="text1"/>
        </w:rPr>
        <w:t xml:space="preserve">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E41100" w:rsidP="00F05379">
      <w:pPr>
        <w:pStyle w:val="Heading2"/>
        <w:spacing w:line="480" w:lineRule="auto"/>
        <w:rPr>
          <w:color w:val="000000" w:themeColor="text1"/>
        </w:rPr>
      </w:pPr>
      <w:bookmarkStart w:id="189" w:name="X413fbd2b508dfcda083de6efac2e339c70114e8"/>
      <w:r w:rsidRPr="009F1439">
        <w:rPr>
          <w:color w:val="000000" w:themeColor="text1"/>
        </w:rPr>
        <w:t>Waterhemp sub-annual demographic parameters from empirical measurement</w:t>
      </w:r>
    </w:p>
    <w:p w14:paraId="0CA20404" w14:textId="77777777" w:rsidR="005550BE" w:rsidRPr="009F1439" w:rsidRDefault="00E41100" w:rsidP="00F05379">
      <w:pPr>
        <w:pStyle w:val="Heading3"/>
        <w:spacing w:line="480" w:lineRule="auto"/>
        <w:rPr>
          <w:color w:val="000000" w:themeColor="text1"/>
        </w:rPr>
      </w:pPr>
      <w:bookmarkStart w:id="190" w:name="seedling-emergence-pattern-and-timing-1"/>
      <w:r w:rsidRPr="009F1439">
        <w:rPr>
          <w:color w:val="000000" w:themeColor="text1"/>
        </w:rPr>
        <w:t>Seedling emergence pattern and timing</w:t>
      </w:r>
    </w:p>
    <w:p w14:paraId="3E80C0EE" w14:textId="489C60E8" w:rsidR="005550BE" w:rsidRPr="009F1439" w:rsidRDefault="00E411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r w:rsidR="00CF1F33">
        <w:rPr>
          <w:color w:val="000000" w:themeColor="text1"/>
        </w:rPr>
        <w:t xml:space="preserve"> (corn and soybean)</w:t>
      </w:r>
      <w:r w:rsidRPr="009F1439">
        <w:rPr>
          <w:color w:val="000000" w:themeColor="text1"/>
        </w:rPr>
        <w:t xml:space="preserve"> than in the cool-season crops</w:t>
      </w:r>
      <w:r w:rsidR="00CF1F33">
        <w:rPr>
          <w:color w:val="000000" w:themeColor="text1"/>
        </w:rPr>
        <w:t xml:space="preserve"> (oat, red clover, and alfalfa)</w:t>
      </w:r>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E411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E411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E411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E41100" w:rsidP="00F05379">
      <w:pPr>
        <w:pStyle w:val="Heading3"/>
        <w:spacing w:line="480" w:lineRule="auto"/>
        <w:rPr>
          <w:color w:val="000000" w:themeColor="text1"/>
        </w:rPr>
      </w:pPr>
      <w:bookmarkStart w:id="191" w:name="soil-seedbank-and-emergence-proportion"/>
      <w:bookmarkEnd w:id="190"/>
      <w:r w:rsidRPr="009F1439">
        <w:rPr>
          <w:color w:val="000000" w:themeColor="text1"/>
        </w:rPr>
        <w:t>2019 soil seedbank and emergence proportion</w:t>
      </w:r>
    </w:p>
    <w:p w14:paraId="5C1044B7" w14:textId="11B34EBF" w:rsidR="005550BE" w:rsidRPr="009F1439" w:rsidRDefault="00E41100" w:rsidP="00F05379">
      <w:pPr>
        <w:pStyle w:val="FirstParagraph"/>
        <w:spacing w:line="480" w:lineRule="auto"/>
        <w:rPr>
          <w:color w:val="000000" w:themeColor="text1"/>
        </w:rPr>
      </w:pPr>
      <w:r w:rsidRPr="009F1439">
        <w:rPr>
          <w:color w:val="000000" w:themeColor="text1"/>
        </w:rPr>
        <w:t xml:space="preserve">In 2019, the waterhemp soil seedbank densities </w:t>
      </w:r>
      <w:r w:rsidR="00CF1F33">
        <w:rPr>
          <w:color w:val="000000" w:themeColor="text1"/>
        </w:rPr>
        <w:t>measured</w:t>
      </w:r>
      <w:r w:rsidR="00CF1F33" w:rsidRPr="009F1439">
        <w:rPr>
          <w:color w:val="000000" w:themeColor="text1"/>
        </w:rPr>
        <w:t xml:space="preserve"> in the cool-season crop environments (O3, O4, and A4) </w:t>
      </w:r>
      <w:r w:rsidR="00CF1F33">
        <w:rPr>
          <w:color w:val="000000" w:themeColor="text1"/>
        </w:rPr>
        <w:t>in the fall after</w:t>
      </w:r>
      <w:r w:rsidR="00CF1F33" w:rsidRPr="009F1439">
        <w:rPr>
          <w:color w:val="000000" w:themeColor="text1"/>
        </w:rPr>
        <w:t xml:space="preserve"> </w:t>
      </w:r>
      <w:r w:rsidRPr="009F1439">
        <w:rPr>
          <w:color w:val="000000" w:themeColor="text1"/>
        </w:rPr>
        <w:t>crop harvest</w:t>
      </w:r>
      <w:r w:rsidR="00CF1F33">
        <w:rPr>
          <w:color w:val="000000" w:themeColor="text1"/>
        </w:rPr>
        <w:t>s</w:t>
      </w:r>
      <w:r w:rsidRPr="009F1439">
        <w:rPr>
          <w:color w:val="000000" w:themeColor="text1"/>
        </w:rPr>
        <w:t xml:space="preserve"> were substantially higher than </w:t>
      </w:r>
      <w:r w:rsidRPr="009F1439">
        <w:rPr>
          <w:color w:val="000000" w:themeColor="text1"/>
        </w:rPr>
        <w:lastRenderedPageBreak/>
        <w:t>those of the warm-season crops. The waterhemp soil seedbank densities in the soybean environments were the lowest among all the crop environments (Table 5).</w:t>
      </w:r>
    </w:p>
    <w:p w14:paraId="7729052E" w14:textId="1A6FB0BA" w:rsidR="005550BE" w:rsidRPr="009F1439" w:rsidRDefault="00E41100" w:rsidP="00F05379">
      <w:pPr>
        <w:pStyle w:val="TableCaption"/>
        <w:spacing w:line="480" w:lineRule="auto"/>
        <w:rPr>
          <w:color w:val="000000" w:themeColor="text1"/>
        </w:rPr>
      </w:pPr>
      <w:r w:rsidRPr="009F1439">
        <w:rPr>
          <w:color w:val="000000" w:themeColor="text1"/>
        </w:rPr>
        <w:lastRenderedPageBreak/>
        <w:t>Table 5: 2019 seedbank densities (seeds</w:t>
      </w:r>
      <w:ins w:id="192" w:author="Nguyen, Huong T [AGRON] [2]" w:date="2022-07-28T22:27:00Z">
        <w:r w:rsidR="00FD43D1">
          <w:rPr>
            <w:color w:val="000000" w:themeColor="text1"/>
          </w:rPr>
          <w:t>/</w:t>
        </w:r>
      </w:ins>
      <w:del w:id="193" w:author="Nguyen, Huong T [AGRON] [2]" w:date="2022-07-28T22:26:00Z">
        <w:r w:rsidRPr="009F1439" w:rsidDel="00FD43D1">
          <w:rPr>
            <w:color w:val="000000" w:themeColor="text1"/>
          </w:rPr>
          <w:delText xml:space="preserve"> per meter squared</w:delText>
        </w:r>
      </w:del>
      <w:ins w:id="194" w:author="Nguyen, Huong T [AGRON] [2]" w:date="2022-07-28T22:26:00Z">
        <w:r w:rsidR="00FD43D1">
          <w:rPr>
            <w:color w:val="000000" w:themeColor="text1"/>
          </w:rPr>
          <w:t>m</w:t>
        </w:r>
      </w:ins>
      <w:ins w:id="195" w:author="Nguyen, Huong T [AGRON] [2]" w:date="2022-07-28T22:27:00Z">
        <w:r w:rsidR="00FD43D1">
          <w:rPr>
            <w:color w:val="000000" w:themeColor="text1"/>
            <w:vertAlign w:val="superscript"/>
          </w:rPr>
          <w:t>2</w:t>
        </w:r>
      </w:ins>
      <w:r w:rsidRPr="009F1439">
        <w:rPr>
          <w:color w:val="000000" w:themeColor="text1"/>
        </w:rPr>
        <w:t>)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E41100" w:rsidP="00F05379">
      <w:pPr>
        <w:pStyle w:val="Heading2"/>
        <w:spacing w:line="480" w:lineRule="auto"/>
        <w:rPr>
          <w:color w:val="000000" w:themeColor="text1"/>
        </w:rPr>
      </w:pPr>
      <w:bookmarkStart w:id="196" w:name="waterhemp-population-growth-rates"/>
      <w:bookmarkEnd w:id="189"/>
      <w:bookmarkEnd w:id="191"/>
      <w:r w:rsidRPr="009F1439">
        <w:rPr>
          <w:color w:val="000000" w:themeColor="text1"/>
        </w:rPr>
        <w:t>Waterhemp population growth rates</w:t>
      </w:r>
    </w:p>
    <w:p w14:paraId="08E36A06" w14:textId="416A7FB3" w:rsidR="005550BE" w:rsidRPr="009F1439" w:rsidRDefault="000675DC" w:rsidP="00F05379">
      <w:pPr>
        <w:pStyle w:val="BodyText"/>
        <w:spacing w:line="480" w:lineRule="auto"/>
        <w:rPr>
          <w:color w:val="000000" w:themeColor="text1"/>
        </w:rPr>
      </w:pPr>
      <w:r w:rsidRPr="009F1439">
        <w:rPr>
          <w:color w:val="000000" w:themeColor="text1"/>
        </w:rPr>
        <w:lastRenderedPageBreak/>
        <w:t xml:space="preserve">Empirically estimated sub-annual parameters were measured once. In 2019, individual plant size at maturity was measured for six cohorts in each quadrat of each </w:t>
      </w:r>
      <w:proofErr w:type="spellStart"/>
      <w:r w:rsidRPr="009F1439">
        <w:rPr>
          <w:color w:val="000000" w:themeColor="text1"/>
        </w:rPr>
        <w:t>eu</w:t>
      </w:r>
      <w:proofErr w:type="spellEnd"/>
      <w:r w:rsidR="00C55CFC" w:rsidRPr="009F1439">
        <w:rPr>
          <w:color w:val="000000" w:themeColor="text1"/>
        </w:rPr>
        <w:t>,</w:t>
      </w:r>
      <w:r w:rsidRPr="009F1439">
        <w:rPr>
          <w:color w:val="000000" w:themeColor="text1"/>
        </w:rPr>
        <w:t xml:space="preserve"> and two </w:t>
      </w:r>
      <w:r w:rsidR="00C55CFC" w:rsidRPr="009F1439">
        <w:rPr>
          <w:color w:val="000000" w:themeColor="text1"/>
        </w:rPr>
        <w:t>strata</w:t>
      </w:r>
      <w:r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Pr="009F1439">
        <w:rPr>
          <w:color w:val="000000" w:themeColor="text1"/>
        </w:rPr>
        <w:t>2019 data were used for scenario 1.</w:t>
      </w:r>
      <w:r w:rsidR="00513D83" w:rsidRPr="009F1439">
        <w:rPr>
          <w:color w:val="000000" w:themeColor="text1"/>
        </w:rPr>
        <w:t xml:space="preserve"> The difference in the trajectory of population growth in scenario 1 versus scenario 2 was attributed to the difference in seed production. This pattern was further illustrated </w:t>
      </w:r>
      <w:r w:rsidR="00CF1F33">
        <w:rPr>
          <w:color w:val="000000" w:themeColor="text1"/>
        </w:rPr>
        <w:t>in</w:t>
      </w:r>
      <w:r w:rsidR="00513D83" w:rsidRPr="009F1439">
        <w:rPr>
          <w:color w:val="000000" w:themeColor="text1"/>
        </w:rPr>
        <w:t xml:space="preserve"> the simulation exercise in which population size stabilized </w:t>
      </w:r>
      <w:r w:rsidR="00E6222E" w:rsidRPr="009F1439">
        <w:rPr>
          <w:color w:val="000000" w:themeColor="text1"/>
        </w:rPr>
        <w:t>as waterhemp cohorts 1 through 3 were severely suppressed.</w:t>
      </w:r>
      <w:r w:rsidR="00513D83" w:rsidRPr="009F1439">
        <w:rPr>
          <w:color w:val="000000" w:themeColor="text1"/>
        </w:rPr>
        <w:t xml:space="preserve"> </w:t>
      </w:r>
    </w:p>
    <w:p w14:paraId="17672A7E" w14:textId="77777777" w:rsidR="005550BE" w:rsidRPr="009F1439" w:rsidRDefault="00E41100" w:rsidP="00F05379">
      <w:pPr>
        <w:pStyle w:val="Heading3"/>
        <w:spacing w:line="480" w:lineRule="auto"/>
        <w:rPr>
          <w:color w:val="000000" w:themeColor="text1"/>
        </w:rPr>
      </w:pPr>
      <w:bookmarkStart w:id="197" w:name="scenario-1"/>
      <w:r w:rsidRPr="009F1439">
        <w:rPr>
          <w:color w:val="000000" w:themeColor="text1"/>
        </w:rPr>
        <w:t>Scenario 1</w:t>
      </w:r>
    </w:p>
    <w:p w14:paraId="6BD5F418" w14:textId="23ADA1E0" w:rsidR="005550BE" w:rsidRPr="009F1439" w:rsidRDefault="00E41100" w:rsidP="00F05379">
      <w:pPr>
        <w:pStyle w:val="FirstParagraph"/>
        <w:spacing w:line="480" w:lineRule="auto"/>
        <w:rPr>
          <w:color w:val="000000" w:themeColor="text1"/>
        </w:rPr>
      </w:pPr>
      <w:r w:rsidRPr="009F1439">
        <w:rPr>
          <w:color w:val="000000" w:themeColor="text1"/>
        </w:rPr>
        <w:t xml:space="preserve">Using 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r w:rsidR="00CF1F33" w:rsidRPr="009F1439">
        <w:rPr>
          <w:color w:val="000000" w:themeColor="text1"/>
        </w:rPr>
        <w:t>(</w:t>
      </w:r>
      <m:oMath>
        <m:r>
          <w:rPr>
            <w:rFonts w:ascii="Cambria Math" w:hAnsi="Cambria Math"/>
            <w:color w:val="000000" w:themeColor="text1"/>
          </w:rPr>
          <m:t>λ</m:t>
        </m:r>
      </m:oMath>
      <w:r w:rsidR="00CF1F33" w:rsidRPr="009F1439">
        <w:rPr>
          <w:color w:val="000000" w:themeColor="text1"/>
        </w:rPr>
        <w:t xml:space="preserve"> </w:t>
      </w:r>
      <w:r w:rsidR="00574138">
        <w:rPr>
          <w:rFonts w:ascii="Cambria" w:hAnsi="Cambria"/>
          <w:color w:val="000000" w:themeColor="text1"/>
        </w:rPr>
        <w:t>‹</w:t>
      </w:r>
      <w:r w:rsidR="00CF1F33" w:rsidRPr="009F1439">
        <w:rPr>
          <w:color w:val="000000" w:themeColor="text1"/>
        </w:rPr>
        <w:t xml:space="preserve"> 1.</w:t>
      </w:r>
      <w:r w:rsidR="00574138">
        <w:rPr>
          <w:color w:val="000000" w:themeColor="text1"/>
        </w:rPr>
        <w:t>0</w:t>
      </w:r>
      <w:r w:rsidR="00CF1F33" w:rsidRPr="009F1439">
        <w:rPr>
          <w:color w:val="000000" w:themeColor="text1"/>
        </w:rPr>
        <w:t>)</w:t>
      </w:r>
      <w:r w:rsidR="00574138">
        <w:rPr>
          <w:color w:val="000000" w:themeColor="text1"/>
        </w:rPr>
        <w:t xml:space="preserve"> </w:t>
      </w:r>
      <w:r w:rsidRPr="009F1439">
        <w:rPr>
          <w:color w:val="000000" w:themeColor="text1"/>
        </w:rPr>
        <w:t xml:space="preserve">in all rotations, except in the 4-year rotation with low herbicide corn weed management. The population was projected to decrease most quickly in the 2-year rotation under low herbicide corn weed management and the 3-year rotation under both corn weed management programs (Figure 3). </w:t>
      </w:r>
      <m:oMath>
        <m:r>
          <w:rPr>
            <w:rFonts w:ascii="Cambria Math" w:hAnsi="Cambria Math"/>
            <w:color w:val="000000" w:themeColor="text1"/>
          </w:rPr>
          <m:t>λ</m:t>
        </m:r>
      </m:oMath>
      <w:r w:rsidRPr="009F1439">
        <w:rPr>
          <w:color w:val="000000" w:themeColor="text1"/>
        </w:rPr>
        <w:t>’s decreased right after the first phase of the 2-year (C2) and 3-year (C3) rotations, but increased in the first phase of the 4-year rotation (</w:t>
      </w:r>
      <w:commentRangeStart w:id="198"/>
      <w:commentRangeEnd w:id="198"/>
      <w:r w:rsidR="00145918">
        <w:rPr>
          <w:rStyle w:val="CommentReference"/>
        </w:rPr>
        <w:commentReference w:id="198"/>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del w:id="199" w:author="Nguyen, Huong T [AGRON]" w:date="2022-07-27T12:30:00Z">
                <w:rPr>
                  <w:rFonts w:ascii="Cambria Math" w:hAnsi="Cambria Math"/>
                  <w:color w:val="000000" w:themeColor="text1"/>
                  <w:highlight w:val="yellow"/>
                </w:rPr>
                <m:t>low</m:t>
              </w:del>
            </m:r>
            <m:r>
              <w:ins w:id="200" w:author="Nguyen, Huong T [AGRON]" w:date="2022-07-27T12:30:00Z">
                <w:rPr>
                  <w:rFonts w:ascii="Cambria Math" w:hAnsi="Cambria Math"/>
                  <w:color w:val="000000" w:themeColor="text1"/>
                  <w:highlight w:val="yellow"/>
                </w:rPr>
                <m:t>conv</m:t>
              </w:ins>
            </m:r>
          </m:e>
        </m:d>
      </m:oMath>
      <w:r w:rsidRPr="00D11232">
        <w:rPr>
          <w:color w:val="000000" w:themeColor="text1"/>
          <w:highlight w:val="yellow"/>
        </w:rPr>
        <w:t xml:space="preserve"> = 6.12, </w:t>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rPr>
                <w:rFonts w:ascii="Cambria Math" w:hAnsi="Cambria Math"/>
                <w:color w:val="000000" w:themeColor="text1"/>
                <w:highlight w:val="yellow"/>
              </w:rPr>
              <m:t>low</m:t>
            </m:r>
          </m:e>
        </m:d>
      </m:oMath>
      <w:r w:rsidRPr="00D11232">
        <w:rPr>
          <w:color w:val="000000" w:themeColor="text1"/>
          <w:highlight w:val="yellow"/>
        </w:rPr>
        <w:t xml:space="preserve"> = 28.34)</w:t>
      </w:r>
      <w:r w:rsidRPr="009F1439">
        <w:rPr>
          <w:color w:val="000000" w:themeColor="text1"/>
        </w:rPr>
        <w:t xml:space="preserve"> fold. The steady decrease of population density in the soybean, oat, and alfalfa phases (</w:t>
      </w:r>
      <m:oMath>
        <m:r>
          <w:rPr>
            <w:rFonts w:ascii="Cambria Math" w:hAnsi="Cambria Math"/>
            <w:color w:val="000000" w:themeColor="text1"/>
          </w:rPr>
          <m:t>λ</m:t>
        </m:r>
      </m:oMath>
      <w:r w:rsidRPr="009F1439">
        <w:rPr>
          <w:color w:val="000000" w:themeColor="text1"/>
        </w:rPr>
        <w:t xml:space="preserve">’s = 0.5) of the 4-year rotation under conventional corn weed management was sufficient to keep the rotation-wise populations decreasing within a </w:t>
      </w:r>
      <w:r w:rsidR="00C55CFC" w:rsidRPr="009F1439">
        <w:rPr>
          <w:color w:val="000000" w:themeColor="text1"/>
        </w:rPr>
        <w:t>four-year</w:t>
      </w:r>
      <w:r w:rsidRPr="009F1439">
        <w:rPr>
          <w:color w:val="000000" w:themeColor="text1"/>
        </w:rPr>
        <w:t xml:space="preserve"> cycle even if </w:t>
      </w:r>
      <m:oMath>
        <m:r>
          <w:rPr>
            <w:rFonts w:ascii="Cambria Math" w:hAnsi="Cambria Math"/>
            <w:color w:val="000000" w:themeColor="text1"/>
          </w:rPr>
          <m:t>λ</m:t>
        </m:r>
      </m:oMath>
      <w:r w:rsidRPr="009F1439">
        <w:rPr>
          <w:color w:val="000000" w:themeColor="text1"/>
        </w:rPr>
        <w:t xml:space="preserve"> increased again when the </w:t>
      </w:r>
      <w:r w:rsidRPr="009F1439">
        <w:rPr>
          <w:color w:val="000000" w:themeColor="text1"/>
        </w:rPr>
        <w:lastRenderedPageBreak/>
        <w:t xml:space="preserve">cropping system returned to the corn phase. </w:t>
      </w:r>
      <w:r w:rsidR="00C55CFC" w:rsidRPr="009F1439">
        <w:rPr>
          <w:color w:val="000000" w:themeColor="text1"/>
        </w:rPr>
        <w:t>Most</w:t>
      </w:r>
      <w:r w:rsidRPr="009F1439">
        <w:rPr>
          <w:color w:val="000000" w:themeColor="text1"/>
        </w:rPr>
        <w:t xml:space="preserve"> of the seedbank in the 4-year rotation </w:t>
      </w:r>
      <w:r w:rsidR="00B45EFC" w:rsidRPr="009F1439">
        <w:rPr>
          <w:color w:val="000000" w:themeColor="text1"/>
        </w:rPr>
        <w:t xml:space="preserve">was </w:t>
      </w:r>
      <w:r w:rsidRPr="009F1439">
        <w:rPr>
          <w:color w:val="000000" w:themeColor="text1"/>
        </w:rPr>
        <w:t>in the 2-20 cm stratum, limiting the seed pool density for seedling emergence.</w:t>
      </w:r>
    </w:p>
    <w:p w14:paraId="0A023223" w14:textId="77777777" w:rsidR="005550BE" w:rsidRPr="009F1439" w:rsidRDefault="00E41100" w:rsidP="00F05379">
      <w:pPr>
        <w:pStyle w:val="Heading3"/>
        <w:spacing w:line="480" w:lineRule="auto"/>
        <w:rPr>
          <w:color w:val="000000" w:themeColor="text1"/>
        </w:rPr>
      </w:pPr>
      <w:bookmarkStart w:id="201" w:name="scenario-2"/>
      <w:bookmarkEnd w:id="197"/>
      <w:r w:rsidRPr="009F1439">
        <w:rPr>
          <w:color w:val="000000" w:themeColor="text1"/>
        </w:rPr>
        <w:t>Scenario 2</w:t>
      </w:r>
    </w:p>
    <w:p w14:paraId="114A0E1B" w14:textId="44EB61E7" w:rsidR="005550BE" w:rsidRPr="009F1439" w:rsidRDefault="00E411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proofErr w:type="spellStart"/>
      <w:r w:rsidR="00C55CFC" w:rsidRPr="009F1439">
        <w:rPr>
          <w:color w:val="000000" w:themeColor="text1"/>
        </w:rPr>
        <w:t>top:bottom</w:t>
      </w:r>
      <w:proofErr w:type="spellEnd"/>
      <w:r w:rsidR="00C55CFC" w:rsidRPr="009F1439">
        <w:rPr>
          <w:color w:val="000000" w:themeColor="text1"/>
        </w:rPr>
        <w:t xml:space="preserve"> ratio of seed densities was</w:t>
      </w:r>
      <w:r w:rsidRPr="009F1439">
        <w:rPr>
          <w:color w:val="000000" w:themeColor="text1"/>
        </w:rPr>
        <w:t xml:space="preserve"> observed between two corn weed management regimes. In the 2-year rotation, a large portion of the seedbanks </w:t>
      </w:r>
      <w:r w:rsidR="00145918">
        <w:rPr>
          <w:color w:val="000000" w:themeColor="text1"/>
        </w:rPr>
        <w:t>was</w:t>
      </w:r>
      <w:r w:rsidR="00145918" w:rsidRPr="009F1439">
        <w:rPr>
          <w:color w:val="000000" w:themeColor="text1"/>
        </w:rPr>
        <w:t xml:space="preserve"> </w:t>
      </w:r>
      <w:r w:rsidRPr="009F1439">
        <w:rPr>
          <w:color w:val="000000" w:themeColor="text1"/>
        </w:rPr>
        <w:t xml:space="preserve">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00145918">
        <w:rPr>
          <w:color w:val="000000" w:themeColor="text1"/>
        </w:rPr>
        <w:t>was</w:t>
      </w:r>
      <w:r w:rsidR="00145918" w:rsidRPr="009F1439">
        <w:rPr>
          <w:color w:val="000000" w:themeColor="text1"/>
        </w:rPr>
        <w:t xml:space="preserv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E411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77777777" w:rsidR="005550BE" w:rsidRPr="009F1439" w:rsidRDefault="00E41100" w:rsidP="00F05379">
      <w:pPr>
        <w:pStyle w:val="CaptionedFigure"/>
        <w:spacing w:line="480" w:lineRule="auto"/>
        <w:rPr>
          <w:color w:val="000000" w:themeColor="text1"/>
        </w:rPr>
      </w:pPr>
      <w:bookmarkStart w:id="202" w:name="Xf5df142dff9b7c2f56340cdf78ee2c0bbaf8ab2"/>
      <w:bookmarkStart w:id="203" w:name="scenario-2-1"/>
      <w:bookmarkEnd w:id="196"/>
      <w:bookmarkEnd w:id="201"/>
      <w:r w:rsidRPr="009F1439">
        <w:rPr>
          <w:noProof/>
          <w:color w:val="000000" w:themeColor="text1"/>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6"/>
                    <a:stretch>
                      <a:fillRect/>
                    </a:stretch>
                  </pic:blipFill>
                  <pic:spPr bwMode="auto">
                    <a:xfrm>
                      <a:off x="0" y="0"/>
                      <a:ext cx="5334000" cy="8001000"/>
                    </a:xfrm>
                    <a:prstGeom prst="rect">
                      <a:avLst/>
                    </a:prstGeom>
                    <a:noFill/>
                    <a:ln w="9525">
                      <a:noFill/>
                      <a:headEnd/>
                      <a:tailEnd/>
                    </a:ln>
                  </pic:spPr>
                </pic:pic>
              </a:graphicData>
            </a:graphic>
          </wp:inline>
        </w:drawing>
      </w:r>
    </w:p>
    <w:p w14:paraId="18134A01" w14:textId="41950F8A"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7"/>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0455DC92" w:rsidR="005550BE" w:rsidRPr="009F1439" w:rsidDel="00D87077" w:rsidRDefault="00E41100" w:rsidP="00F05379">
      <w:pPr>
        <w:pStyle w:val="ImageCaption"/>
        <w:spacing w:line="480" w:lineRule="auto"/>
        <w:rPr>
          <w:del w:id="204" w:author="Nguyen, Huong T [AGRON] [2]" w:date="2022-07-27T23:27:00Z"/>
          <w:color w:val="000000" w:themeColor="text1"/>
        </w:rPr>
      </w:pPr>
      <w:r w:rsidRPr="009F1439">
        <w:rPr>
          <w:color w:val="000000" w:themeColor="text1"/>
        </w:rPr>
        <w:lastRenderedPageBreak/>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205"/>
      <w:r w:rsidRPr="009F1439">
        <w:rPr>
          <w:color w:val="000000" w:themeColor="text1"/>
        </w:rPr>
        <w:t>Simulation</w:t>
      </w:r>
      <w:commentRangeEnd w:id="205"/>
      <w:r w:rsidR="00DD3FED">
        <w:rPr>
          <w:rStyle w:val="CommentReference"/>
          <w:rFonts w:asciiTheme="minorHAnsi" w:eastAsiaTheme="minorHAnsi" w:hAnsiTheme="minorHAnsi" w:cstheme="minorBidi"/>
          <w:b w:val="0"/>
          <w:bCs w:val="0"/>
          <w:color w:val="auto"/>
        </w:rPr>
        <w:commentReference w:id="205"/>
      </w:r>
    </w:p>
    <w:p w14:paraId="1DF12C90" w14:textId="35A83918" w:rsidR="00824A3C" w:rsidRDefault="00824A3C" w:rsidP="00824A3C">
      <w:pPr>
        <w:pStyle w:val="FirstParagraph"/>
        <w:spacing w:line="480" w:lineRule="auto"/>
        <w:rPr>
          <w:ins w:id="206" w:author="Nguyen, Huong T [AGRON] [2]" w:date="2022-08-01T11:18:00Z"/>
          <w:color w:val="000000" w:themeColor="text1"/>
        </w:rPr>
      </w:pPr>
      <w:ins w:id="207" w:author="Nguyen, Huong T [AGRON] [2]" w:date="2022-08-01T11:16:00Z">
        <w:r>
          <w:rPr>
            <w:color w:val="000000" w:themeColor="text1"/>
          </w:rPr>
          <w:t>Seed production threshold</w:t>
        </w:r>
      </w:ins>
    </w:p>
    <w:p w14:paraId="02BF15B2" w14:textId="2C474FDE" w:rsidR="00804CC7" w:rsidRPr="00431E53" w:rsidRDefault="00824A3C" w:rsidP="00F05379">
      <w:pPr>
        <w:pStyle w:val="FirstParagraph"/>
        <w:spacing w:line="480" w:lineRule="auto"/>
        <w:rPr>
          <w:ins w:id="208" w:author="Nguyen, Huong T [AGRON] [2]" w:date="2022-08-01T11:22:00Z"/>
          <w:rFonts w:eastAsiaTheme="minorEastAsia"/>
          <w:color w:val="000000" w:themeColor="text1"/>
          <w:rPrChange w:id="209" w:author="Nguyen, Huong T [AGRON] [2]" w:date="2022-08-01T11:43:00Z">
            <w:rPr>
              <w:ins w:id="210" w:author="Nguyen, Huong T [AGRON] [2]" w:date="2022-08-01T11:22:00Z"/>
              <w:rFonts w:ascii="Cambria Math" w:hAnsi="Cambria Math"/>
              <w:i/>
              <w:color w:val="000000" w:themeColor="text1"/>
            </w:rPr>
          </w:rPrChange>
        </w:rPr>
      </w:pPr>
      <w:ins w:id="211" w:author="Nguyen, Huong T [AGRON] [2]" w:date="2022-08-01T11:18:00Z">
        <w:r>
          <w:rPr>
            <w:color w:val="000000" w:themeColor="text1"/>
          </w:rPr>
          <w:t>Keeping all th</w:t>
        </w:r>
      </w:ins>
      <w:ins w:id="212" w:author="Nguyen, Huong T [AGRON] [2]" w:date="2022-08-01T11:19:00Z">
        <w:r>
          <w:rPr>
            <w:color w:val="000000" w:themeColor="text1"/>
          </w:rPr>
          <w:t>e input matrices, except the seed production matrix, as in the population</w:t>
        </w:r>
      </w:ins>
      <w:ins w:id="213" w:author="Nguyen, Huong T [AGRON] [2]" w:date="2022-08-01T11:20:00Z">
        <w:r>
          <w:rPr>
            <w:color w:val="000000" w:themeColor="text1"/>
          </w:rPr>
          <w:t xml:space="preserve"> projection exercise, </w:t>
        </w:r>
      </w:ins>
      <w:ins w:id="214" w:author="Nguyen, Huong T [AGRON] [2]" w:date="2022-08-01T11:39:00Z">
        <w:r w:rsidR="00431E53">
          <w:rPr>
            <w:color w:val="000000" w:themeColor="text1"/>
          </w:rPr>
          <w:t xml:space="preserve">the seed production thresholds presented here were </w:t>
        </w:r>
      </w:ins>
      <w:ins w:id="215" w:author="Nguyen, Huong T [AGRON] [2]" w:date="2022-08-01T11:43:00Z">
        <w:r w:rsidR="00431E53">
          <w:rPr>
            <w:color w:val="000000" w:themeColor="text1"/>
          </w:rPr>
          <w:t>converted from seeds plant</w:t>
        </w:r>
        <w:r w:rsidR="00431E53">
          <w:rPr>
            <w:color w:val="000000" w:themeColor="text1"/>
            <w:vertAlign w:val="superscript"/>
          </w:rPr>
          <w:t>-1</w:t>
        </w:r>
        <w:r w:rsidR="00431E53">
          <w:rPr>
            <w:color w:val="000000" w:themeColor="text1"/>
          </w:rPr>
          <w:t xml:space="preserve"> to seeds m</w:t>
        </w:r>
        <w:r w:rsidR="00431E53">
          <w:rPr>
            <w:color w:val="000000" w:themeColor="text1"/>
            <w:vertAlign w:val="superscript"/>
          </w:rPr>
          <w:t>-2</w:t>
        </w:r>
      </w:ins>
      <w:ins w:id="216" w:author="Nguyen, Huong T [AGRON] [2]" w:date="2022-08-01T11:44:00Z">
        <w:r w:rsidR="001267CB">
          <w:rPr>
            <w:color w:val="000000" w:themeColor="text1"/>
          </w:rPr>
          <w:t>.</w:t>
        </w:r>
      </w:ins>
    </w:p>
    <w:p w14:paraId="3714250D" w14:textId="47BB97E5" w:rsidR="008E38E8" w:rsidRPr="00804CC7" w:rsidRDefault="00F748E1" w:rsidP="00F05379">
      <w:pPr>
        <w:pStyle w:val="FirstParagraph"/>
        <w:spacing w:line="480" w:lineRule="auto"/>
        <w:rPr>
          <w:ins w:id="217" w:author="Nguyen, Huong T [AGRON] [2]" w:date="2022-07-27T23:44:00Z"/>
          <w:rFonts w:eastAsiaTheme="minorEastAsia"/>
          <w:b/>
          <w:bCs/>
          <w:color w:val="000000" w:themeColor="text1"/>
          <w:rPrChange w:id="218" w:author="Nguyen, Huong T [AGRON] [2]" w:date="2022-08-01T11:22:00Z">
            <w:rPr>
              <w:ins w:id="219" w:author="Nguyen, Huong T [AGRON] [2]" w:date="2022-07-27T23:44:00Z"/>
              <w:color w:val="000000" w:themeColor="text1"/>
            </w:rPr>
          </w:rPrChange>
        </w:rPr>
      </w:pPr>
      <w:r w:rsidRPr="009F1439">
        <w:rPr>
          <w:color w:val="000000" w:themeColor="text1"/>
        </w:rPr>
        <w:t xml:space="preserve">The more diverse rotations (3-year and 4-year)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w:t>
      </w:r>
      <w:del w:id="220" w:author="Nguyen, Huong T [AGRON] [2]" w:date="2022-08-01T11:15:00Z">
        <w:r w:rsidRPr="009F1439" w:rsidDel="00824A3C">
          <w:rPr>
            <w:color w:val="000000" w:themeColor="text1"/>
          </w:rPr>
          <w:delText xml:space="preserve">higher </w:delText>
        </w:r>
      </w:del>
      <w:ins w:id="221" w:author="Nguyen, Huong T [AGRON] [2]" w:date="2022-08-01T11:15:00Z">
        <w:r w:rsidR="00824A3C">
          <w:rPr>
            <w:color w:val="000000" w:themeColor="text1"/>
          </w:rPr>
          <w:t xml:space="preserve">lower </w:t>
        </w:r>
      </w:ins>
      <w:r w:rsidRPr="009F1439">
        <w:rPr>
          <w:color w:val="000000" w:themeColor="text1"/>
        </w:rPr>
        <w:t xml:space="preserve">seed production than the 2-year rotation </w:t>
      </w:r>
      <w:r w:rsidR="00B534D3">
        <w:rPr>
          <w:color w:val="000000" w:themeColor="text1"/>
        </w:rPr>
        <w:t>could</w:t>
      </w:r>
      <w:del w:id="222" w:author="Nguyen, Huong T [AGRON] [2]" w:date="2022-07-27T22:37:00Z">
        <w:r w:rsidR="00B534D3" w:rsidRPr="009F1439" w:rsidDel="00562C54">
          <w:rPr>
            <w:color w:val="000000" w:themeColor="text1"/>
          </w:rPr>
          <w:delText xml:space="preserve"> </w:delText>
        </w:r>
      </w:del>
      <w:ins w:id="223" w:author="Nguyen, Huong T [AGRON] [2]" w:date="2022-07-27T19:22:00Z">
        <w:r w:rsidR="0020197C">
          <w:rPr>
            <w:color w:val="000000" w:themeColor="text1"/>
          </w:rPr>
          <w:t xml:space="preserve"> </w:t>
        </w:r>
      </w:ins>
      <w:r w:rsidRPr="009F1439">
        <w:rPr>
          <w:color w:val="000000" w:themeColor="text1"/>
        </w:rPr>
        <w:t xml:space="preserve">(Figure </w:t>
      </w:r>
      <w:r w:rsidR="00F26B47" w:rsidRPr="009F1439">
        <w:rPr>
          <w:color w:val="000000" w:themeColor="text1"/>
        </w:rPr>
        <w:t>5</w:t>
      </w:r>
      <w:r w:rsidRPr="009F1439">
        <w:rPr>
          <w:color w:val="000000" w:themeColor="text1"/>
        </w:rPr>
        <w:t xml:space="preserve">). This pattern </w:t>
      </w:r>
      <w:r w:rsidR="00B534D3">
        <w:rPr>
          <w:color w:val="000000" w:themeColor="text1"/>
        </w:rPr>
        <w:t>was</w:t>
      </w:r>
      <w:r w:rsidR="00B534D3" w:rsidRPr="009F1439">
        <w:rPr>
          <w:color w:val="000000" w:themeColor="text1"/>
        </w:rPr>
        <w:t xml:space="preserve"> </w:t>
      </w:r>
      <w:r w:rsidRPr="009F1439">
        <w:rPr>
          <w:color w:val="000000" w:themeColor="text1"/>
        </w:rPr>
        <w:t>consistent with the population projection presented previously.</w:t>
      </w:r>
      <w:r w:rsidR="00A447EB" w:rsidRPr="009F1439">
        <w:rPr>
          <w:color w:val="000000" w:themeColor="text1"/>
        </w:rPr>
        <w:t xml:space="preserve"> </w:t>
      </w:r>
      <w:ins w:id="224" w:author="Nguyen, Huong T [AGRON] [2]" w:date="2022-07-27T23:44:00Z">
        <w:r w:rsidR="008E38E8">
          <w:rPr>
            <w:color w:val="000000" w:themeColor="text1"/>
          </w:rPr>
          <w:t>Higher seed production threshold</w:t>
        </w:r>
      </w:ins>
      <w:ins w:id="225" w:author="Nguyen, Huong T [AGRON] [2]" w:date="2022-07-27T23:45:00Z">
        <w:r w:rsidR="008E38E8">
          <w:rPr>
            <w:color w:val="000000" w:themeColor="text1"/>
          </w:rPr>
          <w:t xml:space="preserve">s were tolerated </w:t>
        </w:r>
      </w:ins>
      <w:ins w:id="226" w:author="Nguyen, Huong T [AGRON] [2]" w:date="2022-07-27T23:44:00Z">
        <w:r w:rsidR="008E38E8">
          <w:rPr>
            <w:color w:val="000000" w:themeColor="text1"/>
          </w:rPr>
          <w:t xml:space="preserve">in the </w:t>
        </w:r>
      </w:ins>
      <w:ins w:id="227" w:author="Nguyen, Huong T [AGRON] [2]" w:date="2022-08-01T11:12:00Z">
        <w:r w:rsidR="008324D2">
          <w:rPr>
            <w:color w:val="000000" w:themeColor="text1"/>
          </w:rPr>
          <w:t>2-year</w:t>
        </w:r>
      </w:ins>
      <w:ins w:id="228" w:author="Nguyen, Huong T [AGRON] [2]" w:date="2022-07-27T23:44:00Z">
        <w:r w:rsidR="008E38E8">
          <w:rPr>
            <w:color w:val="000000" w:themeColor="text1"/>
          </w:rPr>
          <w:t xml:space="preserve"> rotations</w:t>
        </w:r>
      </w:ins>
      <w:ins w:id="229" w:author="Nguyen, Huong T [AGRON] [2]" w:date="2022-07-27T23:45:00Z">
        <w:r w:rsidR="008E38E8">
          <w:rPr>
            <w:color w:val="000000" w:themeColor="text1"/>
          </w:rPr>
          <w:t xml:space="preserve"> because </w:t>
        </w:r>
        <w:r w:rsidR="008E38E8" w:rsidRPr="008324D2">
          <w:rPr>
            <w:b/>
            <w:bCs/>
            <w:color w:val="000000" w:themeColor="text1"/>
            <w:rPrChange w:id="230" w:author="Nguyen, Huong T [AGRON] [2]" w:date="2022-08-01T11:12:00Z">
              <w:rPr>
                <w:color w:val="000000" w:themeColor="text1"/>
              </w:rPr>
            </w:rPrChange>
          </w:rPr>
          <w:t>the oat, red clover, and alfalfa i</w:t>
        </w:r>
      </w:ins>
      <w:ins w:id="231" w:author="Nguyen, Huong T [AGRON] [2]" w:date="2022-07-27T23:46:00Z">
        <w:r w:rsidR="008E38E8" w:rsidRPr="008324D2">
          <w:rPr>
            <w:b/>
            <w:bCs/>
            <w:color w:val="000000" w:themeColor="text1"/>
            <w:rPrChange w:id="232" w:author="Nguyen, Huong T [AGRON] [2]" w:date="2022-08-01T11:12:00Z">
              <w:rPr>
                <w:color w:val="000000" w:themeColor="text1"/>
              </w:rPr>
            </w:rPrChange>
          </w:rPr>
          <w:t>n the third and fourth phases</w:t>
        </w:r>
        <w:r w:rsidR="00B809D1" w:rsidRPr="008324D2">
          <w:rPr>
            <w:b/>
            <w:bCs/>
            <w:color w:val="000000" w:themeColor="text1"/>
            <w:rPrChange w:id="233" w:author="Nguyen, Huong T [AGRON] [2]" w:date="2022-08-01T11:12:00Z">
              <w:rPr>
                <w:color w:val="000000" w:themeColor="text1"/>
              </w:rPr>
            </w:rPrChange>
          </w:rPr>
          <w:t xml:space="preserve"> </w:t>
        </w:r>
      </w:ins>
      <w:ins w:id="234" w:author="Nguyen, Huong T [AGRON] [2]" w:date="2022-07-27T23:48:00Z">
        <w:r w:rsidR="00B809D1" w:rsidRPr="008324D2">
          <w:rPr>
            <w:b/>
            <w:bCs/>
            <w:color w:val="000000" w:themeColor="text1"/>
            <w:rPrChange w:id="235" w:author="Nguyen, Huong T [AGRON] [2]" w:date="2022-08-01T11:12:00Z">
              <w:rPr>
                <w:color w:val="000000" w:themeColor="text1"/>
              </w:rPr>
            </w:rPrChange>
          </w:rPr>
          <w:t xml:space="preserve">of the 3-year and 4-year rotation </w:t>
        </w:r>
      </w:ins>
      <w:ins w:id="236" w:author="Nguyen, Huong T [AGRON] [2]" w:date="2022-07-27T23:46:00Z">
        <w:r w:rsidR="00B809D1" w:rsidRPr="008324D2">
          <w:rPr>
            <w:b/>
            <w:bCs/>
            <w:color w:val="000000" w:themeColor="text1"/>
            <w:rPrChange w:id="237" w:author="Nguyen, Huong T [AGRON] [2]" w:date="2022-08-01T11:12:00Z">
              <w:rPr>
                <w:color w:val="000000" w:themeColor="text1"/>
              </w:rPr>
            </w:rPrChange>
          </w:rPr>
          <w:t>helped reducing population growth rate (</w:t>
        </w:r>
      </w:ins>
      <m:oMath>
        <m:r>
          <w:ins w:id="238" w:author="Nguyen, Huong T [AGRON] [2]" w:date="2022-07-27T23:47:00Z">
            <m:rPr>
              <m:sty m:val="bi"/>
            </m:rPr>
            <w:rPr>
              <w:rFonts w:ascii="Cambria Math" w:hAnsi="Cambria Math"/>
              <w:color w:val="000000" w:themeColor="text1"/>
            </w:rPr>
            <m:t>λ</m:t>
          </w:ins>
        </m:r>
        <m:r>
          <w:ins w:id="239" w:author="Nguyen, Huong T [AGRON] [2]" w:date="2022-07-27T23:47:00Z">
            <m:rPr>
              <m:sty m:val="bi"/>
            </m:rPr>
            <w:rPr>
              <w:rFonts w:ascii="Cambria Math" w:eastAsiaTheme="minorEastAsia" w:hAnsi="Cambria Math"/>
              <w:color w:val="000000" w:themeColor="text1"/>
            </w:rPr>
            <m:t>&lt;1</m:t>
          </w:ins>
        </m:r>
      </m:oMath>
      <w:ins w:id="240" w:author="Nguyen, Huong T [AGRON] [2]" w:date="2022-07-27T23:47:00Z">
        <w:r w:rsidR="00B809D1" w:rsidRPr="008324D2">
          <w:rPr>
            <w:rFonts w:eastAsiaTheme="minorEastAsia"/>
            <w:b/>
            <w:bCs/>
            <w:color w:val="000000" w:themeColor="text1"/>
            <w:rPrChange w:id="241" w:author="Nguyen, Huong T [AGRON] [2]" w:date="2022-08-01T11:12:00Z">
              <w:rPr>
                <w:rFonts w:eastAsiaTheme="minorEastAsia"/>
                <w:color w:val="000000" w:themeColor="text1"/>
              </w:rPr>
            </w:rPrChange>
          </w:rPr>
          <w:t>).</w:t>
        </w:r>
      </w:ins>
      <w:ins w:id="242" w:author="Nguyen, Huong T [AGRON] [2]" w:date="2022-07-27T23:48:00Z">
        <w:r w:rsidR="00B809D1" w:rsidRPr="008324D2">
          <w:rPr>
            <w:rFonts w:eastAsiaTheme="minorEastAsia"/>
            <w:b/>
            <w:bCs/>
            <w:color w:val="000000" w:themeColor="text1"/>
            <w:rPrChange w:id="243" w:author="Nguyen, Huong T [AGRON] [2]" w:date="2022-08-01T11:12:00Z">
              <w:rPr>
                <w:rFonts w:eastAsiaTheme="minorEastAsia"/>
                <w:color w:val="000000" w:themeColor="text1"/>
              </w:rPr>
            </w:rPrChange>
          </w:rPr>
          <w:t xml:space="preserve"> </w:t>
        </w:r>
      </w:ins>
      <w:ins w:id="244" w:author="Nguyen, Huong T [AGRON] [2]" w:date="2022-07-27T23:47:00Z">
        <w:r w:rsidR="00B809D1" w:rsidRPr="008324D2">
          <w:rPr>
            <w:rFonts w:eastAsiaTheme="minorEastAsia"/>
            <w:b/>
            <w:bCs/>
            <w:color w:val="000000" w:themeColor="text1"/>
            <w:rPrChange w:id="245" w:author="Nguyen, Huong T [AGRON] [2]" w:date="2022-08-01T11:12:00Z">
              <w:rPr>
                <w:rFonts w:eastAsiaTheme="minorEastAsia"/>
                <w:color w:val="000000" w:themeColor="text1"/>
              </w:rPr>
            </w:rPrChange>
          </w:rPr>
          <w:t xml:space="preserve">    </w:t>
        </w:r>
      </w:ins>
    </w:p>
    <w:p w14:paraId="6D652207" w14:textId="737CCF97" w:rsidR="00F748E1" w:rsidRPr="00562C54" w:rsidRDefault="0092427D" w:rsidP="00F05379">
      <w:pPr>
        <w:pStyle w:val="FirstParagraph"/>
        <w:spacing w:line="480" w:lineRule="auto"/>
        <w:rPr>
          <w:color w:val="000000" w:themeColor="text1"/>
        </w:rPr>
      </w:pPr>
      <w:ins w:id="246" w:author="Nguyen, Huong T [AGRON] [2]" w:date="2022-08-01T11:28:00Z">
        <w:r>
          <w:rPr>
            <w:color w:val="000000" w:themeColor="text1"/>
          </w:rPr>
          <w:t>The mature plant densities of first three waterhemp cohorts in C2 were 1 plant</w:t>
        </w:r>
        <w:r w:rsidRPr="00804CC7">
          <w:rPr>
            <w:color w:val="000000" w:themeColor="text1"/>
          </w:rPr>
          <w:t xml:space="preserve"> </w:t>
        </w:r>
        <w:r w:rsidRPr="009F1439">
          <w:rPr>
            <w:color w:val="000000" w:themeColor="text1"/>
          </w:rPr>
          <w:t>m</w:t>
        </w:r>
      </w:ins>
      <m:oMath>
        <m:sSup>
          <m:sSupPr>
            <m:ctrlPr>
              <w:ins w:id="247" w:author="Nguyen, Huong T [AGRON] [2]" w:date="2022-08-01T11:28:00Z">
                <w:rPr>
                  <w:rFonts w:ascii="Cambria Math" w:hAnsi="Cambria Math"/>
                  <w:color w:val="000000" w:themeColor="text1"/>
                </w:rPr>
              </w:ins>
            </m:ctrlPr>
          </m:sSupPr>
          <m:e>
            <m:r>
              <w:ins w:id="248" w:author="Nguyen, Huong T [AGRON] [2]" w:date="2022-08-01T11:28:00Z">
                <w:rPr>
                  <w:rFonts w:ascii="Cambria Math" w:hAnsi="Cambria Math"/>
                  <w:color w:val="000000" w:themeColor="text1"/>
                </w:rPr>
                <m:t>​</m:t>
              </w:ins>
            </m:r>
          </m:e>
          <m:sup>
            <m:r>
              <w:ins w:id="249" w:author="Nguyen, Huong T [AGRON] [2]" w:date="2022-08-01T11:28:00Z">
                <w:rPr>
                  <w:rFonts w:ascii="Cambria Math" w:hAnsi="Cambria Math"/>
                  <w:color w:val="000000" w:themeColor="text1"/>
                </w:rPr>
                <m:t>-2</m:t>
              </w:ins>
            </m:r>
          </m:sup>
        </m:sSup>
      </m:oMath>
      <w:ins w:id="250" w:author="Nguyen, Huong T [AGRON] [2]" w:date="2022-08-01T11:28:00Z">
        <w:r>
          <w:rPr>
            <w:rFonts w:eastAsiaTheme="minorEastAsia"/>
            <w:color w:val="000000" w:themeColor="text1"/>
          </w:rPr>
          <w:t xml:space="preserve">, 6.3 </w:t>
        </w:r>
        <w:r>
          <w:rPr>
            <w:color w:val="000000" w:themeColor="text1"/>
          </w:rPr>
          <w:t>plant</w:t>
        </w:r>
        <w:r w:rsidRPr="00804CC7">
          <w:rPr>
            <w:color w:val="000000" w:themeColor="text1"/>
          </w:rPr>
          <w:t xml:space="preserve"> </w:t>
        </w:r>
        <w:r w:rsidRPr="009F1439">
          <w:rPr>
            <w:color w:val="000000" w:themeColor="text1"/>
          </w:rPr>
          <w:t>m</w:t>
        </w:r>
      </w:ins>
      <m:oMath>
        <m:sSup>
          <m:sSupPr>
            <m:ctrlPr>
              <w:ins w:id="251" w:author="Nguyen, Huong T [AGRON] [2]" w:date="2022-08-01T11:28:00Z">
                <w:rPr>
                  <w:rFonts w:ascii="Cambria Math" w:hAnsi="Cambria Math"/>
                  <w:color w:val="000000" w:themeColor="text1"/>
                </w:rPr>
              </w:ins>
            </m:ctrlPr>
          </m:sSupPr>
          <m:e>
            <m:r>
              <w:ins w:id="252" w:author="Nguyen, Huong T [AGRON] [2]" w:date="2022-08-01T11:28:00Z">
                <w:rPr>
                  <w:rFonts w:ascii="Cambria Math" w:hAnsi="Cambria Math"/>
                  <w:color w:val="000000" w:themeColor="text1"/>
                </w:rPr>
                <m:t>​</m:t>
              </w:ins>
            </m:r>
          </m:e>
          <m:sup>
            <m:r>
              <w:ins w:id="253" w:author="Nguyen, Huong T [AGRON] [2]" w:date="2022-08-01T11:28:00Z">
                <w:rPr>
                  <w:rFonts w:ascii="Cambria Math" w:hAnsi="Cambria Math"/>
                  <w:color w:val="000000" w:themeColor="text1"/>
                </w:rPr>
                <m:t>-2</m:t>
              </w:ins>
            </m:r>
          </m:sup>
        </m:sSup>
      </m:oMath>
      <w:ins w:id="254" w:author="Nguyen, Huong T [AGRON] [2]" w:date="2022-08-01T11:28:00Z">
        <w:r>
          <w:rPr>
            <w:rFonts w:eastAsiaTheme="minorEastAsia"/>
            <w:color w:val="000000" w:themeColor="text1"/>
          </w:rPr>
          <w:t xml:space="preserve">, and 0.009 </w:t>
        </w:r>
        <w:r>
          <w:rPr>
            <w:color w:val="000000" w:themeColor="text1"/>
          </w:rPr>
          <w:t>plant</w:t>
        </w:r>
        <w:r w:rsidRPr="00804CC7">
          <w:rPr>
            <w:color w:val="000000" w:themeColor="text1"/>
          </w:rPr>
          <w:t xml:space="preserve"> </w:t>
        </w:r>
        <w:r w:rsidRPr="009F1439">
          <w:rPr>
            <w:color w:val="000000" w:themeColor="text1"/>
          </w:rPr>
          <w:t>m</w:t>
        </w:r>
      </w:ins>
      <m:oMath>
        <m:sSup>
          <m:sSupPr>
            <m:ctrlPr>
              <w:ins w:id="255" w:author="Nguyen, Huong T [AGRON] [2]" w:date="2022-08-01T11:28:00Z">
                <w:rPr>
                  <w:rFonts w:ascii="Cambria Math" w:hAnsi="Cambria Math"/>
                  <w:color w:val="000000" w:themeColor="text1"/>
                </w:rPr>
              </w:ins>
            </m:ctrlPr>
          </m:sSupPr>
          <m:e>
            <m:r>
              <w:ins w:id="256" w:author="Nguyen, Huong T [AGRON] [2]" w:date="2022-08-01T11:28:00Z">
                <w:rPr>
                  <w:rFonts w:ascii="Cambria Math" w:hAnsi="Cambria Math"/>
                  <w:color w:val="000000" w:themeColor="text1"/>
                </w:rPr>
                <m:t>​</m:t>
              </w:ins>
            </m:r>
          </m:e>
          <m:sup>
            <m:r>
              <w:ins w:id="257" w:author="Nguyen, Huong T [AGRON] [2]" w:date="2022-08-01T11:28:00Z">
                <w:rPr>
                  <w:rFonts w:ascii="Cambria Math" w:hAnsi="Cambria Math"/>
                  <w:color w:val="000000" w:themeColor="text1"/>
                </w:rPr>
                <m:t>-2</m:t>
              </w:ins>
            </m:r>
          </m:sup>
        </m:sSup>
      </m:oMath>
      <w:ins w:id="258" w:author="Nguyen, Huong T [AGRON] [2]" w:date="2022-08-01T11:28:00Z">
        <w:r>
          <w:rPr>
            <w:rFonts w:eastAsiaTheme="minorEastAsia"/>
            <w:color w:val="000000" w:themeColor="text1"/>
          </w:rPr>
          <w:t xml:space="preserve">; and the </w:t>
        </w:r>
        <w:r>
          <w:rPr>
            <w:color w:val="000000" w:themeColor="text1"/>
          </w:rPr>
          <w:t xml:space="preserve">mature plant densities of first three waterhemp </w:t>
        </w:r>
        <w:r>
          <w:rPr>
            <w:color w:val="000000" w:themeColor="text1"/>
          </w:rPr>
          <w:lastRenderedPageBreak/>
          <w:t>cohorts in S2 were 73.3 plant</w:t>
        </w:r>
        <w:r w:rsidRPr="00804CC7">
          <w:rPr>
            <w:color w:val="000000" w:themeColor="text1"/>
          </w:rPr>
          <w:t xml:space="preserve"> </w:t>
        </w:r>
        <w:r w:rsidRPr="009F1439">
          <w:rPr>
            <w:color w:val="000000" w:themeColor="text1"/>
          </w:rPr>
          <w:t>m</w:t>
        </w:r>
      </w:ins>
      <m:oMath>
        <m:sSup>
          <m:sSupPr>
            <m:ctrlPr>
              <w:ins w:id="259" w:author="Nguyen, Huong T [AGRON] [2]" w:date="2022-08-01T11:28:00Z">
                <w:rPr>
                  <w:rFonts w:ascii="Cambria Math" w:hAnsi="Cambria Math"/>
                  <w:color w:val="000000" w:themeColor="text1"/>
                </w:rPr>
              </w:ins>
            </m:ctrlPr>
          </m:sSupPr>
          <m:e>
            <m:r>
              <w:ins w:id="260" w:author="Nguyen, Huong T [AGRON] [2]" w:date="2022-08-01T11:28:00Z">
                <w:rPr>
                  <w:rFonts w:ascii="Cambria Math" w:hAnsi="Cambria Math"/>
                  <w:color w:val="000000" w:themeColor="text1"/>
                </w:rPr>
                <m:t>​</m:t>
              </w:ins>
            </m:r>
          </m:e>
          <m:sup>
            <m:r>
              <w:ins w:id="261" w:author="Nguyen, Huong T [AGRON] [2]" w:date="2022-08-01T11:28:00Z">
                <w:rPr>
                  <w:rFonts w:ascii="Cambria Math" w:hAnsi="Cambria Math"/>
                  <w:color w:val="000000" w:themeColor="text1"/>
                </w:rPr>
                <m:t>-2</m:t>
              </w:ins>
            </m:r>
          </m:sup>
        </m:sSup>
      </m:oMath>
      <w:ins w:id="262" w:author="Nguyen, Huong T [AGRON] [2]" w:date="2022-08-01T11:28:00Z">
        <w:r>
          <w:rPr>
            <w:rFonts w:eastAsiaTheme="minorEastAsia"/>
            <w:color w:val="000000" w:themeColor="text1"/>
          </w:rPr>
          <w:t xml:space="preserve">, 18.5 </w:t>
        </w:r>
        <w:r>
          <w:rPr>
            <w:color w:val="000000" w:themeColor="text1"/>
          </w:rPr>
          <w:t>plant</w:t>
        </w:r>
        <w:r w:rsidRPr="00804CC7">
          <w:rPr>
            <w:color w:val="000000" w:themeColor="text1"/>
          </w:rPr>
          <w:t xml:space="preserve"> </w:t>
        </w:r>
        <w:r w:rsidRPr="009F1439">
          <w:rPr>
            <w:color w:val="000000" w:themeColor="text1"/>
          </w:rPr>
          <w:t>m</w:t>
        </w:r>
      </w:ins>
      <m:oMath>
        <m:sSup>
          <m:sSupPr>
            <m:ctrlPr>
              <w:ins w:id="263" w:author="Nguyen, Huong T [AGRON] [2]" w:date="2022-08-01T11:28:00Z">
                <w:rPr>
                  <w:rFonts w:ascii="Cambria Math" w:hAnsi="Cambria Math"/>
                  <w:color w:val="000000" w:themeColor="text1"/>
                </w:rPr>
              </w:ins>
            </m:ctrlPr>
          </m:sSupPr>
          <m:e>
            <m:r>
              <w:ins w:id="264" w:author="Nguyen, Huong T [AGRON] [2]" w:date="2022-08-01T11:28:00Z">
                <w:rPr>
                  <w:rFonts w:ascii="Cambria Math" w:hAnsi="Cambria Math"/>
                  <w:color w:val="000000" w:themeColor="text1"/>
                </w:rPr>
                <m:t>​</m:t>
              </w:ins>
            </m:r>
          </m:e>
          <m:sup>
            <m:r>
              <w:ins w:id="265" w:author="Nguyen, Huong T [AGRON] [2]" w:date="2022-08-01T11:28:00Z">
                <w:rPr>
                  <w:rFonts w:ascii="Cambria Math" w:hAnsi="Cambria Math"/>
                  <w:color w:val="000000" w:themeColor="text1"/>
                </w:rPr>
                <m:t>-2</m:t>
              </w:ins>
            </m:r>
          </m:sup>
        </m:sSup>
      </m:oMath>
      <w:ins w:id="266" w:author="Nguyen, Huong T [AGRON] [2]" w:date="2022-08-01T11:28:00Z">
        <w:r>
          <w:rPr>
            <w:rFonts w:eastAsiaTheme="minorEastAsia"/>
            <w:color w:val="000000" w:themeColor="text1"/>
          </w:rPr>
          <w:t xml:space="preserve">, and 1.6  </w:t>
        </w:r>
        <w:r>
          <w:rPr>
            <w:color w:val="000000" w:themeColor="text1"/>
          </w:rPr>
          <w:t>plant</w:t>
        </w:r>
        <w:r w:rsidRPr="00804CC7">
          <w:rPr>
            <w:color w:val="000000" w:themeColor="text1"/>
          </w:rPr>
          <w:t xml:space="preserve"> </w:t>
        </w:r>
        <w:r w:rsidRPr="009F1439">
          <w:rPr>
            <w:color w:val="000000" w:themeColor="text1"/>
          </w:rPr>
          <w:t>m</w:t>
        </w:r>
      </w:ins>
      <m:oMath>
        <m:sSup>
          <m:sSupPr>
            <m:ctrlPr>
              <w:ins w:id="267" w:author="Nguyen, Huong T [AGRON] [2]" w:date="2022-08-01T11:28:00Z">
                <w:rPr>
                  <w:rFonts w:ascii="Cambria Math" w:hAnsi="Cambria Math"/>
                  <w:color w:val="000000" w:themeColor="text1"/>
                </w:rPr>
              </w:ins>
            </m:ctrlPr>
          </m:sSupPr>
          <m:e>
            <m:r>
              <w:ins w:id="268" w:author="Nguyen, Huong T [AGRON] [2]" w:date="2022-08-01T11:28:00Z">
                <w:rPr>
                  <w:rFonts w:ascii="Cambria Math" w:hAnsi="Cambria Math"/>
                  <w:color w:val="000000" w:themeColor="text1"/>
                </w:rPr>
                <m:t>​</m:t>
              </w:ins>
            </m:r>
          </m:e>
          <m:sup>
            <m:r>
              <w:ins w:id="269" w:author="Nguyen, Huong T [AGRON] [2]" w:date="2022-08-01T11:28:00Z">
                <w:rPr>
                  <w:rFonts w:ascii="Cambria Math" w:hAnsi="Cambria Math"/>
                  <w:color w:val="000000" w:themeColor="text1"/>
                </w:rPr>
                <m:t>-2</m:t>
              </w:ins>
            </m:r>
          </m:sup>
        </m:sSup>
      </m:oMath>
      <w:ins w:id="270" w:author="Nguyen, Huong T [AGRON] [2]" w:date="2022-08-01T11:54:00Z">
        <w:r w:rsidR="00CD194F">
          <w:rPr>
            <w:rFonts w:eastAsiaTheme="minorEastAsia"/>
            <w:color w:val="000000" w:themeColor="text1"/>
          </w:rPr>
          <w:t xml:space="preserve"> for the conventional corn weed management</w:t>
        </w:r>
      </w:ins>
      <w:ins w:id="271" w:author="Nguyen, Huong T [AGRON] [2]" w:date="2022-08-01T11:28:00Z">
        <w:r>
          <w:rPr>
            <w:rFonts w:eastAsiaTheme="minorEastAsia"/>
            <w:color w:val="000000" w:themeColor="text1"/>
          </w:rPr>
          <w:t xml:space="preserve">. </w:t>
        </w:r>
      </w:ins>
      <w:ins w:id="272" w:author="Nguyen, Huong T [AGRON] [2]" w:date="2022-08-01T11:54:00Z">
        <w:r w:rsidR="00CD194F">
          <w:rPr>
            <w:color w:val="000000" w:themeColor="text1"/>
          </w:rPr>
          <w:t xml:space="preserve">The mature plant densities of first three waterhemp cohorts in C2 were </w:t>
        </w:r>
      </w:ins>
      <w:ins w:id="273" w:author="Nguyen, Huong T [AGRON] [2]" w:date="2022-08-01T11:55:00Z">
        <w:r w:rsidR="0070150A">
          <w:rPr>
            <w:color w:val="000000" w:themeColor="text1"/>
          </w:rPr>
          <w:t>7.4</w:t>
        </w:r>
      </w:ins>
      <w:ins w:id="274" w:author="Nguyen, Huong T [AGRON] [2]" w:date="2022-08-01T11:54:00Z">
        <w:r w:rsidR="00CD194F">
          <w:rPr>
            <w:color w:val="000000" w:themeColor="text1"/>
          </w:rPr>
          <w:t xml:space="preserve"> plant</w:t>
        </w:r>
        <w:r w:rsidR="00CD194F" w:rsidRPr="00804CC7">
          <w:rPr>
            <w:color w:val="000000" w:themeColor="text1"/>
          </w:rPr>
          <w:t xml:space="preserve"> </w:t>
        </w:r>
        <w:r w:rsidR="00CD194F" w:rsidRPr="009F1439">
          <w:rPr>
            <w:color w:val="000000" w:themeColor="text1"/>
          </w:rPr>
          <w:t>m</w:t>
        </w:r>
      </w:ins>
      <m:oMath>
        <m:sSup>
          <m:sSupPr>
            <m:ctrlPr>
              <w:ins w:id="275" w:author="Nguyen, Huong T [AGRON] [2]" w:date="2022-08-01T11:54:00Z">
                <w:rPr>
                  <w:rFonts w:ascii="Cambria Math" w:hAnsi="Cambria Math"/>
                  <w:color w:val="000000" w:themeColor="text1"/>
                </w:rPr>
              </w:ins>
            </m:ctrlPr>
          </m:sSupPr>
          <m:e>
            <m:r>
              <w:ins w:id="276" w:author="Nguyen, Huong T [AGRON] [2]" w:date="2022-08-01T11:54:00Z">
                <w:rPr>
                  <w:rFonts w:ascii="Cambria Math" w:hAnsi="Cambria Math"/>
                  <w:color w:val="000000" w:themeColor="text1"/>
                </w:rPr>
                <m:t>​</m:t>
              </w:ins>
            </m:r>
          </m:e>
          <m:sup>
            <m:r>
              <w:ins w:id="277" w:author="Nguyen, Huong T [AGRON] [2]" w:date="2022-08-01T11:54:00Z">
                <w:rPr>
                  <w:rFonts w:ascii="Cambria Math" w:hAnsi="Cambria Math"/>
                  <w:color w:val="000000" w:themeColor="text1"/>
                </w:rPr>
                <m:t>-2</m:t>
              </w:ins>
            </m:r>
          </m:sup>
        </m:sSup>
      </m:oMath>
      <w:ins w:id="278" w:author="Nguyen, Huong T [AGRON] [2]" w:date="2022-08-01T11:54:00Z">
        <w:r w:rsidR="00CD194F">
          <w:rPr>
            <w:rFonts w:eastAsiaTheme="minorEastAsia"/>
            <w:color w:val="000000" w:themeColor="text1"/>
          </w:rPr>
          <w:t xml:space="preserve">, </w:t>
        </w:r>
      </w:ins>
      <w:ins w:id="279" w:author="Nguyen, Huong T [AGRON] [2]" w:date="2022-08-01T11:55:00Z">
        <w:r w:rsidR="0070150A">
          <w:rPr>
            <w:rFonts w:eastAsiaTheme="minorEastAsia"/>
            <w:color w:val="000000" w:themeColor="text1"/>
          </w:rPr>
          <w:t>21</w:t>
        </w:r>
      </w:ins>
      <w:ins w:id="280" w:author="Nguyen, Huong T [AGRON] [2]" w:date="2022-08-01T11:54:00Z">
        <w:r w:rsidR="00CD194F">
          <w:rPr>
            <w:rFonts w:eastAsiaTheme="minorEastAsia"/>
            <w:color w:val="000000" w:themeColor="text1"/>
          </w:rPr>
          <w:t xml:space="preserve">.3 </w:t>
        </w:r>
        <w:r w:rsidR="00CD194F">
          <w:rPr>
            <w:color w:val="000000" w:themeColor="text1"/>
          </w:rPr>
          <w:t>plant</w:t>
        </w:r>
        <w:r w:rsidR="00CD194F" w:rsidRPr="00804CC7">
          <w:rPr>
            <w:color w:val="000000" w:themeColor="text1"/>
          </w:rPr>
          <w:t xml:space="preserve"> </w:t>
        </w:r>
        <w:r w:rsidR="00CD194F" w:rsidRPr="009F1439">
          <w:rPr>
            <w:color w:val="000000" w:themeColor="text1"/>
          </w:rPr>
          <w:t>m</w:t>
        </w:r>
      </w:ins>
      <m:oMath>
        <m:sSup>
          <m:sSupPr>
            <m:ctrlPr>
              <w:ins w:id="281" w:author="Nguyen, Huong T [AGRON] [2]" w:date="2022-08-01T11:54:00Z">
                <w:rPr>
                  <w:rFonts w:ascii="Cambria Math" w:hAnsi="Cambria Math"/>
                  <w:color w:val="000000" w:themeColor="text1"/>
                </w:rPr>
              </w:ins>
            </m:ctrlPr>
          </m:sSupPr>
          <m:e>
            <m:r>
              <w:ins w:id="282" w:author="Nguyen, Huong T [AGRON] [2]" w:date="2022-08-01T11:54:00Z">
                <w:rPr>
                  <w:rFonts w:ascii="Cambria Math" w:hAnsi="Cambria Math"/>
                  <w:color w:val="000000" w:themeColor="text1"/>
                </w:rPr>
                <m:t>​</m:t>
              </w:ins>
            </m:r>
          </m:e>
          <m:sup>
            <m:r>
              <w:ins w:id="283" w:author="Nguyen, Huong T [AGRON] [2]" w:date="2022-08-01T11:54:00Z">
                <w:rPr>
                  <w:rFonts w:ascii="Cambria Math" w:hAnsi="Cambria Math"/>
                  <w:color w:val="000000" w:themeColor="text1"/>
                </w:rPr>
                <m:t>-2</m:t>
              </w:ins>
            </m:r>
          </m:sup>
        </m:sSup>
      </m:oMath>
      <w:ins w:id="284" w:author="Nguyen, Huong T [AGRON] [2]" w:date="2022-08-01T11:54:00Z">
        <w:r w:rsidR="00CD194F">
          <w:rPr>
            <w:rFonts w:eastAsiaTheme="minorEastAsia"/>
            <w:color w:val="000000" w:themeColor="text1"/>
          </w:rPr>
          <w:t xml:space="preserve">, and </w:t>
        </w:r>
      </w:ins>
      <w:ins w:id="285" w:author="Nguyen, Huong T [AGRON] [2]" w:date="2022-08-01T11:55:00Z">
        <w:r w:rsidR="0070150A">
          <w:rPr>
            <w:rFonts w:eastAsiaTheme="minorEastAsia"/>
            <w:color w:val="000000" w:themeColor="text1"/>
          </w:rPr>
          <w:t>2</w:t>
        </w:r>
      </w:ins>
      <w:ins w:id="286" w:author="Nguyen, Huong T [AGRON] [2]" w:date="2022-08-01T11:54:00Z">
        <w:r w:rsidR="00CD194F">
          <w:rPr>
            <w:rFonts w:eastAsiaTheme="minorEastAsia"/>
            <w:color w:val="000000" w:themeColor="text1"/>
          </w:rPr>
          <w:t xml:space="preserve"> </w:t>
        </w:r>
        <w:r w:rsidR="00CD194F">
          <w:rPr>
            <w:color w:val="000000" w:themeColor="text1"/>
          </w:rPr>
          <w:t>plant</w:t>
        </w:r>
        <w:r w:rsidR="00CD194F" w:rsidRPr="00804CC7">
          <w:rPr>
            <w:color w:val="000000" w:themeColor="text1"/>
          </w:rPr>
          <w:t xml:space="preserve"> </w:t>
        </w:r>
        <w:r w:rsidR="00CD194F" w:rsidRPr="009F1439">
          <w:rPr>
            <w:color w:val="000000" w:themeColor="text1"/>
          </w:rPr>
          <w:t>m</w:t>
        </w:r>
      </w:ins>
      <m:oMath>
        <m:sSup>
          <m:sSupPr>
            <m:ctrlPr>
              <w:ins w:id="287" w:author="Nguyen, Huong T [AGRON] [2]" w:date="2022-08-01T11:54:00Z">
                <w:rPr>
                  <w:rFonts w:ascii="Cambria Math" w:hAnsi="Cambria Math"/>
                  <w:color w:val="000000" w:themeColor="text1"/>
                </w:rPr>
              </w:ins>
            </m:ctrlPr>
          </m:sSupPr>
          <m:e>
            <m:r>
              <w:ins w:id="288" w:author="Nguyen, Huong T [AGRON] [2]" w:date="2022-08-01T11:54:00Z">
                <w:rPr>
                  <w:rFonts w:ascii="Cambria Math" w:hAnsi="Cambria Math"/>
                  <w:color w:val="000000" w:themeColor="text1"/>
                </w:rPr>
                <m:t>​</m:t>
              </w:ins>
            </m:r>
          </m:e>
          <m:sup>
            <m:r>
              <w:ins w:id="289" w:author="Nguyen, Huong T [AGRON] [2]" w:date="2022-08-01T11:54:00Z">
                <w:rPr>
                  <w:rFonts w:ascii="Cambria Math" w:hAnsi="Cambria Math"/>
                  <w:color w:val="000000" w:themeColor="text1"/>
                </w:rPr>
                <m:t>-2</m:t>
              </w:ins>
            </m:r>
          </m:sup>
        </m:sSup>
      </m:oMath>
      <w:ins w:id="290" w:author="Nguyen, Huong T [AGRON] [2]" w:date="2022-08-01T11:54:00Z">
        <w:r w:rsidR="00CD194F">
          <w:rPr>
            <w:rFonts w:eastAsiaTheme="minorEastAsia"/>
            <w:color w:val="000000" w:themeColor="text1"/>
          </w:rPr>
          <w:t xml:space="preserve">; and the </w:t>
        </w:r>
        <w:r w:rsidR="00CD194F">
          <w:rPr>
            <w:color w:val="000000" w:themeColor="text1"/>
          </w:rPr>
          <w:t xml:space="preserve">mature plant densities of first three waterhemp cohorts in S2 were </w:t>
        </w:r>
      </w:ins>
      <w:ins w:id="291" w:author="Nguyen, Huong T [AGRON] [2]" w:date="2022-08-01T11:55:00Z">
        <w:r w:rsidR="0070150A">
          <w:rPr>
            <w:color w:val="000000" w:themeColor="text1"/>
          </w:rPr>
          <w:t>30.5</w:t>
        </w:r>
      </w:ins>
      <w:ins w:id="292" w:author="Nguyen, Huong T [AGRON] [2]" w:date="2022-08-01T11:54:00Z">
        <w:r w:rsidR="00CD194F">
          <w:rPr>
            <w:color w:val="000000" w:themeColor="text1"/>
          </w:rPr>
          <w:t xml:space="preserve"> plant</w:t>
        </w:r>
        <w:r w:rsidR="00CD194F" w:rsidRPr="00804CC7">
          <w:rPr>
            <w:color w:val="000000" w:themeColor="text1"/>
          </w:rPr>
          <w:t xml:space="preserve"> </w:t>
        </w:r>
        <w:r w:rsidR="00CD194F" w:rsidRPr="009F1439">
          <w:rPr>
            <w:color w:val="000000" w:themeColor="text1"/>
          </w:rPr>
          <w:t>m</w:t>
        </w:r>
      </w:ins>
      <m:oMath>
        <m:sSup>
          <m:sSupPr>
            <m:ctrlPr>
              <w:ins w:id="293" w:author="Nguyen, Huong T [AGRON] [2]" w:date="2022-08-01T11:54:00Z">
                <w:rPr>
                  <w:rFonts w:ascii="Cambria Math" w:hAnsi="Cambria Math"/>
                  <w:color w:val="000000" w:themeColor="text1"/>
                </w:rPr>
              </w:ins>
            </m:ctrlPr>
          </m:sSupPr>
          <m:e>
            <m:r>
              <w:ins w:id="294" w:author="Nguyen, Huong T [AGRON] [2]" w:date="2022-08-01T11:54:00Z">
                <w:rPr>
                  <w:rFonts w:ascii="Cambria Math" w:hAnsi="Cambria Math"/>
                  <w:color w:val="000000" w:themeColor="text1"/>
                </w:rPr>
                <m:t>​</m:t>
              </w:ins>
            </m:r>
          </m:e>
          <m:sup>
            <m:r>
              <w:ins w:id="295" w:author="Nguyen, Huong T [AGRON] [2]" w:date="2022-08-01T11:54:00Z">
                <w:rPr>
                  <w:rFonts w:ascii="Cambria Math" w:hAnsi="Cambria Math"/>
                  <w:color w:val="000000" w:themeColor="text1"/>
                </w:rPr>
                <m:t>-2</m:t>
              </w:ins>
            </m:r>
          </m:sup>
        </m:sSup>
      </m:oMath>
      <w:ins w:id="296" w:author="Nguyen, Huong T [AGRON] [2]" w:date="2022-08-01T11:54:00Z">
        <w:r w:rsidR="00CD194F">
          <w:rPr>
            <w:rFonts w:eastAsiaTheme="minorEastAsia"/>
            <w:color w:val="000000" w:themeColor="text1"/>
          </w:rPr>
          <w:t xml:space="preserve">, </w:t>
        </w:r>
      </w:ins>
      <w:ins w:id="297" w:author="Nguyen, Huong T [AGRON] [2]" w:date="2022-08-01T11:55:00Z">
        <w:r w:rsidR="0070150A">
          <w:rPr>
            <w:rFonts w:eastAsiaTheme="minorEastAsia"/>
            <w:color w:val="000000" w:themeColor="text1"/>
          </w:rPr>
          <w:t>7.2</w:t>
        </w:r>
      </w:ins>
      <w:ins w:id="298" w:author="Nguyen, Huong T [AGRON] [2]" w:date="2022-08-01T11:54:00Z">
        <w:r w:rsidR="00CD194F">
          <w:rPr>
            <w:rFonts w:eastAsiaTheme="minorEastAsia"/>
            <w:color w:val="000000" w:themeColor="text1"/>
          </w:rPr>
          <w:t xml:space="preserve"> </w:t>
        </w:r>
        <w:r w:rsidR="00CD194F">
          <w:rPr>
            <w:color w:val="000000" w:themeColor="text1"/>
          </w:rPr>
          <w:t>plant</w:t>
        </w:r>
        <w:r w:rsidR="00CD194F" w:rsidRPr="00804CC7">
          <w:rPr>
            <w:color w:val="000000" w:themeColor="text1"/>
          </w:rPr>
          <w:t xml:space="preserve"> </w:t>
        </w:r>
        <w:r w:rsidR="00CD194F" w:rsidRPr="009F1439">
          <w:rPr>
            <w:color w:val="000000" w:themeColor="text1"/>
          </w:rPr>
          <w:t>m</w:t>
        </w:r>
      </w:ins>
      <m:oMath>
        <m:sSup>
          <m:sSupPr>
            <m:ctrlPr>
              <w:ins w:id="299" w:author="Nguyen, Huong T [AGRON] [2]" w:date="2022-08-01T11:54:00Z">
                <w:rPr>
                  <w:rFonts w:ascii="Cambria Math" w:hAnsi="Cambria Math"/>
                  <w:color w:val="000000" w:themeColor="text1"/>
                </w:rPr>
              </w:ins>
            </m:ctrlPr>
          </m:sSupPr>
          <m:e>
            <m:r>
              <w:ins w:id="300" w:author="Nguyen, Huong T [AGRON] [2]" w:date="2022-08-01T11:54:00Z">
                <w:rPr>
                  <w:rFonts w:ascii="Cambria Math" w:hAnsi="Cambria Math"/>
                  <w:color w:val="000000" w:themeColor="text1"/>
                </w:rPr>
                <m:t>​</m:t>
              </w:ins>
            </m:r>
          </m:e>
          <m:sup>
            <m:r>
              <w:ins w:id="301" w:author="Nguyen, Huong T [AGRON] [2]" w:date="2022-08-01T11:54:00Z">
                <w:rPr>
                  <w:rFonts w:ascii="Cambria Math" w:hAnsi="Cambria Math"/>
                  <w:color w:val="000000" w:themeColor="text1"/>
                </w:rPr>
                <m:t>-2</m:t>
              </w:ins>
            </m:r>
          </m:sup>
        </m:sSup>
      </m:oMath>
      <w:ins w:id="302" w:author="Nguyen, Huong T [AGRON] [2]" w:date="2022-08-01T11:54:00Z">
        <w:r w:rsidR="00CD194F">
          <w:rPr>
            <w:rFonts w:eastAsiaTheme="minorEastAsia"/>
            <w:color w:val="000000" w:themeColor="text1"/>
          </w:rPr>
          <w:t xml:space="preserve">, and </w:t>
        </w:r>
      </w:ins>
      <w:ins w:id="303" w:author="Nguyen, Huong T [AGRON] [2]" w:date="2022-08-01T11:56:00Z">
        <w:r w:rsidR="0070150A">
          <w:rPr>
            <w:rFonts w:eastAsiaTheme="minorEastAsia"/>
            <w:color w:val="000000" w:themeColor="text1"/>
          </w:rPr>
          <w:t>4.8</w:t>
        </w:r>
      </w:ins>
      <w:ins w:id="304" w:author="Nguyen, Huong T [AGRON] [2]" w:date="2022-08-01T11:54:00Z">
        <w:r w:rsidR="00CD194F">
          <w:rPr>
            <w:rFonts w:eastAsiaTheme="minorEastAsia"/>
            <w:color w:val="000000" w:themeColor="text1"/>
          </w:rPr>
          <w:t xml:space="preserve">  </w:t>
        </w:r>
        <w:r w:rsidR="00CD194F">
          <w:rPr>
            <w:color w:val="000000" w:themeColor="text1"/>
          </w:rPr>
          <w:t>plant</w:t>
        </w:r>
        <w:r w:rsidR="00CD194F" w:rsidRPr="00804CC7">
          <w:rPr>
            <w:color w:val="000000" w:themeColor="text1"/>
          </w:rPr>
          <w:t xml:space="preserve"> </w:t>
        </w:r>
        <w:r w:rsidR="00CD194F" w:rsidRPr="009F1439">
          <w:rPr>
            <w:color w:val="000000" w:themeColor="text1"/>
          </w:rPr>
          <w:t>m</w:t>
        </w:r>
      </w:ins>
      <m:oMath>
        <m:sSup>
          <m:sSupPr>
            <m:ctrlPr>
              <w:ins w:id="305" w:author="Nguyen, Huong T [AGRON] [2]" w:date="2022-08-01T11:54:00Z">
                <w:rPr>
                  <w:rFonts w:ascii="Cambria Math" w:hAnsi="Cambria Math"/>
                  <w:color w:val="000000" w:themeColor="text1"/>
                </w:rPr>
              </w:ins>
            </m:ctrlPr>
          </m:sSupPr>
          <m:e>
            <m:r>
              <w:ins w:id="306" w:author="Nguyen, Huong T [AGRON] [2]" w:date="2022-08-01T11:54:00Z">
                <w:rPr>
                  <w:rFonts w:ascii="Cambria Math" w:hAnsi="Cambria Math"/>
                  <w:color w:val="000000" w:themeColor="text1"/>
                </w:rPr>
                <m:t>​</m:t>
              </w:ins>
            </m:r>
          </m:e>
          <m:sup>
            <m:r>
              <w:ins w:id="307" w:author="Nguyen, Huong T [AGRON] [2]" w:date="2022-08-01T11:54:00Z">
                <w:rPr>
                  <w:rFonts w:ascii="Cambria Math" w:hAnsi="Cambria Math"/>
                  <w:color w:val="000000" w:themeColor="text1"/>
                </w:rPr>
                <m:t>-2</m:t>
              </w:ins>
            </m:r>
          </m:sup>
        </m:sSup>
      </m:oMath>
      <w:ins w:id="308" w:author="Nguyen, Huong T [AGRON] [2]" w:date="2022-08-01T11:54:00Z">
        <w:r w:rsidR="00CD194F">
          <w:rPr>
            <w:rFonts w:eastAsiaTheme="minorEastAsia"/>
            <w:color w:val="000000" w:themeColor="text1"/>
          </w:rPr>
          <w:t xml:space="preserve"> for the </w:t>
        </w:r>
        <w:r w:rsidR="00CD194F">
          <w:rPr>
            <w:rFonts w:eastAsiaTheme="minorEastAsia"/>
            <w:color w:val="000000" w:themeColor="text1"/>
          </w:rPr>
          <w:t>low herbicide</w:t>
        </w:r>
        <w:r w:rsidR="00CD194F">
          <w:rPr>
            <w:rFonts w:eastAsiaTheme="minorEastAsia"/>
            <w:color w:val="000000" w:themeColor="text1"/>
          </w:rPr>
          <w:t xml:space="preserve"> corn weed management. </w:t>
        </w:r>
      </w:ins>
      <w:r w:rsidR="00F748E1" w:rsidRPr="009F1439">
        <w:rPr>
          <w:color w:val="000000" w:themeColor="text1"/>
        </w:rPr>
        <w:t>Using the population dynamics demonstrated in Scenario 1, an initial population density of 10000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F748E1" w:rsidRPr="009F1439">
        <w:rPr>
          <w:color w:val="000000" w:themeColor="text1"/>
        </w:rPr>
        <w:t xml:space="preserve"> would remain stable if the first three</w:t>
      </w:r>
      <w:ins w:id="309" w:author="Nguyen, Huong T [AGRON] [2]" w:date="2022-07-27T20:06:00Z">
        <w:r w:rsidR="00562C54">
          <w:rPr>
            <w:color w:val="000000" w:themeColor="text1"/>
          </w:rPr>
          <w:t xml:space="preserve"> waterhemp</w:t>
        </w:r>
      </w:ins>
      <w:r w:rsidR="00F748E1" w:rsidRPr="009F1439">
        <w:rPr>
          <w:color w:val="000000" w:themeColor="text1"/>
        </w:rPr>
        <w:t xml:space="preserve"> cohorts in C2 </w:t>
      </w:r>
      <w:ins w:id="310" w:author="Nguyen, Huong T [AGRON] [2]" w:date="2022-07-27T20:06:00Z">
        <w:r w:rsidR="00562C54">
          <w:rPr>
            <w:color w:val="000000" w:themeColor="text1"/>
          </w:rPr>
          <w:t xml:space="preserve">seed </w:t>
        </w:r>
      </w:ins>
      <w:ins w:id="311" w:author="Nguyen, Huong T [AGRON] [2]" w:date="2022-07-27T19:48:00Z">
        <w:r w:rsidR="00562C54">
          <w:rPr>
            <w:color w:val="000000" w:themeColor="text1"/>
          </w:rPr>
          <w:t>produc</w:t>
        </w:r>
      </w:ins>
      <w:ins w:id="312" w:author="Nguyen, Huong T [AGRON] [2]" w:date="2022-07-27T20:07:00Z">
        <w:r w:rsidR="00562C54">
          <w:rPr>
            <w:color w:val="000000" w:themeColor="text1"/>
          </w:rPr>
          <w:t>tion was capped at</w:t>
        </w:r>
      </w:ins>
      <w:ins w:id="313" w:author="Nguyen, Huong T [AGRON] [2]" w:date="2022-07-27T19:48:00Z">
        <w:r w:rsidR="00562C54">
          <w:rPr>
            <w:color w:val="000000" w:themeColor="text1"/>
          </w:rPr>
          <w:t xml:space="preserve"> </w:t>
        </w:r>
      </w:ins>
      <w:ins w:id="314" w:author="Nguyen, Huong T [AGRON] [2]" w:date="2022-08-01T11:13:00Z">
        <w:r w:rsidR="008324D2">
          <w:rPr>
            <w:color w:val="000000" w:themeColor="text1"/>
          </w:rPr>
          <w:t>1464</w:t>
        </w:r>
      </w:ins>
      <w:ins w:id="315" w:author="Nguyen, Huong T [AGRON] [2]" w:date="2022-07-27T19:49:00Z">
        <w:r w:rsidR="00562C54">
          <w:rPr>
            <w:color w:val="000000" w:themeColor="text1"/>
          </w:rPr>
          <w:t xml:space="preserve"> seeds</w:t>
        </w:r>
      </w:ins>
      <w:ins w:id="316" w:author="Nguyen, Huong T [AGRON] [2]" w:date="2022-08-01T11:24:00Z">
        <w:r w:rsidR="00804CC7" w:rsidRPr="00804CC7">
          <w:rPr>
            <w:color w:val="000000" w:themeColor="text1"/>
          </w:rPr>
          <w:t xml:space="preserve"> </w:t>
        </w:r>
        <w:r w:rsidR="00804CC7" w:rsidRPr="009F1439">
          <w:rPr>
            <w:color w:val="000000" w:themeColor="text1"/>
          </w:rPr>
          <w:t>m</w:t>
        </w:r>
      </w:ins>
      <m:oMath>
        <m:sSup>
          <m:sSupPr>
            <m:ctrlPr>
              <w:ins w:id="317" w:author="Nguyen, Huong T [AGRON] [2]" w:date="2022-08-01T11:24:00Z">
                <w:rPr>
                  <w:rFonts w:ascii="Cambria Math" w:hAnsi="Cambria Math"/>
                  <w:color w:val="000000" w:themeColor="text1"/>
                </w:rPr>
              </w:ins>
            </m:ctrlPr>
          </m:sSupPr>
          <m:e>
            <m:r>
              <w:ins w:id="318" w:author="Nguyen, Huong T [AGRON] [2]" w:date="2022-08-01T11:24:00Z">
                <w:rPr>
                  <w:rFonts w:ascii="Cambria Math" w:hAnsi="Cambria Math"/>
                  <w:color w:val="000000" w:themeColor="text1"/>
                </w:rPr>
                <m:t>​</m:t>
              </w:ins>
            </m:r>
          </m:e>
          <m:sup>
            <m:r>
              <w:ins w:id="319" w:author="Nguyen, Huong T [AGRON] [2]" w:date="2022-08-01T11:24:00Z">
                <w:rPr>
                  <w:rFonts w:ascii="Cambria Math" w:hAnsi="Cambria Math"/>
                  <w:color w:val="000000" w:themeColor="text1"/>
                </w:rPr>
                <m:t>-2</m:t>
              </w:ins>
            </m:r>
          </m:sup>
        </m:sSup>
      </m:oMath>
      <w:ins w:id="320" w:author="Nguyen, Huong T [AGRON] [2]" w:date="2022-08-01T11:24:00Z">
        <w:r w:rsidR="00804CC7">
          <w:rPr>
            <w:rFonts w:eastAsiaTheme="minorEastAsia"/>
            <w:color w:val="000000" w:themeColor="text1"/>
          </w:rPr>
          <w:t xml:space="preserve">, </w:t>
        </w:r>
      </w:ins>
      <w:ins w:id="321" w:author="Nguyen, Huong T [AGRON] [2]" w:date="2022-08-01T11:13:00Z">
        <w:r w:rsidR="008324D2">
          <w:rPr>
            <w:color w:val="000000" w:themeColor="text1"/>
          </w:rPr>
          <w:t>and</w:t>
        </w:r>
      </w:ins>
      <w:ins w:id="322" w:author="Nguyen, Huong T [AGRON] [2]" w:date="2022-07-27T19:49:00Z">
        <w:r w:rsidR="00562C54">
          <w:rPr>
            <w:color w:val="000000" w:themeColor="text1"/>
          </w:rPr>
          <w:t xml:space="preserve"> </w:t>
        </w:r>
      </w:ins>
      <w:ins w:id="323" w:author="Nguyen, Huong T [AGRON] [2]" w:date="2022-08-01T11:13:00Z">
        <w:r w:rsidR="008324D2">
          <w:rPr>
            <w:color w:val="000000" w:themeColor="text1"/>
          </w:rPr>
          <w:t>1402</w:t>
        </w:r>
      </w:ins>
      <w:ins w:id="324" w:author="Nguyen, Huong T [AGRON] [2]" w:date="2022-07-27T19:49:00Z">
        <w:r w:rsidR="00562C54">
          <w:rPr>
            <w:color w:val="000000" w:themeColor="text1"/>
          </w:rPr>
          <w:t xml:space="preserve"> </w:t>
        </w:r>
      </w:ins>
      <w:ins w:id="325"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326" w:author="Nguyen, Huong T [AGRON] [2]" w:date="2022-08-01T11:24:00Z">
                <w:rPr>
                  <w:rFonts w:ascii="Cambria Math" w:hAnsi="Cambria Math"/>
                  <w:color w:val="000000" w:themeColor="text1"/>
                </w:rPr>
              </w:ins>
            </m:ctrlPr>
          </m:sSupPr>
          <m:e>
            <m:r>
              <w:ins w:id="327" w:author="Nguyen, Huong T [AGRON] [2]" w:date="2022-08-01T11:24:00Z">
                <w:rPr>
                  <w:rFonts w:ascii="Cambria Math" w:hAnsi="Cambria Math"/>
                  <w:color w:val="000000" w:themeColor="text1"/>
                </w:rPr>
                <m:t>​</m:t>
              </w:ins>
            </m:r>
          </m:e>
          <m:sup>
            <m:r>
              <w:ins w:id="328" w:author="Nguyen, Huong T [AGRON] [2]" w:date="2022-08-01T11:24:00Z">
                <w:rPr>
                  <w:rFonts w:ascii="Cambria Math" w:hAnsi="Cambria Math"/>
                  <w:color w:val="000000" w:themeColor="text1"/>
                </w:rPr>
                <m:t>-2</m:t>
              </w:ins>
            </m:r>
          </m:sup>
        </m:sSup>
      </m:oMath>
      <w:ins w:id="329" w:author="Nguyen, Huong T [AGRON] [2]" w:date="2022-07-27T19:49:00Z">
        <w:r w:rsidR="00562C54">
          <w:rPr>
            <w:color w:val="000000" w:themeColor="text1"/>
          </w:rPr>
          <w:t xml:space="preserve">in conventional </w:t>
        </w:r>
      </w:ins>
      <w:ins w:id="330" w:author="Nguyen, Huong T [AGRON] [2]" w:date="2022-08-01T11:13:00Z">
        <w:r w:rsidR="008324D2">
          <w:rPr>
            <w:color w:val="000000" w:themeColor="text1"/>
          </w:rPr>
          <w:t>and</w:t>
        </w:r>
      </w:ins>
      <w:ins w:id="331" w:author="Nguyen, Huong T [AGRON] [2]" w:date="2022-07-27T19:49:00Z">
        <w:r w:rsidR="00562C54">
          <w:rPr>
            <w:color w:val="000000" w:themeColor="text1"/>
          </w:rPr>
          <w:t xml:space="preserve"> low herbicide management</w:t>
        </w:r>
      </w:ins>
      <w:ins w:id="332" w:author="Nguyen, Huong T [AGRON] [2]" w:date="2022-07-27T19:52:00Z">
        <w:r w:rsidR="00562C54">
          <w:rPr>
            <w:color w:val="000000" w:themeColor="text1"/>
          </w:rPr>
          <w:t>, respectively</w:t>
        </w:r>
      </w:ins>
      <w:ins w:id="333" w:author="Nguyen, Huong T [AGRON] [2]" w:date="2022-07-27T19:49:00Z">
        <w:r w:rsidR="00562C54">
          <w:rPr>
            <w:color w:val="000000" w:themeColor="text1"/>
          </w:rPr>
          <w:t xml:space="preserve">; </w:t>
        </w:r>
      </w:ins>
      <w:ins w:id="334" w:author="Nguyen, Huong T [AGRON] [2]" w:date="2022-07-27T19:50:00Z">
        <w:r w:rsidR="00562C54">
          <w:rPr>
            <w:color w:val="000000" w:themeColor="text1"/>
          </w:rPr>
          <w:t>the first three</w:t>
        </w:r>
      </w:ins>
      <w:ins w:id="335" w:author="Nguyen, Huong T [AGRON] [2]" w:date="2022-07-27T20:07:00Z">
        <w:r w:rsidR="00562C54">
          <w:rPr>
            <w:color w:val="000000" w:themeColor="text1"/>
          </w:rPr>
          <w:t xml:space="preserve"> waterhemp</w:t>
        </w:r>
      </w:ins>
      <w:ins w:id="336" w:author="Nguyen, Huong T [AGRON] [2]" w:date="2022-07-27T19:50:00Z">
        <w:r w:rsidR="00562C54">
          <w:rPr>
            <w:color w:val="000000" w:themeColor="text1"/>
          </w:rPr>
          <w:t xml:space="preserve"> cohorts in</w:t>
        </w:r>
      </w:ins>
      <w:del w:id="337" w:author="Nguyen, Huong T [AGRON] [2]" w:date="2022-07-27T19:50:00Z">
        <w:r w:rsidR="00F748E1" w:rsidRPr="009F1439" w:rsidDel="00562C54">
          <w:rPr>
            <w:color w:val="000000" w:themeColor="text1"/>
          </w:rPr>
          <w:delText>and</w:delText>
        </w:r>
      </w:del>
      <w:r w:rsidR="00F748E1" w:rsidRPr="009F1439">
        <w:rPr>
          <w:color w:val="000000" w:themeColor="text1"/>
        </w:rPr>
        <w:t xml:space="preserve"> S2</w:t>
      </w:r>
      <w:ins w:id="338" w:author="Nguyen, Huong T [AGRON] [2]" w:date="2022-07-27T20:07:00Z">
        <w:r w:rsidR="00562C54">
          <w:rPr>
            <w:color w:val="000000" w:themeColor="text1"/>
          </w:rPr>
          <w:t xml:space="preserve"> seed</w:t>
        </w:r>
      </w:ins>
      <w:ins w:id="339" w:author="Nguyen, Huong T [AGRON] [2]" w:date="2022-07-27T19:50:00Z">
        <w:r w:rsidR="00562C54">
          <w:rPr>
            <w:color w:val="000000" w:themeColor="text1"/>
          </w:rPr>
          <w:t xml:space="preserve"> produc</w:t>
        </w:r>
      </w:ins>
      <w:ins w:id="340" w:author="Nguyen, Huong T [AGRON] [2]" w:date="2022-07-27T20:07:00Z">
        <w:r w:rsidR="00562C54">
          <w:rPr>
            <w:color w:val="000000" w:themeColor="text1"/>
          </w:rPr>
          <w:t xml:space="preserve">tion </w:t>
        </w:r>
      </w:ins>
      <w:ins w:id="341" w:author="Nguyen, Huong T [AGRON] [2]" w:date="2022-07-27T23:10:00Z">
        <w:r w:rsidR="00FE2D16">
          <w:rPr>
            <w:color w:val="000000" w:themeColor="text1"/>
          </w:rPr>
          <w:t>was capped</w:t>
        </w:r>
      </w:ins>
      <w:ins w:id="342" w:author="Nguyen, Huong T [AGRON] [2]" w:date="2022-07-27T20:07:00Z">
        <w:r w:rsidR="00562C54">
          <w:rPr>
            <w:color w:val="000000" w:themeColor="text1"/>
          </w:rPr>
          <w:t xml:space="preserve"> at</w:t>
        </w:r>
      </w:ins>
      <w:ins w:id="343" w:author="Nguyen, Huong T [AGRON] [2]" w:date="2022-07-27T19:50:00Z">
        <w:r w:rsidR="00562C54">
          <w:rPr>
            <w:color w:val="000000" w:themeColor="text1"/>
          </w:rPr>
          <w:t xml:space="preserve"> </w:t>
        </w:r>
      </w:ins>
      <w:ins w:id="344" w:author="Nguyen, Huong T [AGRON] [2]" w:date="2022-08-01T11:13:00Z">
        <w:r w:rsidR="008324D2">
          <w:rPr>
            <w:color w:val="000000" w:themeColor="text1"/>
          </w:rPr>
          <w:t>39843</w:t>
        </w:r>
      </w:ins>
      <w:ins w:id="345" w:author="Nguyen, Huong T [AGRON] [2]" w:date="2022-07-27T19:50:00Z">
        <w:r w:rsidR="00562C54">
          <w:rPr>
            <w:color w:val="000000" w:themeColor="text1"/>
          </w:rPr>
          <w:t xml:space="preserve"> </w:t>
        </w:r>
      </w:ins>
      <w:ins w:id="346"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347" w:author="Nguyen, Huong T [AGRON] [2]" w:date="2022-08-01T11:24:00Z">
                <w:rPr>
                  <w:rFonts w:ascii="Cambria Math" w:hAnsi="Cambria Math"/>
                  <w:color w:val="000000" w:themeColor="text1"/>
                </w:rPr>
              </w:ins>
            </m:ctrlPr>
          </m:sSupPr>
          <m:e>
            <m:r>
              <w:ins w:id="348" w:author="Nguyen, Huong T [AGRON] [2]" w:date="2022-08-01T11:24:00Z">
                <w:rPr>
                  <w:rFonts w:ascii="Cambria Math" w:hAnsi="Cambria Math"/>
                  <w:color w:val="000000" w:themeColor="text1"/>
                </w:rPr>
                <m:t>​</m:t>
              </w:ins>
            </m:r>
          </m:e>
          <m:sup>
            <m:r>
              <w:ins w:id="349" w:author="Nguyen, Huong T [AGRON] [2]" w:date="2022-08-01T11:24:00Z">
                <w:rPr>
                  <w:rFonts w:ascii="Cambria Math" w:hAnsi="Cambria Math"/>
                  <w:color w:val="000000" w:themeColor="text1"/>
                </w:rPr>
                <m:t>-2</m:t>
              </w:ins>
            </m:r>
          </m:sup>
        </m:sSup>
      </m:oMath>
      <w:ins w:id="350" w:author="Nguyen, Huong T [AGRON] [2]" w:date="2022-07-27T19:50:00Z">
        <w:r w:rsidR="00562C54">
          <w:rPr>
            <w:color w:val="000000" w:themeColor="text1"/>
          </w:rPr>
          <w:t xml:space="preserve">and </w:t>
        </w:r>
      </w:ins>
      <w:ins w:id="351" w:author="Nguyen, Huong T [AGRON] [2]" w:date="2022-08-01T11:14:00Z">
        <w:r w:rsidR="008324D2">
          <w:rPr>
            <w:color w:val="000000" w:themeColor="text1"/>
          </w:rPr>
          <w:t>1070</w:t>
        </w:r>
      </w:ins>
      <w:ins w:id="352" w:author="Nguyen, Huong T [AGRON] [2]" w:date="2022-07-27T19:51:00Z">
        <w:r w:rsidR="00562C54">
          <w:rPr>
            <w:color w:val="000000" w:themeColor="text1"/>
          </w:rPr>
          <w:t xml:space="preserve"> </w:t>
        </w:r>
      </w:ins>
      <w:r w:rsidR="00F748E1" w:rsidRPr="009F1439">
        <w:rPr>
          <w:color w:val="000000" w:themeColor="text1"/>
        </w:rPr>
        <w:t xml:space="preserve"> </w:t>
      </w:r>
      <w:ins w:id="353"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354" w:author="Nguyen, Huong T [AGRON] [2]" w:date="2022-08-01T11:24:00Z">
                <w:rPr>
                  <w:rFonts w:ascii="Cambria Math" w:hAnsi="Cambria Math"/>
                  <w:color w:val="000000" w:themeColor="text1"/>
                </w:rPr>
              </w:ins>
            </m:ctrlPr>
          </m:sSupPr>
          <m:e>
            <m:r>
              <w:ins w:id="355" w:author="Nguyen, Huong T [AGRON] [2]" w:date="2022-08-01T11:24:00Z">
                <w:rPr>
                  <w:rFonts w:ascii="Cambria Math" w:hAnsi="Cambria Math"/>
                  <w:color w:val="000000" w:themeColor="text1"/>
                </w:rPr>
                <m:t>​</m:t>
              </w:ins>
            </m:r>
          </m:e>
          <m:sup>
            <m:r>
              <w:ins w:id="356" w:author="Nguyen, Huong T [AGRON] [2]" w:date="2022-08-01T11:24:00Z">
                <w:rPr>
                  <w:rFonts w:ascii="Cambria Math" w:hAnsi="Cambria Math"/>
                  <w:color w:val="000000" w:themeColor="text1"/>
                </w:rPr>
                <m:t>-2</m:t>
              </w:ins>
            </m:r>
          </m:sup>
        </m:sSup>
      </m:oMath>
      <w:ins w:id="357" w:author="Nguyen, Huong T [AGRON] [2]" w:date="2022-08-01T11:24:00Z">
        <w:r w:rsidR="00804CC7">
          <w:rPr>
            <w:rFonts w:eastAsiaTheme="minorEastAsia"/>
            <w:color w:val="000000" w:themeColor="text1"/>
          </w:rPr>
          <w:t xml:space="preserve"> </w:t>
        </w:r>
      </w:ins>
      <w:ins w:id="358" w:author="Nguyen, Huong T [AGRON] [2]" w:date="2022-07-27T19:52:00Z">
        <w:r w:rsidR="00562C54">
          <w:rPr>
            <w:color w:val="000000" w:themeColor="text1"/>
          </w:rPr>
          <w:t xml:space="preserve">in conventional </w:t>
        </w:r>
      </w:ins>
      <w:ins w:id="359" w:author="Nguyen, Huong T [AGRON] [2]" w:date="2022-08-01T11:13:00Z">
        <w:r w:rsidR="008324D2">
          <w:rPr>
            <w:color w:val="000000" w:themeColor="text1"/>
          </w:rPr>
          <w:t>and</w:t>
        </w:r>
      </w:ins>
      <w:ins w:id="360" w:author="Nguyen, Huong T [AGRON] [2]" w:date="2022-07-27T19:52:00Z">
        <w:r w:rsidR="00562C54">
          <w:rPr>
            <w:color w:val="000000" w:themeColor="text1"/>
          </w:rPr>
          <w:t xml:space="preserve"> low herbicide management, respectively. </w:t>
        </w:r>
      </w:ins>
      <w:ins w:id="361" w:author="Nguyen, Huong T [AGRON] [2]" w:date="2022-07-27T19:48:00Z">
        <w:r w:rsidR="00562C54">
          <w:rPr>
            <w:color w:val="000000" w:themeColor="text1"/>
          </w:rPr>
          <w:t xml:space="preserve"> </w:t>
        </w:r>
      </w:ins>
      <w:del w:id="362" w:author="Nguyen, Huong T [AGRON] [2]" w:date="2022-07-27T19:52:00Z">
        <w:r w:rsidR="00F748E1" w:rsidRPr="009F1439" w:rsidDel="00562C54">
          <w:rPr>
            <w:color w:val="000000" w:themeColor="text1"/>
          </w:rPr>
          <w:delText>produced 42 seeds/m</w:delText>
        </w:r>
      </w:del>
      <m:oMath>
        <m:sSup>
          <m:sSupPr>
            <m:ctrlPr>
              <w:del w:id="363" w:author="Nguyen, Huong T [AGRON] [2]" w:date="2022-07-27T19:52:00Z">
                <w:rPr>
                  <w:rFonts w:ascii="Cambria Math" w:hAnsi="Cambria Math"/>
                  <w:color w:val="000000" w:themeColor="text1"/>
                </w:rPr>
              </w:del>
            </m:ctrlPr>
          </m:sSupPr>
          <m:e>
            <m:r>
              <w:del w:id="364" w:author="Nguyen, Huong T [AGRON] [2]" w:date="2022-07-27T19:52:00Z">
                <w:rPr>
                  <w:rFonts w:ascii="Cambria Math" w:hAnsi="Cambria Math"/>
                  <w:color w:val="000000" w:themeColor="text1"/>
                </w:rPr>
                <m:t>​</m:t>
              </w:del>
            </m:r>
          </m:e>
          <m:sup>
            <m:r>
              <w:del w:id="365" w:author="Nguyen, Huong T [AGRON] [2]" w:date="2022-07-27T19:52:00Z">
                <w:rPr>
                  <w:rFonts w:ascii="Cambria Math" w:hAnsi="Cambria Math"/>
                  <w:color w:val="000000" w:themeColor="text1"/>
                </w:rPr>
                <m:t>2</m:t>
              </w:del>
            </m:r>
          </m:sup>
        </m:sSup>
      </m:oMath>
      <w:del w:id="366" w:author="Nguyen, Huong T [AGRON] [2]" w:date="2022-07-27T19:52:00Z">
        <w:r w:rsidR="00F748E1" w:rsidRPr="009F1439" w:rsidDel="00562C54">
          <w:rPr>
            <w:color w:val="000000" w:themeColor="text1"/>
          </w:rPr>
          <w:delText xml:space="preserve"> in total</w:delText>
        </w:r>
      </w:del>
      <w:del w:id="367" w:author="Nguyen, Huong T [AGRON] [2]" w:date="2022-07-27T19:48:00Z">
        <w:r w:rsidR="00F748E1" w:rsidRPr="009F1439" w:rsidDel="00562C54">
          <w:rPr>
            <w:color w:val="000000" w:themeColor="text1"/>
          </w:rPr>
          <w:delText xml:space="preserve"> (or 0.04 gram/m</w:delText>
        </w:r>
      </w:del>
      <m:oMath>
        <m:sSup>
          <m:sSupPr>
            <m:ctrlPr>
              <w:del w:id="368" w:author="Nguyen, Huong T [AGRON] [2]" w:date="2022-07-27T19:48:00Z">
                <w:rPr>
                  <w:rFonts w:ascii="Cambria Math" w:hAnsi="Cambria Math"/>
                  <w:color w:val="000000" w:themeColor="text1"/>
                </w:rPr>
              </w:del>
            </m:ctrlPr>
          </m:sSupPr>
          <m:e>
            <m:r>
              <w:del w:id="369" w:author="Nguyen, Huong T [AGRON] [2]" w:date="2022-07-27T19:48:00Z">
                <w:rPr>
                  <w:rFonts w:ascii="Cambria Math" w:hAnsi="Cambria Math"/>
                  <w:color w:val="000000" w:themeColor="text1"/>
                </w:rPr>
                <m:t>​</m:t>
              </w:del>
            </m:r>
          </m:e>
          <m:sup>
            <m:r>
              <w:del w:id="370" w:author="Nguyen, Huong T [AGRON] [2]" w:date="2022-07-27T19:48:00Z">
                <w:rPr>
                  <w:rFonts w:ascii="Cambria Math" w:hAnsi="Cambria Math"/>
                  <w:color w:val="000000" w:themeColor="text1"/>
                </w:rPr>
                <m:t>2</m:t>
              </w:del>
            </m:r>
          </m:sup>
        </m:sSup>
      </m:oMath>
      <w:del w:id="371" w:author="Nguyen, Huong T [AGRON] [2]" w:date="2022-07-27T19:48:00Z">
        <w:r w:rsidR="00F748E1" w:rsidRPr="009F1439" w:rsidDel="00562C54">
          <w:rPr>
            <w:color w:val="000000" w:themeColor="text1"/>
          </w:rPr>
          <w:delText xml:space="preserve"> of dried aboveground mass)</w:delText>
        </w:r>
      </w:del>
      <w:del w:id="372" w:author="Nguyen, Huong T [AGRON] [2]" w:date="2022-07-27T19:52:00Z">
        <w:r w:rsidR="00F748E1" w:rsidRPr="009F1439" w:rsidDel="00562C54">
          <w:rPr>
            <w:color w:val="000000" w:themeColor="text1"/>
          </w:rPr>
          <w:delText>, which would be equivalent to almost total control.</w:delText>
        </w:r>
      </w:del>
      <w:ins w:id="373" w:author="Nguyen, Huong T [AGRON] [2]" w:date="2022-07-27T19:52:00Z">
        <w:r w:rsidR="00562C54">
          <w:rPr>
            <w:color w:val="000000" w:themeColor="text1"/>
          </w:rPr>
          <w:t xml:space="preserve">In total, the 2-year rotation can tolerate </w:t>
        </w:r>
      </w:ins>
      <w:ins w:id="374" w:author="Nguyen, Huong T [AGRON] [2]" w:date="2022-08-01T11:14:00Z">
        <w:r w:rsidR="008324D2">
          <w:rPr>
            <w:color w:val="000000" w:themeColor="text1"/>
          </w:rPr>
          <w:t>53063</w:t>
        </w:r>
      </w:ins>
      <w:ins w:id="375" w:author="Nguyen, Huong T [AGRON] [2]" w:date="2022-07-27T19:52:00Z">
        <w:r w:rsidR="00562C54">
          <w:rPr>
            <w:color w:val="000000" w:themeColor="text1"/>
          </w:rPr>
          <w:t xml:space="preserve"> </w:t>
        </w:r>
      </w:ins>
      <w:ins w:id="376"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377" w:author="Nguyen, Huong T [AGRON] [2]" w:date="2022-08-01T11:24:00Z">
                <w:rPr>
                  <w:rFonts w:ascii="Cambria Math" w:hAnsi="Cambria Math"/>
                  <w:color w:val="000000" w:themeColor="text1"/>
                </w:rPr>
              </w:ins>
            </m:ctrlPr>
          </m:sSupPr>
          <m:e>
            <m:r>
              <w:ins w:id="378" w:author="Nguyen, Huong T [AGRON] [2]" w:date="2022-08-01T11:24:00Z">
                <w:rPr>
                  <w:rFonts w:ascii="Cambria Math" w:hAnsi="Cambria Math"/>
                  <w:color w:val="000000" w:themeColor="text1"/>
                </w:rPr>
                <m:t>​</m:t>
              </w:ins>
            </m:r>
          </m:e>
          <m:sup>
            <m:r>
              <w:ins w:id="379" w:author="Nguyen, Huong T [AGRON] [2]" w:date="2022-08-01T11:24:00Z">
                <w:rPr>
                  <w:rFonts w:ascii="Cambria Math" w:hAnsi="Cambria Math"/>
                  <w:color w:val="000000" w:themeColor="text1"/>
                </w:rPr>
                <m:t>-2</m:t>
              </w:ins>
            </m:r>
          </m:sup>
        </m:sSup>
        <m:r>
          <w:ins w:id="380" w:author="Nguyen, Huong T [AGRON] [2]" w:date="2022-08-01T11:24:00Z">
            <w:rPr>
              <w:rFonts w:ascii="Cambria Math" w:hAnsi="Cambria Math"/>
              <w:color w:val="000000" w:themeColor="text1"/>
            </w:rPr>
            <m:t xml:space="preserve"> </m:t>
          </w:ins>
        </m:r>
      </m:oMath>
      <w:ins w:id="381" w:author="Nguyen, Huong T [AGRON] [2]" w:date="2022-07-27T19:52:00Z">
        <w:r w:rsidR="00562C54">
          <w:rPr>
            <w:color w:val="000000" w:themeColor="text1"/>
          </w:rPr>
          <w:t xml:space="preserve">and </w:t>
        </w:r>
      </w:ins>
      <w:ins w:id="382" w:author="Nguyen, Huong T [AGRON] [2]" w:date="2022-08-01T11:14:00Z">
        <w:r w:rsidR="008324D2">
          <w:rPr>
            <w:color w:val="000000" w:themeColor="text1"/>
          </w:rPr>
          <w:t>3564</w:t>
        </w:r>
      </w:ins>
      <w:ins w:id="383" w:author="Nguyen, Huong T [AGRON] [2]" w:date="2022-07-27T19:53:00Z">
        <w:r w:rsidR="00562C54">
          <w:rPr>
            <w:color w:val="000000" w:themeColor="text1"/>
          </w:rPr>
          <w:t xml:space="preserve"> </w:t>
        </w:r>
      </w:ins>
      <w:ins w:id="384"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385" w:author="Nguyen, Huong T [AGRON] [2]" w:date="2022-08-01T11:24:00Z">
                <w:rPr>
                  <w:rFonts w:ascii="Cambria Math" w:hAnsi="Cambria Math"/>
                  <w:color w:val="000000" w:themeColor="text1"/>
                </w:rPr>
              </w:ins>
            </m:ctrlPr>
          </m:sSupPr>
          <m:e>
            <m:r>
              <w:ins w:id="386" w:author="Nguyen, Huong T [AGRON] [2]" w:date="2022-08-01T11:24:00Z">
                <w:rPr>
                  <w:rFonts w:ascii="Cambria Math" w:hAnsi="Cambria Math"/>
                  <w:color w:val="000000" w:themeColor="text1"/>
                </w:rPr>
                <m:t>​</m:t>
              </w:ins>
            </m:r>
          </m:e>
          <m:sup>
            <m:r>
              <w:ins w:id="387" w:author="Nguyen, Huong T [AGRON] [2]" w:date="2022-08-01T11:24:00Z">
                <w:rPr>
                  <w:rFonts w:ascii="Cambria Math" w:hAnsi="Cambria Math"/>
                  <w:color w:val="000000" w:themeColor="text1"/>
                </w:rPr>
                <m:t>-2</m:t>
              </w:ins>
            </m:r>
          </m:sup>
        </m:sSup>
      </m:oMath>
      <w:ins w:id="388" w:author="Nguyen, Huong T [AGRON] [2]" w:date="2022-08-01T11:24:00Z">
        <w:r w:rsidR="00804CC7">
          <w:rPr>
            <w:rFonts w:eastAsiaTheme="minorEastAsia"/>
            <w:color w:val="000000" w:themeColor="text1"/>
          </w:rPr>
          <w:t xml:space="preserve"> for the </w:t>
        </w:r>
        <w:proofErr w:type="spellStart"/>
        <w:r w:rsidR="00804CC7">
          <w:rPr>
            <w:rFonts w:eastAsiaTheme="minorEastAsia"/>
            <w:color w:val="000000" w:themeColor="text1"/>
          </w:rPr>
          <w:t>convetional</w:t>
        </w:r>
        <w:proofErr w:type="spellEnd"/>
        <w:r w:rsidR="00804CC7">
          <w:rPr>
            <w:rFonts w:eastAsiaTheme="minorEastAsia"/>
            <w:color w:val="000000" w:themeColor="text1"/>
          </w:rPr>
          <w:t xml:space="preserve"> and low </w:t>
        </w:r>
      </w:ins>
      <w:ins w:id="389" w:author="Nguyen, Huong T [AGRON] [2]" w:date="2022-08-01T11:25:00Z">
        <w:r w:rsidR="00804CC7">
          <w:rPr>
            <w:rFonts w:eastAsiaTheme="minorEastAsia"/>
            <w:color w:val="000000" w:themeColor="text1"/>
          </w:rPr>
          <w:t>herbicide weed management, respectively</w:t>
        </w:r>
      </w:ins>
      <w:ins w:id="390" w:author="Nguyen, Huong T [AGRON] [2]" w:date="2022-08-01T11:24:00Z">
        <w:r w:rsidR="00804CC7">
          <w:rPr>
            <w:rFonts w:eastAsiaTheme="minorEastAsia"/>
            <w:color w:val="000000" w:themeColor="text1"/>
          </w:rPr>
          <w:t xml:space="preserve">. </w:t>
        </w:r>
      </w:ins>
      <w:ins w:id="391" w:author="Nguyen, Huong T [AGRON] [2]" w:date="2022-07-27T19:54:00Z">
        <w:r w:rsidR="00562C54">
          <w:rPr>
            <w:rFonts w:eastAsiaTheme="minorEastAsia"/>
            <w:color w:val="000000" w:themeColor="text1"/>
          </w:rPr>
          <w:t xml:space="preserve">The </w:t>
        </w:r>
      </w:ins>
      <w:ins w:id="392" w:author="Nguyen, Huong T [AGRON] [2]" w:date="2022-08-01T11:14:00Z">
        <w:r w:rsidR="008324D2">
          <w:rPr>
            <w:rFonts w:eastAsiaTheme="minorEastAsia"/>
            <w:color w:val="000000" w:themeColor="text1"/>
          </w:rPr>
          <w:t>conventional</w:t>
        </w:r>
      </w:ins>
      <w:ins w:id="393" w:author="Nguyen, Huong T [AGRON] [2]" w:date="2022-07-27T19:54:00Z">
        <w:r w:rsidR="00562C54">
          <w:rPr>
            <w:rFonts w:eastAsiaTheme="minorEastAsia"/>
            <w:color w:val="000000" w:themeColor="text1"/>
          </w:rPr>
          <w:t xml:space="preserve"> herbicide weed management </w:t>
        </w:r>
      </w:ins>
      <w:ins w:id="394" w:author="Nguyen, Huong T [AGRON] [2]" w:date="2022-07-27T23:09:00Z">
        <w:r w:rsidR="00FE2D16">
          <w:rPr>
            <w:rFonts w:eastAsiaTheme="minorEastAsia"/>
            <w:color w:val="000000" w:themeColor="text1"/>
          </w:rPr>
          <w:t>could</w:t>
        </w:r>
      </w:ins>
      <w:ins w:id="395" w:author="Nguyen, Huong T [AGRON] [2]" w:date="2022-07-27T20:08:00Z">
        <w:r w:rsidR="00562C54">
          <w:rPr>
            <w:rFonts w:eastAsiaTheme="minorEastAsia"/>
            <w:color w:val="000000" w:themeColor="text1"/>
          </w:rPr>
          <w:t xml:space="preserve"> accommodate higher seed production in the first three waterhemp cohorts in both corn and soybean </w:t>
        </w:r>
      </w:ins>
      <w:ins w:id="396" w:author="Nguyen, Huong T [AGRON] [2]" w:date="2022-07-27T21:47:00Z">
        <w:r w:rsidR="00562C54">
          <w:rPr>
            <w:rFonts w:eastAsiaTheme="minorEastAsia"/>
            <w:color w:val="000000" w:themeColor="text1"/>
          </w:rPr>
          <w:t xml:space="preserve">phases </w:t>
        </w:r>
      </w:ins>
      <w:ins w:id="397" w:author="Nguyen, Huong T [AGRON] [2]" w:date="2022-07-27T20:08:00Z">
        <w:r w:rsidR="00562C54">
          <w:rPr>
            <w:rFonts w:eastAsiaTheme="minorEastAsia"/>
            <w:color w:val="000000" w:themeColor="text1"/>
          </w:rPr>
          <w:t>because</w:t>
        </w:r>
      </w:ins>
      <w:ins w:id="398" w:author="Nguyen, Huong T [AGRON] [2]" w:date="2022-07-27T21:41:00Z">
        <w:r w:rsidR="00562C54">
          <w:rPr>
            <w:rFonts w:eastAsiaTheme="minorEastAsia"/>
            <w:color w:val="000000" w:themeColor="text1"/>
          </w:rPr>
          <w:t xml:space="preserve"> </w:t>
        </w:r>
      </w:ins>
      <w:ins w:id="399" w:author="Nguyen, Huong T [AGRON] [2]" w:date="2022-07-27T21:48:00Z">
        <w:r w:rsidR="00562C54">
          <w:rPr>
            <w:rFonts w:eastAsiaTheme="minorEastAsia"/>
            <w:color w:val="000000" w:themeColor="text1"/>
          </w:rPr>
          <w:t xml:space="preserve">the waterhemp cohorts 4 through 6 in corn and soybean phases were </w:t>
        </w:r>
        <w:proofErr w:type="gramStart"/>
        <w:r w:rsidR="00562C54">
          <w:rPr>
            <w:rFonts w:eastAsiaTheme="minorEastAsia"/>
            <w:color w:val="000000" w:themeColor="text1"/>
          </w:rPr>
          <w:t>substantially less</w:t>
        </w:r>
        <w:proofErr w:type="gramEnd"/>
        <w:r w:rsidR="00562C54">
          <w:rPr>
            <w:rFonts w:eastAsiaTheme="minorEastAsia"/>
            <w:color w:val="000000" w:themeColor="text1"/>
          </w:rPr>
          <w:t xml:space="preserve"> productive</w:t>
        </w:r>
      </w:ins>
      <w:ins w:id="400" w:author="Nguyen, Huong T [AGRON] [2]" w:date="2022-07-27T21:49:00Z">
        <w:r w:rsidR="00562C54">
          <w:rPr>
            <w:rFonts w:eastAsiaTheme="minorEastAsia"/>
            <w:color w:val="000000" w:themeColor="text1"/>
          </w:rPr>
          <w:t xml:space="preserve"> in the </w:t>
        </w:r>
      </w:ins>
      <w:ins w:id="401" w:author="Nguyen, Huong T [AGRON] [2]" w:date="2022-08-01T11:15:00Z">
        <w:r w:rsidR="00824A3C">
          <w:rPr>
            <w:rFonts w:eastAsiaTheme="minorEastAsia"/>
            <w:color w:val="000000" w:themeColor="text1"/>
          </w:rPr>
          <w:t>conventional</w:t>
        </w:r>
      </w:ins>
      <w:ins w:id="402" w:author="Nguyen, Huong T [AGRON] [2]" w:date="2022-07-27T21:49:00Z">
        <w:r w:rsidR="00562C54">
          <w:rPr>
            <w:rFonts w:eastAsiaTheme="minorEastAsia"/>
            <w:color w:val="000000" w:themeColor="text1"/>
          </w:rPr>
          <w:t xml:space="preserve"> herbicide treatment than in the </w:t>
        </w:r>
      </w:ins>
      <w:ins w:id="403" w:author="Nguyen, Huong T [AGRON] [2]" w:date="2022-08-01T11:15:00Z">
        <w:r w:rsidR="00824A3C">
          <w:rPr>
            <w:rFonts w:eastAsiaTheme="minorEastAsia"/>
            <w:color w:val="000000" w:themeColor="text1"/>
          </w:rPr>
          <w:t>low</w:t>
        </w:r>
      </w:ins>
      <w:ins w:id="404" w:author="Nguyen, Huong T [AGRON] [2]" w:date="2022-07-27T21:49:00Z">
        <w:r w:rsidR="00562C54">
          <w:rPr>
            <w:rFonts w:eastAsiaTheme="minorEastAsia"/>
            <w:color w:val="000000" w:themeColor="text1"/>
          </w:rPr>
          <w:t xml:space="preserve"> herbicide treatment</w:t>
        </w:r>
      </w:ins>
      <w:ins w:id="405" w:author="Nguyen, Huong T [AGRON] [2]" w:date="2022-07-27T21:48:00Z">
        <w:r w:rsidR="00562C54">
          <w:rPr>
            <w:rFonts w:eastAsiaTheme="minorEastAsia"/>
            <w:color w:val="000000" w:themeColor="text1"/>
          </w:rPr>
          <w:t>.</w:t>
        </w:r>
      </w:ins>
      <w:ins w:id="406" w:author="Nguyen, Huong T [AGRON] [2]" w:date="2022-07-27T23:09:00Z">
        <w:r w:rsidR="00FE2D16">
          <w:rPr>
            <w:rFonts w:eastAsiaTheme="minorEastAsia"/>
            <w:color w:val="000000" w:themeColor="text1"/>
          </w:rPr>
          <w:t xml:space="preserve"> </w:t>
        </w:r>
      </w:ins>
      <w:ins w:id="407" w:author="Nguyen, Huong T [AGRON] [2]" w:date="2022-07-27T23:23:00Z">
        <w:r w:rsidR="005C2AD9">
          <w:rPr>
            <w:rFonts w:eastAsiaTheme="minorEastAsia"/>
            <w:color w:val="000000" w:themeColor="text1"/>
          </w:rPr>
          <w:t xml:space="preserve"> </w:t>
        </w:r>
      </w:ins>
    </w:p>
    <w:p w14:paraId="196FECA5" w14:textId="77777777" w:rsidR="00395466" w:rsidRDefault="00F748E1" w:rsidP="00F05379">
      <w:pPr>
        <w:pStyle w:val="BodyText"/>
        <w:spacing w:line="480" w:lineRule="auto"/>
        <w:rPr>
          <w:ins w:id="408" w:author="Nguyen, Huong T [AGRON] [2]" w:date="2022-08-01T12:02:00Z"/>
          <w:color w:val="000000" w:themeColor="text1"/>
        </w:rPr>
      </w:pPr>
      <w:r w:rsidRPr="009F1439">
        <w:rPr>
          <w:color w:val="000000" w:themeColor="text1"/>
        </w:rPr>
        <w:t xml:space="preserve">The </w:t>
      </w:r>
      <w:del w:id="409" w:author="Nguyen, Huong T [AGRON] [2]" w:date="2022-08-01T11:52:00Z">
        <w:r w:rsidRPr="009F1439" w:rsidDel="00CD194F">
          <w:rPr>
            <w:color w:val="000000" w:themeColor="text1"/>
          </w:rPr>
          <w:delText>4</w:delText>
        </w:r>
      </w:del>
      <w:ins w:id="410" w:author="Nguyen, Huong T [AGRON] [2]" w:date="2022-08-01T11:52:00Z">
        <w:r w:rsidR="00CD194F">
          <w:rPr>
            <w:color w:val="000000" w:themeColor="text1"/>
          </w:rPr>
          <w:t>3</w:t>
        </w:r>
      </w:ins>
      <w:r w:rsidRPr="009F1439">
        <w:rPr>
          <w:color w:val="000000" w:themeColor="text1"/>
        </w:rPr>
        <w:t xml:space="preserve">-year rotation </w:t>
      </w:r>
      <w:r w:rsidR="00B534D3">
        <w:rPr>
          <w:color w:val="000000" w:themeColor="text1"/>
        </w:rPr>
        <w:t>could</w:t>
      </w:r>
      <w:r w:rsidR="00B534D3" w:rsidRPr="009F1439">
        <w:rPr>
          <w:color w:val="000000" w:themeColor="text1"/>
        </w:rPr>
        <w:t xml:space="preserve"> </w:t>
      </w:r>
      <w:r w:rsidRPr="009F1439">
        <w:rPr>
          <w:color w:val="000000" w:themeColor="text1"/>
        </w:rPr>
        <w:t xml:space="preserve">tolerate </w:t>
      </w:r>
      <w:del w:id="411" w:author="Nguyen, Huong T [AGRON] [2]" w:date="2022-07-27T22:18:00Z">
        <w:r w:rsidRPr="009F1439" w:rsidDel="00562C54">
          <w:rPr>
            <w:color w:val="000000" w:themeColor="text1"/>
          </w:rPr>
          <w:delText xml:space="preserve">bigger </w:delText>
        </w:r>
      </w:del>
      <w:ins w:id="412" w:author="Nguyen, Huong T [AGRON] [2]" w:date="2022-08-01T11:52:00Z">
        <w:r w:rsidR="00CD194F">
          <w:rPr>
            <w:color w:val="000000" w:themeColor="text1"/>
          </w:rPr>
          <w:t>more</w:t>
        </w:r>
      </w:ins>
      <w:ins w:id="413" w:author="Nguyen, Huong T [AGRON] [2]" w:date="2022-07-27T22:18:00Z">
        <w:r w:rsidR="00562C54">
          <w:rPr>
            <w:color w:val="000000" w:themeColor="text1"/>
          </w:rPr>
          <w:t xml:space="preserve"> productive waterhemp</w:t>
        </w:r>
        <w:r w:rsidR="00562C54" w:rsidRPr="009F1439">
          <w:rPr>
            <w:color w:val="000000" w:themeColor="text1"/>
          </w:rPr>
          <w:t xml:space="preserve"> </w:t>
        </w:r>
      </w:ins>
      <w:r w:rsidRPr="009F1439">
        <w:rPr>
          <w:color w:val="000000" w:themeColor="text1"/>
        </w:rPr>
        <w:t xml:space="preserve">plants in the corn and soybean phases than the </w:t>
      </w:r>
      <w:del w:id="414" w:author="Nguyen, Huong T [AGRON] [2]" w:date="2022-08-01T11:52:00Z">
        <w:r w:rsidRPr="009F1439" w:rsidDel="00CD194F">
          <w:rPr>
            <w:color w:val="000000" w:themeColor="text1"/>
          </w:rPr>
          <w:delText>3</w:delText>
        </w:r>
      </w:del>
      <w:ins w:id="415" w:author="Nguyen, Huong T [AGRON] [2]" w:date="2022-08-01T11:52:00Z">
        <w:r w:rsidR="00CD194F">
          <w:rPr>
            <w:color w:val="000000" w:themeColor="text1"/>
          </w:rPr>
          <w:t>4</w:t>
        </w:r>
      </w:ins>
      <w:r w:rsidRPr="009F1439">
        <w:rPr>
          <w:color w:val="000000" w:themeColor="text1"/>
        </w:rPr>
        <w:t>-year rotation</w:t>
      </w:r>
      <w:ins w:id="416" w:author="Nguyen, Huong T [AGRON] [2]" w:date="2022-07-27T22:18:00Z">
        <w:r w:rsidR="00562C54">
          <w:rPr>
            <w:color w:val="000000" w:themeColor="text1"/>
          </w:rPr>
          <w:t xml:space="preserve"> could</w:t>
        </w:r>
      </w:ins>
      <w:r w:rsidRPr="009F1439">
        <w:rPr>
          <w:color w:val="000000" w:themeColor="text1"/>
        </w:rPr>
        <w:t xml:space="preserve">, but the </w:t>
      </w:r>
      <w:r w:rsidR="00E6222E" w:rsidRPr="009F1439">
        <w:rPr>
          <w:color w:val="000000" w:themeColor="text1"/>
        </w:rPr>
        <w:t>difference</w:t>
      </w:r>
      <w:r w:rsidRPr="009F1439">
        <w:rPr>
          <w:color w:val="000000" w:themeColor="text1"/>
        </w:rPr>
        <w:t xml:space="preserve"> </w:t>
      </w:r>
      <w:r w:rsidR="00E6222E" w:rsidRPr="009F1439">
        <w:rPr>
          <w:color w:val="000000" w:themeColor="text1"/>
        </w:rPr>
        <w:t xml:space="preserve">in seed production thresholds </w:t>
      </w:r>
      <w:r w:rsidRPr="009F1439">
        <w:rPr>
          <w:color w:val="000000" w:themeColor="text1"/>
        </w:rPr>
        <w:t>was more substantial under low herbicide corn weed management.</w:t>
      </w:r>
      <w:ins w:id="417" w:author="Nguyen, Huong T [AGRON] [2]" w:date="2022-07-27T22:46:00Z">
        <w:r w:rsidR="00890FA4">
          <w:rPr>
            <w:color w:val="000000" w:themeColor="text1"/>
          </w:rPr>
          <w:t xml:space="preserve"> </w:t>
        </w:r>
      </w:ins>
    </w:p>
    <w:p w14:paraId="5F9E2BA8" w14:textId="65D222B0" w:rsidR="0070150A" w:rsidRPr="00BE385D" w:rsidRDefault="00F748E1" w:rsidP="00F05379">
      <w:pPr>
        <w:pStyle w:val="BodyText"/>
        <w:spacing w:line="480" w:lineRule="auto"/>
        <w:rPr>
          <w:ins w:id="418" w:author="Nguyen, Huong T [AGRON] [2]" w:date="2022-08-01T12:01:00Z"/>
          <w:rFonts w:eastAsiaTheme="minorEastAsia"/>
          <w:color w:val="000000" w:themeColor="text1"/>
        </w:rPr>
      </w:pPr>
      <w:del w:id="419" w:author="Nguyen, Huong T [AGRON] [2]" w:date="2022-08-01T11:47:00Z">
        <w:r w:rsidRPr="009F1439" w:rsidDel="001267CB">
          <w:rPr>
            <w:color w:val="000000" w:themeColor="text1"/>
          </w:rPr>
          <w:delText xml:space="preserve"> When corn was managed with conventional herbicide, </w:delText>
        </w:r>
      </w:del>
      <w:del w:id="420" w:author="Nguyen, Huong T [AGRON] [2]" w:date="2022-07-27T22:40:00Z">
        <w:r w:rsidRPr="009F1439" w:rsidDel="00562C54">
          <w:rPr>
            <w:color w:val="000000" w:themeColor="text1"/>
          </w:rPr>
          <w:delText xml:space="preserve">4821 </w:delText>
        </w:r>
      </w:del>
      <w:del w:id="421" w:author="Nguyen, Huong T [AGRON] [2]" w:date="2022-08-01T11:47:00Z">
        <w:r w:rsidRPr="009F1439" w:rsidDel="001267CB">
          <w:rPr>
            <w:color w:val="000000" w:themeColor="text1"/>
          </w:rPr>
          <w:delText>seeds/m</w:delText>
        </w:r>
      </w:del>
      <m:oMath>
        <m:sSup>
          <m:sSupPr>
            <m:ctrlPr>
              <w:del w:id="422" w:author="Nguyen, Huong T [AGRON] [2]" w:date="2022-08-01T11:47:00Z">
                <w:rPr>
                  <w:rFonts w:ascii="Cambria Math" w:hAnsi="Cambria Math"/>
                  <w:color w:val="000000" w:themeColor="text1"/>
                </w:rPr>
              </w:del>
            </m:ctrlPr>
          </m:sSupPr>
          <m:e>
            <m:r>
              <w:del w:id="423" w:author="Nguyen, Huong T [AGRON] [2]" w:date="2022-08-01T11:47:00Z">
                <w:rPr>
                  <w:rFonts w:ascii="Cambria Math" w:hAnsi="Cambria Math"/>
                  <w:color w:val="000000" w:themeColor="text1"/>
                </w:rPr>
                <m:t>​</m:t>
              </w:del>
            </m:r>
          </m:e>
          <m:sup>
            <m:r>
              <w:del w:id="424" w:author="Nguyen, Huong T [AGRON] [2]" w:date="2022-08-01T11:47:00Z">
                <w:rPr>
                  <w:rFonts w:ascii="Cambria Math" w:hAnsi="Cambria Math"/>
                  <w:color w:val="000000" w:themeColor="text1"/>
                </w:rPr>
                <m:t>2</m:t>
              </w:del>
            </m:r>
          </m:sup>
        </m:sSup>
      </m:oMath>
      <w:del w:id="425" w:author="Nguyen, Huong T [AGRON] [2]" w:date="2022-08-01T11:47:00Z">
        <w:r w:rsidRPr="009F1439" w:rsidDel="001267CB">
          <w:rPr>
            <w:color w:val="000000" w:themeColor="text1"/>
          </w:rPr>
          <w:delText xml:space="preserve"> in C4 versus </w:delText>
        </w:r>
      </w:del>
      <w:del w:id="426" w:author="Nguyen, Huong T [AGRON] [2]" w:date="2022-07-27T22:41:00Z">
        <w:r w:rsidRPr="009F1439" w:rsidDel="00562C54">
          <w:rPr>
            <w:color w:val="000000" w:themeColor="text1"/>
          </w:rPr>
          <w:delText xml:space="preserve">1101 </w:delText>
        </w:r>
      </w:del>
      <w:del w:id="427" w:author="Nguyen, Huong T [AGRON] [2]" w:date="2022-08-01T11:47:00Z">
        <w:r w:rsidRPr="009F1439" w:rsidDel="001267CB">
          <w:rPr>
            <w:color w:val="000000" w:themeColor="text1"/>
          </w:rPr>
          <w:delText>seeds/m</w:delText>
        </w:r>
      </w:del>
      <m:oMath>
        <m:sSup>
          <m:sSupPr>
            <m:ctrlPr>
              <w:del w:id="428" w:author="Nguyen, Huong T [AGRON] [2]" w:date="2022-08-01T11:47:00Z">
                <w:rPr>
                  <w:rFonts w:ascii="Cambria Math" w:hAnsi="Cambria Math"/>
                  <w:color w:val="000000" w:themeColor="text1"/>
                </w:rPr>
              </w:del>
            </m:ctrlPr>
          </m:sSupPr>
          <m:e>
            <m:r>
              <w:del w:id="429" w:author="Nguyen, Huong T [AGRON] [2]" w:date="2022-08-01T11:47:00Z">
                <w:rPr>
                  <w:rFonts w:ascii="Cambria Math" w:hAnsi="Cambria Math"/>
                  <w:color w:val="000000" w:themeColor="text1"/>
                </w:rPr>
                <m:t>​</m:t>
              </w:del>
            </m:r>
          </m:e>
          <m:sup>
            <m:r>
              <w:del w:id="430" w:author="Nguyen, Huong T [AGRON] [2]" w:date="2022-08-01T11:47:00Z">
                <w:rPr>
                  <w:rFonts w:ascii="Cambria Math" w:hAnsi="Cambria Math"/>
                  <w:color w:val="000000" w:themeColor="text1"/>
                </w:rPr>
                <m:t>2</m:t>
              </w:del>
            </m:r>
          </m:sup>
        </m:sSup>
      </m:oMath>
      <w:del w:id="431" w:author="Nguyen, Huong T [AGRON] [2]" w:date="2022-08-01T11:47:00Z">
        <w:r w:rsidRPr="009F1439" w:rsidDel="001267CB">
          <w:rPr>
            <w:color w:val="000000" w:themeColor="text1"/>
          </w:rPr>
          <w:delText xml:space="preserve"> in C3 and </w:delText>
        </w:r>
      </w:del>
      <w:del w:id="432" w:author="Nguyen, Huong T [AGRON] [2]" w:date="2022-07-27T22:42:00Z">
        <w:r w:rsidRPr="009F1439" w:rsidDel="00562C54">
          <w:rPr>
            <w:color w:val="000000" w:themeColor="text1"/>
          </w:rPr>
          <w:delText xml:space="preserve">3017 </w:delText>
        </w:r>
      </w:del>
      <w:del w:id="433" w:author="Nguyen, Huong T [AGRON] [2]" w:date="2022-08-01T11:47:00Z">
        <w:r w:rsidRPr="009F1439" w:rsidDel="001267CB">
          <w:rPr>
            <w:color w:val="000000" w:themeColor="text1"/>
          </w:rPr>
          <w:delText>seeds/m</w:delText>
        </w:r>
      </w:del>
      <m:oMath>
        <m:sSup>
          <m:sSupPr>
            <m:ctrlPr>
              <w:del w:id="434" w:author="Nguyen, Huong T [AGRON] [2]" w:date="2022-08-01T11:47:00Z">
                <w:rPr>
                  <w:rFonts w:ascii="Cambria Math" w:hAnsi="Cambria Math"/>
                  <w:color w:val="000000" w:themeColor="text1"/>
                </w:rPr>
              </w:del>
            </m:ctrlPr>
          </m:sSupPr>
          <m:e>
            <m:r>
              <w:del w:id="435" w:author="Nguyen, Huong T [AGRON] [2]" w:date="2022-08-01T11:47:00Z">
                <w:rPr>
                  <w:rFonts w:ascii="Cambria Math" w:hAnsi="Cambria Math"/>
                  <w:color w:val="000000" w:themeColor="text1"/>
                </w:rPr>
                <m:t>​</m:t>
              </w:del>
            </m:r>
          </m:e>
          <m:sup>
            <m:r>
              <w:del w:id="436" w:author="Nguyen, Huong T [AGRON] [2]" w:date="2022-08-01T11:47:00Z">
                <w:rPr>
                  <w:rFonts w:ascii="Cambria Math" w:hAnsi="Cambria Math"/>
                  <w:color w:val="000000" w:themeColor="text1"/>
                </w:rPr>
                <m:t>2</m:t>
              </w:del>
            </m:r>
          </m:sup>
        </m:sSup>
      </m:oMath>
      <w:del w:id="437" w:author="Nguyen, Huong T [AGRON] [2]" w:date="2022-08-01T11:47:00Z">
        <w:r w:rsidRPr="009F1439" w:rsidDel="001267CB">
          <w:rPr>
            <w:color w:val="000000" w:themeColor="text1"/>
          </w:rPr>
          <w:delText xml:space="preserve"> in S4 versus </w:delText>
        </w:r>
      </w:del>
      <w:del w:id="438" w:author="Nguyen, Huong T [AGRON] [2]" w:date="2022-07-27T22:41:00Z">
        <w:r w:rsidRPr="009F1439" w:rsidDel="00562C54">
          <w:rPr>
            <w:color w:val="000000" w:themeColor="text1"/>
          </w:rPr>
          <w:delText xml:space="preserve">2531 </w:delText>
        </w:r>
      </w:del>
      <w:del w:id="439" w:author="Nguyen, Huong T [AGRON] [2]" w:date="2022-08-01T11:47:00Z">
        <w:r w:rsidRPr="009F1439" w:rsidDel="001267CB">
          <w:rPr>
            <w:color w:val="000000" w:themeColor="text1"/>
          </w:rPr>
          <w:delText>seeds/m</w:delText>
        </w:r>
      </w:del>
      <m:oMath>
        <m:sSup>
          <m:sSupPr>
            <m:ctrlPr>
              <w:del w:id="440" w:author="Nguyen, Huong T [AGRON] [2]" w:date="2022-08-01T11:47:00Z">
                <w:rPr>
                  <w:rFonts w:ascii="Cambria Math" w:hAnsi="Cambria Math"/>
                  <w:color w:val="000000" w:themeColor="text1"/>
                </w:rPr>
              </w:del>
            </m:ctrlPr>
          </m:sSupPr>
          <m:e>
            <m:r>
              <w:del w:id="441" w:author="Nguyen, Huong T [AGRON] [2]" w:date="2022-08-01T11:47:00Z">
                <w:rPr>
                  <w:rFonts w:ascii="Cambria Math" w:hAnsi="Cambria Math"/>
                  <w:color w:val="000000" w:themeColor="text1"/>
                </w:rPr>
                <m:t>​</m:t>
              </w:del>
            </m:r>
          </m:e>
          <m:sup>
            <m:r>
              <w:del w:id="442" w:author="Nguyen, Huong T [AGRON] [2]" w:date="2022-08-01T11:47:00Z">
                <w:rPr>
                  <w:rFonts w:ascii="Cambria Math" w:hAnsi="Cambria Math"/>
                  <w:color w:val="000000" w:themeColor="text1"/>
                </w:rPr>
                <m:t>2</m:t>
              </w:del>
            </m:r>
          </m:sup>
        </m:sSup>
      </m:oMath>
      <w:del w:id="443" w:author="Nguyen, Huong T [AGRON] [2]" w:date="2022-08-01T11:47:00Z">
        <w:r w:rsidRPr="009F1439" w:rsidDel="001267CB">
          <w:rPr>
            <w:color w:val="000000" w:themeColor="text1"/>
          </w:rPr>
          <w:delText xml:space="preserve"> in S3 </w:delText>
        </w:r>
      </w:del>
      <w:del w:id="444" w:author="Nguyen, Huong T [AGRON] [2]" w:date="2022-07-27T23:33:00Z">
        <w:r w:rsidRPr="009F1439" w:rsidDel="00631DDF">
          <w:rPr>
            <w:color w:val="000000" w:themeColor="text1"/>
          </w:rPr>
          <w:delText xml:space="preserve">was </w:delText>
        </w:r>
      </w:del>
      <w:del w:id="445" w:author="Nguyen, Huong T [AGRON] [2]" w:date="2022-08-01T11:47:00Z">
        <w:r w:rsidRPr="009F1439" w:rsidDel="001267CB">
          <w:rPr>
            <w:color w:val="000000" w:themeColor="text1"/>
          </w:rPr>
          <w:delText xml:space="preserve">tolerated. Within the seed production </w:delText>
        </w:r>
      </w:del>
      <w:del w:id="446" w:author="Nguyen, Huong T [AGRON] [2]" w:date="2022-07-27T22:42:00Z">
        <w:r w:rsidRPr="009F1439" w:rsidDel="00562C54">
          <w:rPr>
            <w:color w:val="000000" w:themeColor="text1"/>
          </w:rPr>
          <w:delText xml:space="preserve">allowance </w:delText>
        </w:r>
      </w:del>
      <w:del w:id="447" w:author="Nguyen, Huong T [AGRON] [2]" w:date="2022-08-01T11:47:00Z">
        <w:r w:rsidRPr="009F1439" w:rsidDel="001267CB">
          <w:rPr>
            <w:color w:val="000000" w:themeColor="text1"/>
          </w:rPr>
          <w:delText xml:space="preserve">under conventional corn weed management, </w:delText>
        </w:r>
      </w:del>
      <w:del w:id="448" w:author="Nguyen, Huong T [AGRON] [2]" w:date="2022-07-27T22:43:00Z">
        <w:r w:rsidRPr="009F1439" w:rsidDel="00562C54">
          <w:rPr>
            <w:color w:val="000000" w:themeColor="text1"/>
          </w:rPr>
          <w:delText xml:space="preserve">2187 </w:delText>
        </w:r>
      </w:del>
      <w:del w:id="449" w:author="Nguyen, Huong T [AGRON] [2]" w:date="2022-08-01T11:47:00Z">
        <w:r w:rsidRPr="009F1439" w:rsidDel="001267CB">
          <w:rPr>
            <w:color w:val="000000" w:themeColor="text1"/>
          </w:rPr>
          <w:delText>seeds/m</w:delText>
        </w:r>
      </w:del>
      <m:oMath>
        <m:sSup>
          <m:sSupPr>
            <m:ctrlPr>
              <w:del w:id="450" w:author="Nguyen, Huong T [AGRON] [2]" w:date="2022-08-01T11:47:00Z">
                <w:rPr>
                  <w:rFonts w:ascii="Cambria Math" w:hAnsi="Cambria Math"/>
                  <w:color w:val="000000" w:themeColor="text1"/>
                </w:rPr>
              </w:del>
            </m:ctrlPr>
          </m:sSupPr>
          <m:e>
            <m:r>
              <w:del w:id="451" w:author="Nguyen, Huong T [AGRON] [2]" w:date="2022-08-01T11:47:00Z">
                <w:rPr>
                  <w:rFonts w:ascii="Cambria Math" w:hAnsi="Cambria Math"/>
                  <w:color w:val="000000" w:themeColor="text1"/>
                </w:rPr>
                <m:t>​</m:t>
              </w:del>
            </m:r>
          </m:e>
          <m:sup>
            <m:r>
              <w:del w:id="452" w:author="Nguyen, Huong T [AGRON] [2]" w:date="2022-08-01T11:47:00Z">
                <w:rPr>
                  <w:rFonts w:ascii="Cambria Math" w:hAnsi="Cambria Math"/>
                  <w:color w:val="000000" w:themeColor="text1"/>
                </w:rPr>
                <m:t>2</m:t>
              </w:del>
            </m:r>
          </m:sup>
        </m:sSup>
      </m:oMath>
      <w:del w:id="453" w:author="Nguyen, Huong T [AGRON] [2]" w:date="2022-08-01T11:47:00Z">
        <w:r w:rsidRPr="009F1439" w:rsidDel="001267CB">
          <w:rPr>
            <w:color w:val="000000" w:themeColor="text1"/>
          </w:rPr>
          <w:delText xml:space="preserve"> could be tolerated in C4’s and S4’s first three waterhemp cohorts but </w:delText>
        </w:r>
      </w:del>
      <w:del w:id="454" w:author="Nguyen, Huong T [AGRON] [2]" w:date="2022-07-27T22:44:00Z">
        <w:r w:rsidRPr="009F1439" w:rsidDel="00890FA4">
          <w:rPr>
            <w:color w:val="000000" w:themeColor="text1"/>
          </w:rPr>
          <w:delText xml:space="preserve">627 </w:delText>
        </w:r>
      </w:del>
      <w:del w:id="455" w:author="Nguyen, Huong T [AGRON] [2]" w:date="2022-08-01T11:47:00Z">
        <w:r w:rsidRPr="009F1439" w:rsidDel="001267CB">
          <w:rPr>
            <w:color w:val="000000" w:themeColor="text1"/>
          </w:rPr>
          <w:delText>seeds/m</w:delText>
        </w:r>
      </w:del>
      <m:oMath>
        <m:sSup>
          <m:sSupPr>
            <m:ctrlPr>
              <w:del w:id="456" w:author="Nguyen, Huong T [AGRON] [2]" w:date="2022-08-01T11:47:00Z">
                <w:rPr>
                  <w:rFonts w:ascii="Cambria Math" w:hAnsi="Cambria Math"/>
                  <w:color w:val="000000" w:themeColor="text1"/>
                </w:rPr>
              </w:del>
            </m:ctrlPr>
          </m:sSupPr>
          <m:e>
            <m:r>
              <w:del w:id="457" w:author="Nguyen, Huong T [AGRON] [2]" w:date="2022-08-01T11:47:00Z">
                <w:rPr>
                  <w:rFonts w:ascii="Cambria Math" w:hAnsi="Cambria Math"/>
                  <w:color w:val="000000" w:themeColor="text1"/>
                </w:rPr>
                <m:t>​</m:t>
              </w:del>
            </m:r>
          </m:e>
          <m:sup>
            <m:r>
              <w:del w:id="458" w:author="Nguyen, Huong T [AGRON] [2]" w:date="2022-08-01T11:47:00Z">
                <w:rPr>
                  <w:rFonts w:ascii="Cambria Math" w:hAnsi="Cambria Math"/>
                  <w:color w:val="000000" w:themeColor="text1"/>
                </w:rPr>
                <m:t>2</m:t>
              </w:del>
            </m:r>
          </m:sup>
        </m:sSup>
      </m:oMath>
      <w:del w:id="459" w:author="Nguyen, Huong T [AGRON] [2]" w:date="2022-08-01T11:47:00Z">
        <w:r w:rsidRPr="009F1439" w:rsidDel="001267CB">
          <w:rPr>
            <w:color w:val="000000" w:themeColor="text1"/>
          </w:rPr>
          <w:delText xml:space="preserve"> could be tolerated in C3’s and S3’s first three waterhemp cohorts.</w:delText>
        </w:r>
      </w:del>
      <w:del w:id="460" w:author="Nguyen, Huong T [AGRON] [2]" w:date="2022-07-27T23:27:00Z">
        <w:r w:rsidRPr="009F1439" w:rsidDel="00D87077">
          <w:rPr>
            <w:color w:val="000000" w:themeColor="text1"/>
          </w:rPr>
          <w:delText xml:space="preserve"> </w:delText>
        </w:r>
      </w:del>
      <w:del w:id="461" w:author="Nguyen, Huong T [AGRON] [2]" w:date="2022-08-01T11:47:00Z">
        <w:r w:rsidRPr="009F1439" w:rsidDel="001267CB">
          <w:rPr>
            <w:color w:val="000000" w:themeColor="text1"/>
          </w:rPr>
          <w:delText xml:space="preserve">However, when </w:delText>
        </w:r>
        <w:r w:rsidR="00E6222E" w:rsidRPr="009F1439" w:rsidDel="001267CB">
          <w:rPr>
            <w:color w:val="000000" w:themeColor="text1"/>
          </w:rPr>
          <w:delText xml:space="preserve">the </w:delText>
        </w:r>
        <w:r w:rsidRPr="009F1439" w:rsidDel="001267CB">
          <w:rPr>
            <w:color w:val="000000" w:themeColor="text1"/>
          </w:rPr>
          <w:delText>low herbicide</w:delText>
        </w:r>
      </w:del>
      <w:del w:id="462" w:author="Nguyen, Huong T [AGRON] [2]" w:date="2022-07-27T23:26:00Z">
        <w:r w:rsidRPr="009F1439" w:rsidDel="00FD3536">
          <w:rPr>
            <w:color w:val="000000" w:themeColor="text1"/>
          </w:rPr>
          <w:delText xml:space="preserve"> regime was used for corn weed management</w:delText>
        </w:r>
      </w:del>
      <w:del w:id="463" w:author="Nguyen, Huong T [AGRON] [2]" w:date="2022-08-01T11:47:00Z">
        <w:r w:rsidRPr="009F1439" w:rsidDel="001267CB">
          <w:rPr>
            <w:color w:val="000000" w:themeColor="text1"/>
          </w:rPr>
          <w:delText xml:space="preserve">, </w:delText>
        </w:r>
      </w:del>
      <w:del w:id="464" w:author="Nguyen, Huong T [AGRON] [2]" w:date="2022-07-27T23:28:00Z">
        <w:r w:rsidRPr="009F1439" w:rsidDel="00D87077">
          <w:rPr>
            <w:color w:val="000000" w:themeColor="text1"/>
          </w:rPr>
          <w:delText xml:space="preserve">2394 </w:delText>
        </w:r>
      </w:del>
      <w:del w:id="465" w:author="Nguyen, Huong T [AGRON] [2]" w:date="2022-08-01T11:47:00Z">
        <w:r w:rsidRPr="009F1439" w:rsidDel="001267CB">
          <w:rPr>
            <w:color w:val="000000" w:themeColor="text1"/>
          </w:rPr>
          <w:delText>seeds/m</w:delText>
        </w:r>
      </w:del>
      <m:oMath>
        <m:sSup>
          <m:sSupPr>
            <m:ctrlPr>
              <w:del w:id="466" w:author="Nguyen, Huong T [AGRON] [2]" w:date="2022-08-01T11:47:00Z">
                <w:rPr>
                  <w:rFonts w:ascii="Cambria Math" w:hAnsi="Cambria Math"/>
                  <w:color w:val="000000" w:themeColor="text1"/>
                </w:rPr>
              </w:del>
            </m:ctrlPr>
          </m:sSupPr>
          <m:e>
            <m:r>
              <w:del w:id="467" w:author="Nguyen, Huong T [AGRON] [2]" w:date="2022-08-01T11:47:00Z">
                <w:rPr>
                  <w:rFonts w:ascii="Cambria Math" w:hAnsi="Cambria Math"/>
                  <w:color w:val="000000" w:themeColor="text1"/>
                </w:rPr>
                <m:t>​</m:t>
              </w:del>
            </m:r>
          </m:e>
          <m:sup>
            <m:r>
              <w:del w:id="468" w:author="Nguyen, Huong T [AGRON] [2]" w:date="2022-08-01T11:47:00Z">
                <w:rPr>
                  <w:rFonts w:ascii="Cambria Math" w:hAnsi="Cambria Math"/>
                  <w:color w:val="000000" w:themeColor="text1"/>
                </w:rPr>
                <m:t>2</m:t>
              </w:del>
            </m:r>
          </m:sup>
        </m:sSup>
      </m:oMath>
      <w:del w:id="469" w:author="Nguyen, Huong T [AGRON] [2]" w:date="2022-08-01T11:47:00Z">
        <w:r w:rsidRPr="009F1439" w:rsidDel="001267CB">
          <w:rPr>
            <w:color w:val="000000" w:themeColor="text1"/>
          </w:rPr>
          <w:delText xml:space="preserve"> in C4 versus </w:delText>
        </w:r>
      </w:del>
      <w:del w:id="470" w:author="Nguyen, Huong T [AGRON] [2]" w:date="2022-07-27T23:28:00Z">
        <w:r w:rsidRPr="009F1439" w:rsidDel="00D87077">
          <w:rPr>
            <w:color w:val="000000" w:themeColor="text1"/>
          </w:rPr>
          <w:delText xml:space="preserve">889 </w:delText>
        </w:r>
      </w:del>
      <w:del w:id="471" w:author="Nguyen, Huong T [AGRON] [2]" w:date="2022-08-01T11:47:00Z">
        <w:r w:rsidRPr="009F1439" w:rsidDel="001267CB">
          <w:rPr>
            <w:color w:val="000000" w:themeColor="text1"/>
          </w:rPr>
          <w:delText>seeds/m</w:delText>
        </w:r>
      </w:del>
      <m:oMath>
        <m:sSup>
          <m:sSupPr>
            <m:ctrlPr>
              <w:del w:id="472" w:author="Nguyen, Huong T [AGRON] [2]" w:date="2022-08-01T11:47:00Z">
                <w:rPr>
                  <w:rFonts w:ascii="Cambria Math" w:hAnsi="Cambria Math"/>
                  <w:color w:val="000000" w:themeColor="text1"/>
                </w:rPr>
              </w:del>
            </m:ctrlPr>
          </m:sSupPr>
          <m:e>
            <m:r>
              <w:del w:id="473" w:author="Nguyen, Huong T [AGRON] [2]" w:date="2022-08-01T11:47:00Z">
                <w:rPr>
                  <w:rFonts w:ascii="Cambria Math" w:hAnsi="Cambria Math"/>
                  <w:color w:val="000000" w:themeColor="text1"/>
                </w:rPr>
                <m:t>​</m:t>
              </w:del>
            </m:r>
          </m:e>
          <m:sup>
            <m:r>
              <w:del w:id="474" w:author="Nguyen, Huong T [AGRON] [2]" w:date="2022-08-01T11:47:00Z">
                <w:rPr>
                  <w:rFonts w:ascii="Cambria Math" w:hAnsi="Cambria Math"/>
                  <w:color w:val="000000" w:themeColor="text1"/>
                </w:rPr>
                <m:t>2</m:t>
              </w:del>
            </m:r>
          </m:sup>
        </m:sSup>
      </m:oMath>
      <w:del w:id="475" w:author="Nguyen, Huong T [AGRON] [2]" w:date="2022-08-01T11:47:00Z">
        <w:r w:rsidRPr="009F1439" w:rsidDel="001267CB">
          <w:rPr>
            <w:color w:val="000000" w:themeColor="text1"/>
          </w:rPr>
          <w:delText xml:space="preserve"> in C3 and </w:delText>
        </w:r>
      </w:del>
      <w:del w:id="476" w:author="Nguyen, Huong T [AGRON] [2]" w:date="2022-07-27T23:29:00Z">
        <w:r w:rsidRPr="009F1439" w:rsidDel="00D87077">
          <w:rPr>
            <w:color w:val="000000" w:themeColor="text1"/>
          </w:rPr>
          <w:delText xml:space="preserve">2672 </w:delText>
        </w:r>
      </w:del>
      <w:del w:id="477" w:author="Nguyen, Huong T [AGRON] [2]" w:date="2022-08-01T11:47:00Z">
        <w:r w:rsidRPr="009F1439" w:rsidDel="001267CB">
          <w:rPr>
            <w:color w:val="000000" w:themeColor="text1"/>
          </w:rPr>
          <w:delText>seeds/m</w:delText>
        </w:r>
      </w:del>
      <m:oMath>
        <m:sSup>
          <m:sSupPr>
            <m:ctrlPr>
              <w:del w:id="478" w:author="Nguyen, Huong T [AGRON] [2]" w:date="2022-08-01T11:47:00Z">
                <w:rPr>
                  <w:rFonts w:ascii="Cambria Math" w:hAnsi="Cambria Math"/>
                  <w:color w:val="000000" w:themeColor="text1"/>
                </w:rPr>
              </w:del>
            </m:ctrlPr>
          </m:sSupPr>
          <m:e>
            <m:r>
              <w:del w:id="479" w:author="Nguyen, Huong T [AGRON] [2]" w:date="2022-08-01T11:47:00Z">
                <w:rPr>
                  <w:rFonts w:ascii="Cambria Math" w:hAnsi="Cambria Math"/>
                  <w:color w:val="000000" w:themeColor="text1"/>
                </w:rPr>
                <m:t>​</m:t>
              </w:del>
            </m:r>
          </m:e>
          <m:sup>
            <m:r>
              <w:del w:id="480" w:author="Nguyen, Huong T [AGRON] [2]" w:date="2022-08-01T11:47:00Z">
                <w:rPr>
                  <w:rFonts w:ascii="Cambria Math" w:hAnsi="Cambria Math"/>
                  <w:color w:val="000000" w:themeColor="text1"/>
                </w:rPr>
                <m:t>2</m:t>
              </w:del>
            </m:r>
          </m:sup>
        </m:sSup>
      </m:oMath>
      <w:del w:id="481" w:author="Nguyen, Huong T [AGRON] [2]" w:date="2022-08-01T11:47:00Z">
        <w:r w:rsidRPr="009F1439" w:rsidDel="001267CB">
          <w:rPr>
            <w:color w:val="000000" w:themeColor="text1"/>
          </w:rPr>
          <w:delText xml:space="preserve"> in S4 versus </w:delText>
        </w:r>
      </w:del>
      <w:del w:id="482" w:author="Nguyen, Huong T [AGRON] [2]" w:date="2022-07-27T23:29:00Z">
        <w:r w:rsidRPr="009F1439" w:rsidDel="00D87077">
          <w:rPr>
            <w:color w:val="000000" w:themeColor="text1"/>
          </w:rPr>
          <w:delText xml:space="preserve">785 </w:delText>
        </w:r>
      </w:del>
      <w:del w:id="483" w:author="Nguyen, Huong T [AGRON] [2]" w:date="2022-08-01T11:47:00Z">
        <w:r w:rsidRPr="009F1439" w:rsidDel="001267CB">
          <w:rPr>
            <w:color w:val="000000" w:themeColor="text1"/>
          </w:rPr>
          <w:delText>seeds/m</w:delText>
        </w:r>
      </w:del>
      <m:oMath>
        <m:sSup>
          <m:sSupPr>
            <m:ctrlPr>
              <w:del w:id="484" w:author="Nguyen, Huong T [AGRON] [2]" w:date="2022-08-01T11:47:00Z">
                <w:rPr>
                  <w:rFonts w:ascii="Cambria Math" w:hAnsi="Cambria Math"/>
                  <w:color w:val="000000" w:themeColor="text1"/>
                </w:rPr>
              </w:del>
            </m:ctrlPr>
          </m:sSupPr>
          <m:e>
            <m:r>
              <w:del w:id="485" w:author="Nguyen, Huong T [AGRON] [2]" w:date="2022-08-01T11:47:00Z">
                <w:rPr>
                  <w:rFonts w:ascii="Cambria Math" w:hAnsi="Cambria Math"/>
                  <w:color w:val="000000" w:themeColor="text1"/>
                </w:rPr>
                <m:t>​</m:t>
              </w:del>
            </m:r>
          </m:e>
          <m:sup>
            <m:r>
              <w:del w:id="486" w:author="Nguyen, Huong T [AGRON] [2]" w:date="2022-08-01T11:47:00Z">
                <w:rPr>
                  <w:rFonts w:ascii="Cambria Math" w:hAnsi="Cambria Math"/>
                  <w:color w:val="000000" w:themeColor="text1"/>
                </w:rPr>
                <m:t>2</m:t>
              </w:del>
            </m:r>
          </m:sup>
        </m:sSup>
      </m:oMath>
      <w:del w:id="487" w:author="Nguyen, Huong T [AGRON] [2]" w:date="2022-08-01T11:47:00Z">
        <w:r w:rsidRPr="009F1439" w:rsidDel="001267CB">
          <w:rPr>
            <w:color w:val="000000" w:themeColor="text1"/>
          </w:rPr>
          <w:delText xml:space="preserve"> in S3 </w:delText>
        </w:r>
      </w:del>
      <w:del w:id="488" w:author="Nguyen, Huong T [AGRON] [2]" w:date="2022-07-27T23:33:00Z">
        <w:r w:rsidRPr="009F1439" w:rsidDel="00631DDF">
          <w:rPr>
            <w:color w:val="000000" w:themeColor="text1"/>
          </w:rPr>
          <w:delText>was</w:delText>
        </w:r>
      </w:del>
      <w:del w:id="489" w:author="Nguyen, Huong T [AGRON] [2]" w:date="2022-08-01T11:47:00Z">
        <w:r w:rsidRPr="009F1439" w:rsidDel="001267CB">
          <w:rPr>
            <w:color w:val="000000" w:themeColor="text1"/>
          </w:rPr>
          <w:delText xml:space="preserve"> tolerated. Within the seed production </w:delText>
        </w:r>
      </w:del>
      <w:del w:id="490" w:author="Nguyen, Huong T [AGRON] [2]" w:date="2022-07-27T23:29:00Z">
        <w:r w:rsidRPr="009F1439" w:rsidDel="00F11486">
          <w:rPr>
            <w:color w:val="000000" w:themeColor="text1"/>
          </w:rPr>
          <w:delText xml:space="preserve">allowance </w:delText>
        </w:r>
      </w:del>
      <w:del w:id="491" w:author="Nguyen, Huong T [AGRON] [2]" w:date="2022-08-01T11:47:00Z">
        <w:r w:rsidRPr="009F1439" w:rsidDel="001267CB">
          <w:rPr>
            <w:color w:val="000000" w:themeColor="text1"/>
          </w:rPr>
          <w:delText xml:space="preserve">under low herbicide corn weed management, </w:delText>
        </w:r>
      </w:del>
      <w:del w:id="492" w:author="Nguyen, Huong T [AGRON] [2]" w:date="2022-07-27T23:29:00Z">
        <w:r w:rsidRPr="009F1439" w:rsidDel="00F11486">
          <w:rPr>
            <w:color w:val="000000" w:themeColor="text1"/>
          </w:rPr>
          <w:delText xml:space="preserve">2187 </w:delText>
        </w:r>
      </w:del>
      <w:del w:id="493" w:author="Nguyen, Huong T [AGRON] [2]" w:date="2022-08-01T11:47:00Z">
        <w:r w:rsidRPr="009F1439" w:rsidDel="001267CB">
          <w:rPr>
            <w:color w:val="000000" w:themeColor="text1"/>
          </w:rPr>
          <w:delText>seeds/m</w:delText>
        </w:r>
      </w:del>
      <m:oMath>
        <m:sSup>
          <m:sSupPr>
            <m:ctrlPr>
              <w:del w:id="494" w:author="Nguyen, Huong T [AGRON] [2]" w:date="2022-08-01T11:47:00Z">
                <w:rPr>
                  <w:rFonts w:ascii="Cambria Math" w:hAnsi="Cambria Math"/>
                  <w:color w:val="000000" w:themeColor="text1"/>
                </w:rPr>
              </w:del>
            </m:ctrlPr>
          </m:sSupPr>
          <m:e>
            <m:r>
              <w:del w:id="495" w:author="Nguyen, Huong T [AGRON] [2]" w:date="2022-08-01T11:47:00Z">
                <w:rPr>
                  <w:rFonts w:ascii="Cambria Math" w:hAnsi="Cambria Math"/>
                  <w:color w:val="000000" w:themeColor="text1"/>
                </w:rPr>
                <m:t>​</m:t>
              </w:del>
            </m:r>
          </m:e>
          <m:sup>
            <m:r>
              <w:del w:id="496" w:author="Nguyen, Huong T [AGRON] [2]" w:date="2022-08-01T11:47:00Z">
                <w:rPr>
                  <w:rFonts w:ascii="Cambria Math" w:hAnsi="Cambria Math"/>
                  <w:color w:val="000000" w:themeColor="text1"/>
                </w:rPr>
                <m:t>2</m:t>
              </w:del>
            </m:r>
          </m:sup>
        </m:sSup>
      </m:oMath>
      <w:del w:id="497" w:author="Nguyen, Huong T [AGRON] [2]" w:date="2022-08-01T11:47:00Z">
        <w:r w:rsidRPr="009F1439" w:rsidDel="001267CB">
          <w:rPr>
            <w:color w:val="000000" w:themeColor="text1"/>
          </w:rPr>
          <w:delText xml:space="preserve"> could be tolerated in C4’s and S4’s first three waterhemp cohorts but </w:delText>
        </w:r>
      </w:del>
      <w:del w:id="498" w:author="Nguyen, Huong T [AGRON] [2]" w:date="2022-07-27T23:31:00Z">
        <w:r w:rsidRPr="009F1439" w:rsidDel="002272C1">
          <w:rPr>
            <w:color w:val="000000" w:themeColor="text1"/>
          </w:rPr>
          <w:delText xml:space="preserve">627 </w:delText>
        </w:r>
      </w:del>
      <w:del w:id="499" w:author="Nguyen, Huong T [AGRON] [2]" w:date="2022-08-01T11:47:00Z">
        <w:r w:rsidRPr="009F1439" w:rsidDel="001267CB">
          <w:rPr>
            <w:color w:val="000000" w:themeColor="text1"/>
          </w:rPr>
          <w:delText>seeds/m</w:delText>
        </w:r>
      </w:del>
      <m:oMath>
        <m:sSup>
          <m:sSupPr>
            <m:ctrlPr>
              <w:del w:id="500" w:author="Nguyen, Huong T [AGRON] [2]" w:date="2022-08-01T11:47:00Z">
                <w:rPr>
                  <w:rFonts w:ascii="Cambria Math" w:hAnsi="Cambria Math"/>
                  <w:color w:val="000000" w:themeColor="text1"/>
                </w:rPr>
              </w:del>
            </m:ctrlPr>
          </m:sSupPr>
          <m:e>
            <m:r>
              <w:del w:id="501" w:author="Nguyen, Huong T [AGRON] [2]" w:date="2022-08-01T11:47:00Z">
                <w:rPr>
                  <w:rFonts w:ascii="Cambria Math" w:hAnsi="Cambria Math"/>
                  <w:color w:val="000000" w:themeColor="text1"/>
                </w:rPr>
                <m:t>​</m:t>
              </w:del>
            </m:r>
          </m:e>
          <m:sup>
            <m:r>
              <w:del w:id="502" w:author="Nguyen, Huong T [AGRON] [2]" w:date="2022-08-01T11:47:00Z">
                <w:rPr>
                  <w:rFonts w:ascii="Cambria Math" w:hAnsi="Cambria Math"/>
                  <w:color w:val="000000" w:themeColor="text1"/>
                </w:rPr>
                <m:t>2</m:t>
              </w:del>
            </m:r>
          </m:sup>
        </m:sSup>
      </m:oMath>
      <w:del w:id="503" w:author="Nguyen, Huong T [AGRON] [2]" w:date="2022-08-01T11:47:00Z">
        <w:r w:rsidRPr="009F1439" w:rsidDel="001267CB">
          <w:rPr>
            <w:color w:val="000000" w:themeColor="text1"/>
          </w:rPr>
          <w:delText xml:space="preserve"> could be tolerated in C3’s and S3’s first three waterhemp cohorts.</w:delText>
        </w:r>
      </w:del>
      <w:ins w:id="504" w:author="Nguyen, Huong T [AGRON] [2]" w:date="2022-08-01T11:53:00Z">
        <w:r w:rsidR="00CD194F">
          <w:rPr>
            <w:color w:val="000000" w:themeColor="text1"/>
          </w:rPr>
          <w:t>The mature plant densities of first three waterhemp cohorts in C</w:t>
        </w:r>
        <w:r w:rsidR="00CD194F">
          <w:rPr>
            <w:color w:val="000000" w:themeColor="text1"/>
          </w:rPr>
          <w:t>3</w:t>
        </w:r>
        <w:r w:rsidR="00CD194F">
          <w:rPr>
            <w:color w:val="000000" w:themeColor="text1"/>
          </w:rPr>
          <w:t xml:space="preserve"> were </w:t>
        </w:r>
      </w:ins>
      <w:ins w:id="505" w:author="Nguyen, Huong T [AGRON] [2]" w:date="2022-08-01T11:56:00Z">
        <w:r w:rsidR="0070150A">
          <w:rPr>
            <w:color w:val="000000" w:themeColor="text1"/>
          </w:rPr>
          <w:t>3.6</w:t>
        </w:r>
      </w:ins>
      <w:ins w:id="506" w:author="Nguyen, Huong T [AGRON] [2]" w:date="2022-08-01T11:53:00Z">
        <w:r w:rsidR="00CD194F">
          <w:rPr>
            <w:color w:val="000000" w:themeColor="text1"/>
          </w:rPr>
          <w:t xml:space="preserve"> plant</w:t>
        </w:r>
        <w:r w:rsidR="00CD194F" w:rsidRPr="00804CC7">
          <w:rPr>
            <w:color w:val="000000" w:themeColor="text1"/>
          </w:rPr>
          <w:t xml:space="preserve"> </w:t>
        </w:r>
        <w:r w:rsidR="00CD194F" w:rsidRPr="009F1439">
          <w:rPr>
            <w:color w:val="000000" w:themeColor="text1"/>
          </w:rPr>
          <w:t>m</w:t>
        </w:r>
      </w:ins>
      <m:oMath>
        <m:sSup>
          <m:sSupPr>
            <m:ctrlPr>
              <w:ins w:id="507" w:author="Nguyen, Huong T [AGRON] [2]" w:date="2022-08-01T11:53:00Z">
                <w:rPr>
                  <w:rFonts w:ascii="Cambria Math" w:hAnsi="Cambria Math"/>
                  <w:color w:val="000000" w:themeColor="text1"/>
                </w:rPr>
              </w:ins>
            </m:ctrlPr>
          </m:sSupPr>
          <m:e>
            <m:r>
              <w:ins w:id="508" w:author="Nguyen, Huong T [AGRON] [2]" w:date="2022-08-01T11:53:00Z">
                <w:rPr>
                  <w:rFonts w:ascii="Cambria Math" w:hAnsi="Cambria Math"/>
                  <w:color w:val="000000" w:themeColor="text1"/>
                </w:rPr>
                <m:t>​</m:t>
              </w:ins>
            </m:r>
          </m:e>
          <m:sup>
            <m:r>
              <w:ins w:id="509" w:author="Nguyen, Huong T [AGRON] [2]" w:date="2022-08-01T11:53:00Z">
                <w:rPr>
                  <w:rFonts w:ascii="Cambria Math" w:hAnsi="Cambria Math"/>
                  <w:color w:val="000000" w:themeColor="text1"/>
                </w:rPr>
                <m:t>-2</m:t>
              </w:ins>
            </m:r>
          </m:sup>
        </m:sSup>
      </m:oMath>
      <w:ins w:id="510" w:author="Nguyen, Huong T [AGRON] [2]" w:date="2022-08-01T11:53:00Z">
        <w:r w:rsidR="00CD194F">
          <w:rPr>
            <w:rFonts w:eastAsiaTheme="minorEastAsia"/>
            <w:color w:val="000000" w:themeColor="text1"/>
          </w:rPr>
          <w:t xml:space="preserve">, </w:t>
        </w:r>
      </w:ins>
      <w:ins w:id="511" w:author="Nguyen, Huong T [AGRON] [2]" w:date="2022-08-01T11:56:00Z">
        <w:r w:rsidR="0070150A">
          <w:rPr>
            <w:rFonts w:eastAsiaTheme="minorEastAsia"/>
            <w:color w:val="000000" w:themeColor="text1"/>
          </w:rPr>
          <w:t>18</w:t>
        </w:r>
      </w:ins>
      <w:ins w:id="512" w:author="Nguyen, Huong T [AGRON] [2]" w:date="2022-08-01T11:53:00Z">
        <w:r w:rsidR="00CD194F">
          <w:rPr>
            <w:rFonts w:eastAsiaTheme="minorEastAsia"/>
            <w:color w:val="000000" w:themeColor="text1"/>
          </w:rPr>
          <w:t xml:space="preserve"> </w:t>
        </w:r>
        <w:r w:rsidR="00CD194F">
          <w:rPr>
            <w:color w:val="000000" w:themeColor="text1"/>
          </w:rPr>
          <w:t>plant</w:t>
        </w:r>
        <w:r w:rsidR="00CD194F" w:rsidRPr="00804CC7">
          <w:rPr>
            <w:color w:val="000000" w:themeColor="text1"/>
          </w:rPr>
          <w:t xml:space="preserve"> </w:t>
        </w:r>
        <w:r w:rsidR="00CD194F" w:rsidRPr="009F1439">
          <w:rPr>
            <w:color w:val="000000" w:themeColor="text1"/>
          </w:rPr>
          <w:t>m</w:t>
        </w:r>
      </w:ins>
      <m:oMath>
        <m:sSup>
          <m:sSupPr>
            <m:ctrlPr>
              <w:ins w:id="513" w:author="Nguyen, Huong T [AGRON] [2]" w:date="2022-08-01T11:53:00Z">
                <w:rPr>
                  <w:rFonts w:ascii="Cambria Math" w:hAnsi="Cambria Math"/>
                  <w:color w:val="000000" w:themeColor="text1"/>
                </w:rPr>
              </w:ins>
            </m:ctrlPr>
          </m:sSupPr>
          <m:e>
            <m:r>
              <w:ins w:id="514" w:author="Nguyen, Huong T [AGRON] [2]" w:date="2022-08-01T11:53:00Z">
                <w:rPr>
                  <w:rFonts w:ascii="Cambria Math" w:hAnsi="Cambria Math"/>
                  <w:color w:val="000000" w:themeColor="text1"/>
                </w:rPr>
                <m:t>​</m:t>
              </w:ins>
            </m:r>
          </m:e>
          <m:sup>
            <m:r>
              <w:ins w:id="515" w:author="Nguyen, Huong T [AGRON] [2]" w:date="2022-08-01T11:53:00Z">
                <w:rPr>
                  <w:rFonts w:ascii="Cambria Math" w:hAnsi="Cambria Math"/>
                  <w:color w:val="000000" w:themeColor="text1"/>
                </w:rPr>
                <m:t>-2</m:t>
              </w:ins>
            </m:r>
          </m:sup>
        </m:sSup>
      </m:oMath>
      <w:ins w:id="516" w:author="Nguyen, Huong T [AGRON] [2]" w:date="2022-08-01T11:53:00Z">
        <w:r w:rsidR="00CD194F">
          <w:rPr>
            <w:rFonts w:eastAsiaTheme="minorEastAsia"/>
            <w:color w:val="000000" w:themeColor="text1"/>
          </w:rPr>
          <w:t xml:space="preserve">, and </w:t>
        </w:r>
      </w:ins>
      <w:ins w:id="517" w:author="Nguyen, Huong T [AGRON] [2]" w:date="2022-08-01T11:56:00Z">
        <w:r w:rsidR="0070150A">
          <w:rPr>
            <w:rFonts w:eastAsiaTheme="minorEastAsia"/>
            <w:color w:val="000000" w:themeColor="text1"/>
          </w:rPr>
          <w:t>2</w:t>
        </w:r>
      </w:ins>
      <w:ins w:id="518" w:author="Nguyen, Huong T [AGRON] [2]" w:date="2022-08-01T11:53:00Z">
        <w:r w:rsidR="00CD194F">
          <w:rPr>
            <w:rFonts w:eastAsiaTheme="minorEastAsia"/>
            <w:color w:val="000000" w:themeColor="text1"/>
          </w:rPr>
          <w:t xml:space="preserve"> </w:t>
        </w:r>
        <w:r w:rsidR="00CD194F">
          <w:rPr>
            <w:color w:val="000000" w:themeColor="text1"/>
          </w:rPr>
          <w:t>plant</w:t>
        </w:r>
        <w:r w:rsidR="00CD194F" w:rsidRPr="00804CC7">
          <w:rPr>
            <w:color w:val="000000" w:themeColor="text1"/>
          </w:rPr>
          <w:t xml:space="preserve"> </w:t>
        </w:r>
        <w:r w:rsidR="00CD194F" w:rsidRPr="009F1439">
          <w:rPr>
            <w:color w:val="000000" w:themeColor="text1"/>
          </w:rPr>
          <w:t>m</w:t>
        </w:r>
      </w:ins>
      <m:oMath>
        <m:sSup>
          <m:sSupPr>
            <m:ctrlPr>
              <w:ins w:id="519" w:author="Nguyen, Huong T [AGRON] [2]" w:date="2022-08-01T11:53:00Z">
                <w:rPr>
                  <w:rFonts w:ascii="Cambria Math" w:hAnsi="Cambria Math"/>
                  <w:color w:val="000000" w:themeColor="text1"/>
                </w:rPr>
              </w:ins>
            </m:ctrlPr>
          </m:sSupPr>
          <m:e>
            <m:r>
              <w:ins w:id="520" w:author="Nguyen, Huong T [AGRON] [2]" w:date="2022-08-01T11:53:00Z">
                <w:rPr>
                  <w:rFonts w:ascii="Cambria Math" w:hAnsi="Cambria Math"/>
                  <w:color w:val="000000" w:themeColor="text1"/>
                </w:rPr>
                <m:t>​</m:t>
              </w:ins>
            </m:r>
          </m:e>
          <m:sup>
            <m:r>
              <w:ins w:id="521" w:author="Nguyen, Huong T [AGRON] [2]" w:date="2022-08-01T11:53:00Z">
                <w:rPr>
                  <w:rFonts w:ascii="Cambria Math" w:hAnsi="Cambria Math"/>
                  <w:color w:val="000000" w:themeColor="text1"/>
                </w:rPr>
                <m:t>-2</m:t>
              </w:ins>
            </m:r>
          </m:sup>
        </m:sSup>
      </m:oMath>
      <w:ins w:id="522" w:author="Nguyen, Huong T [AGRON] [2]" w:date="2022-08-01T11:53:00Z">
        <w:r w:rsidR="00CD194F">
          <w:rPr>
            <w:rFonts w:eastAsiaTheme="minorEastAsia"/>
            <w:color w:val="000000" w:themeColor="text1"/>
          </w:rPr>
          <w:t xml:space="preserve">; and the </w:t>
        </w:r>
        <w:r w:rsidR="00CD194F">
          <w:rPr>
            <w:color w:val="000000" w:themeColor="text1"/>
          </w:rPr>
          <w:t>mature plant densities of first three waterhemp cohorts in S</w:t>
        </w:r>
        <w:r w:rsidR="00CD194F">
          <w:rPr>
            <w:color w:val="000000" w:themeColor="text1"/>
          </w:rPr>
          <w:t>3</w:t>
        </w:r>
        <w:r w:rsidR="00CD194F">
          <w:rPr>
            <w:color w:val="000000" w:themeColor="text1"/>
          </w:rPr>
          <w:t xml:space="preserve"> were </w:t>
        </w:r>
      </w:ins>
      <w:ins w:id="523" w:author="Nguyen, Huong T [AGRON] [2]" w:date="2022-08-01T11:57:00Z">
        <w:r w:rsidR="0070150A">
          <w:rPr>
            <w:color w:val="000000" w:themeColor="text1"/>
          </w:rPr>
          <w:t>36.6</w:t>
        </w:r>
      </w:ins>
      <w:ins w:id="524" w:author="Nguyen, Huong T [AGRON] [2]" w:date="2022-08-01T11:53:00Z">
        <w:r w:rsidR="00CD194F">
          <w:rPr>
            <w:color w:val="000000" w:themeColor="text1"/>
          </w:rPr>
          <w:t xml:space="preserve"> plant</w:t>
        </w:r>
        <w:r w:rsidR="00CD194F" w:rsidRPr="00804CC7">
          <w:rPr>
            <w:color w:val="000000" w:themeColor="text1"/>
          </w:rPr>
          <w:t xml:space="preserve"> </w:t>
        </w:r>
        <w:r w:rsidR="00CD194F" w:rsidRPr="009F1439">
          <w:rPr>
            <w:color w:val="000000" w:themeColor="text1"/>
          </w:rPr>
          <w:t>m</w:t>
        </w:r>
      </w:ins>
      <m:oMath>
        <m:sSup>
          <m:sSupPr>
            <m:ctrlPr>
              <w:ins w:id="525" w:author="Nguyen, Huong T [AGRON] [2]" w:date="2022-08-01T11:53:00Z">
                <w:rPr>
                  <w:rFonts w:ascii="Cambria Math" w:hAnsi="Cambria Math"/>
                  <w:color w:val="000000" w:themeColor="text1"/>
                </w:rPr>
              </w:ins>
            </m:ctrlPr>
          </m:sSupPr>
          <m:e>
            <m:r>
              <w:ins w:id="526" w:author="Nguyen, Huong T [AGRON] [2]" w:date="2022-08-01T11:53:00Z">
                <w:rPr>
                  <w:rFonts w:ascii="Cambria Math" w:hAnsi="Cambria Math"/>
                  <w:color w:val="000000" w:themeColor="text1"/>
                </w:rPr>
                <m:t>​</m:t>
              </w:ins>
            </m:r>
          </m:e>
          <m:sup>
            <m:r>
              <w:ins w:id="527" w:author="Nguyen, Huong T [AGRON] [2]" w:date="2022-08-01T11:53:00Z">
                <w:rPr>
                  <w:rFonts w:ascii="Cambria Math" w:hAnsi="Cambria Math"/>
                  <w:color w:val="000000" w:themeColor="text1"/>
                </w:rPr>
                <m:t>-2</m:t>
              </w:ins>
            </m:r>
          </m:sup>
        </m:sSup>
      </m:oMath>
      <w:ins w:id="528" w:author="Nguyen, Huong T [AGRON] [2]" w:date="2022-08-01T11:53:00Z">
        <w:r w:rsidR="00CD194F">
          <w:rPr>
            <w:rFonts w:eastAsiaTheme="minorEastAsia"/>
            <w:color w:val="000000" w:themeColor="text1"/>
          </w:rPr>
          <w:t xml:space="preserve">, </w:t>
        </w:r>
      </w:ins>
      <w:ins w:id="529" w:author="Nguyen, Huong T [AGRON] [2]" w:date="2022-08-01T11:57:00Z">
        <w:r w:rsidR="0070150A">
          <w:rPr>
            <w:rFonts w:eastAsiaTheme="minorEastAsia"/>
            <w:color w:val="000000" w:themeColor="text1"/>
          </w:rPr>
          <w:t>7.3</w:t>
        </w:r>
      </w:ins>
      <w:ins w:id="530" w:author="Nguyen, Huong T [AGRON] [2]" w:date="2022-08-01T11:53:00Z">
        <w:r w:rsidR="00CD194F">
          <w:rPr>
            <w:rFonts w:eastAsiaTheme="minorEastAsia"/>
            <w:color w:val="000000" w:themeColor="text1"/>
          </w:rPr>
          <w:t xml:space="preserve"> </w:t>
        </w:r>
        <w:r w:rsidR="00CD194F">
          <w:rPr>
            <w:color w:val="000000" w:themeColor="text1"/>
          </w:rPr>
          <w:t>plant</w:t>
        </w:r>
        <w:r w:rsidR="00CD194F" w:rsidRPr="00804CC7">
          <w:rPr>
            <w:color w:val="000000" w:themeColor="text1"/>
          </w:rPr>
          <w:t xml:space="preserve"> </w:t>
        </w:r>
        <w:r w:rsidR="00CD194F" w:rsidRPr="009F1439">
          <w:rPr>
            <w:color w:val="000000" w:themeColor="text1"/>
          </w:rPr>
          <w:t>m</w:t>
        </w:r>
      </w:ins>
      <m:oMath>
        <m:sSup>
          <m:sSupPr>
            <m:ctrlPr>
              <w:ins w:id="531" w:author="Nguyen, Huong T [AGRON] [2]" w:date="2022-08-01T11:53:00Z">
                <w:rPr>
                  <w:rFonts w:ascii="Cambria Math" w:hAnsi="Cambria Math"/>
                  <w:color w:val="000000" w:themeColor="text1"/>
                </w:rPr>
              </w:ins>
            </m:ctrlPr>
          </m:sSupPr>
          <m:e>
            <m:r>
              <w:ins w:id="532" w:author="Nguyen, Huong T [AGRON] [2]" w:date="2022-08-01T11:53:00Z">
                <w:rPr>
                  <w:rFonts w:ascii="Cambria Math" w:hAnsi="Cambria Math"/>
                  <w:color w:val="000000" w:themeColor="text1"/>
                </w:rPr>
                <m:t>​</m:t>
              </w:ins>
            </m:r>
          </m:e>
          <m:sup>
            <m:r>
              <w:ins w:id="533" w:author="Nguyen, Huong T [AGRON] [2]" w:date="2022-08-01T11:53:00Z">
                <w:rPr>
                  <w:rFonts w:ascii="Cambria Math" w:hAnsi="Cambria Math"/>
                  <w:color w:val="000000" w:themeColor="text1"/>
                </w:rPr>
                <m:t>-2</m:t>
              </w:ins>
            </m:r>
          </m:sup>
        </m:sSup>
      </m:oMath>
      <w:ins w:id="534" w:author="Nguyen, Huong T [AGRON] [2]" w:date="2022-08-01T11:53:00Z">
        <w:r w:rsidR="00CD194F">
          <w:rPr>
            <w:rFonts w:eastAsiaTheme="minorEastAsia"/>
            <w:color w:val="000000" w:themeColor="text1"/>
          </w:rPr>
          <w:t xml:space="preserve">, and </w:t>
        </w:r>
      </w:ins>
      <w:ins w:id="535" w:author="Nguyen, Huong T [AGRON] [2]" w:date="2022-08-01T11:57:00Z">
        <w:r w:rsidR="0070150A">
          <w:rPr>
            <w:rFonts w:eastAsiaTheme="minorEastAsia"/>
            <w:color w:val="000000" w:themeColor="text1"/>
          </w:rPr>
          <w:t>0.6</w:t>
        </w:r>
      </w:ins>
      <w:ins w:id="536" w:author="Nguyen, Huong T [AGRON] [2]" w:date="2022-08-01T11:53:00Z">
        <w:r w:rsidR="00CD194F">
          <w:rPr>
            <w:rFonts w:eastAsiaTheme="minorEastAsia"/>
            <w:color w:val="000000" w:themeColor="text1"/>
          </w:rPr>
          <w:t xml:space="preserve">  </w:t>
        </w:r>
        <w:r w:rsidR="00CD194F">
          <w:rPr>
            <w:color w:val="000000" w:themeColor="text1"/>
          </w:rPr>
          <w:t>plant</w:t>
        </w:r>
        <w:r w:rsidR="00CD194F" w:rsidRPr="00804CC7">
          <w:rPr>
            <w:color w:val="000000" w:themeColor="text1"/>
          </w:rPr>
          <w:t xml:space="preserve"> </w:t>
        </w:r>
        <w:r w:rsidR="00CD194F" w:rsidRPr="009F1439">
          <w:rPr>
            <w:color w:val="000000" w:themeColor="text1"/>
          </w:rPr>
          <w:t>m</w:t>
        </w:r>
      </w:ins>
      <m:oMath>
        <m:sSup>
          <m:sSupPr>
            <m:ctrlPr>
              <w:ins w:id="537" w:author="Nguyen, Huong T [AGRON] [2]" w:date="2022-08-01T11:53:00Z">
                <w:rPr>
                  <w:rFonts w:ascii="Cambria Math" w:hAnsi="Cambria Math"/>
                  <w:color w:val="000000" w:themeColor="text1"/>
                </w:rPr>
              </w:ins>
            </m:ctrlPr>
          </m:sSupPr>
          <m:e>
            <m:r>
              <w:ins w:id="538" w:author="Nguyen, Huong T [AGRON] [2]" w:date="2022-08-01T11:53:00Z">
                <w:rPr>
                  <w:rFonts w:ascii="Cambria Math" w:hAnsi="Cambria Math"/>
                  <w:color w:val="000000" w:themeColor="text1"/>
                </w:rPr>
                <m:t>​</m:t>
              </w:ins>
            </m:r>
          </m:e>
          <m:sup>
            <m:r>
              <w:ins w:id="539" w:author="Nguyen, Huong T [AGRON] [2]" w:date="2022-08-01T11:53:00Z">
                <w:rPr>
                  <w:rFonts w:ascii="Cambria Math" w:hAnsi="Cambria Math"/>
                  <w:color w:val="000000" w:themeColor="text1"/>
                </w:rPr>
                <m:t>-2</m:t>
              </w:ins>
            </m:r>
          </m:sup>
        </m:sSup>
      </m:oMath>
      <w:ins w:id="540" w:author="Nguyen, Huong T [AGRON] [2]" w:date="2022-08-01T11:57:00Z">
        <w:r w:rsidR="0070150A">
          <w:rPr>
            <w:rFonts w:eastAsiaTheme="minorEastAsia"/>
            <w:color w:val="000000" w:themeColor="text1"/>
          </w:rPr>
          <w:t xml:space="preserve"> in the conventional </w:t>
        </w:r>
        <w:r w:rsidR="0070150A">
          <w:rPr>
            <w:rFonts w:eastAsiaTheme="minorEastAsia"/>
            <w:color w:val="000000" w:themeColor="text1"/>
          </w:rPr>
          <w:lastRenderedPageBreak/>
          <w:t>corn weed management</w:t>
        </w:r>
      </w:ins>
      <w:ins w:id="541" w:author="Nguyen, Huong T [AGRON] [2]" w:date="2022-08-01T11:53:00Z">
        <w:r w:rsidR="00CD194F">
          <w:rPr>
            <w:rFonts w:eastAsiaTheme="minorEastAsia"/>
            <w:color w:val="000000" w:themeColor="text1"/>
          </w:rPr>
          <w:t xml:space="preserve">. </w:t>
        </w:r>
      </w:ins>
      <w:ins w:id="542" w:author="Nguyen, Huong T [AGRON] [2]" w:date="2022-08-01T11:58:00Z">
        <w:r w:rsidR="0070150A">
          <w:rPr>
            <w:color w:val="000000" w:themeColor="text1"/>
          </w:rPr>
          <w:t>The mature plant densities of first three waterhemp cohorts in C3 were 3.6 plant</w:t>
        </w:r>
        <w:r w:rsidR="0070150A" w:rsidRPr="00804CC7">
          <w:rPr>
            <w:color w:val="000000" w:themeColor="text1"/>
          </w:rPr>
          <w:t xml:space="preserve"> </w:t>
        </w:r>
        <w:r w:rsidR="0070150A" w:rsidRPr="009F1439">
          <w:rPr>
            <w:color w:val="000000" w:themeColor="text1"/>
          </w:rPr>
          <w:t>m</w:t>
        </w:r>
      </w:ins>
      <m:oMath>
        <m:sSup>
          <m:sSupPr>
            <m:ctrlPr>
              <w:ins w:id="543" w:author="Nguyen, Huong T [AGRON] [2]" w:date="2022-08-01T11:58:00Z">
                <w:rPr>
                  <w:rFonts w:ascii="Cambria Math" w:hAnsi="Cambria Math"/>
                  <w:color w:val="000000" w:themeColor="text1"/>
                </w:rPr>
              </w:ins>
            </m:ctrlPr>
          </m:sSupPr>
          <m:e>
            <m:r>
              <w:ins w:id="544" w:author="Nguyen, Huong T [AGRON] [2]" w:date="2022-08-01T11:58:00Z">
                <w:rPr>
                  <w:rFonts w:ascii="Cambria Math" w:hAnsi="Cambria Math"/>
                  <w:color w:val="000000" w:themeColor="text1"/>
                </w:rPr>
                <m:t>​</m:t>
              </w:ins>
            </m:r>
          </m:e>
          <m:sup>
            <m:r>
              <w:ins w:id="545" w:author="Nguyen, Huong T [AGRON] [2]" w:date="2022-08-01T11:58:00Z">
                <w:rPr>
                  <w:rFonts w:ascii="Cambria Math" w:hAnsi="Cambria Math"/>
                  <w:color w:val="000000" w:themeColor="text1"/>
                </w:rPr>
                <m:t>-2</m:t>
              </w:ins>
            </m:r>
          </m:sup>
        </m:sSup>
      </m:oMath>
      <w:ins w:id="546" w:author="Nguyen, Huong T [AGRON] [2]" w:date="2022-08-01T11:58:00Z">
        <w:r w:rsidR="0070150A">
          <w:rPr>
            <w:rFonts w:eastAsiaTheme="minorEastAsia"/>
            <w:color w:val="000000" w:themeColor="text1"/>
          </w:rPr>
          <w:t xml:space="preserve">, 18 </w:t>
        </w:r>
        <w:r w:rsidR="0070150A">
          <w:rPr>
            <w:color w:val="000000" w:themeColor="text1"/>
          </w:rPr>
          <w:t>plant</w:t>
        </w:r>
        <w:r w:rsidR="0070150A" w:rsidRPr="00804CC7">
          <w:rPr>
            <w:color w:val="000000" w:themeColor="text1"/>
          </w:rPr>
          <w:t xml:space="preserve"> </w:t>
        </w:r>
        <w:r w:rsidR="0070150A" w:rsidRPr="009F1439">
          <w:rPr>
            <w:color w:val="000000" w:themeColor="text1"/>
          </w:rPr>
          <w:t>m</w:t>
        </w:r>
      </w:ins>
      <m:oMath>
        <m:sSup>
          <m:sSupPr>
            <m:ctrlPr>
              <w:ins w:id="547" w:author="Nguyen, Huong T [AGRON] [2]" w:date="2022-08-01T11:58:00Z">
                <w:rPr>
                  <w:rFonts w:ascii="Cambria Math" w:hAnsi="Cambria Math"/>
                  <w:color w:val="000000" w:themeColor="text1"/>
                </w:rPr>
              </w:ins>
            </m:ctrlPr>
          </m:sSupPr>
          <m:e>
            <m:r>
              <w:ins w:id="548" w:author="Nguyen, Huong T [AGRON] [2]" w:date="2022-08-01T11:58:00Z">
                <w:rPr>
                  <w:rFonts w:ascii="Cambria Math" w:hAnsi="Cambria Math"/>
                  <w:color w:val="000000" w:themeColor="text1"/>
                </w:rPr>
                <m:t>​</m:t>
              </w:ins>
            </m:r>
          </m:e>
          <m:sup>
            <m:r>
              <w:ins w:id="549" w:author="Nguyen, Huong T [AGRON] [2]" w:date="2022-08-01T11:58:00Z">
                <w:rPr>
                  <w:rFonts w:ascii="Cambria Math" w:hAnsi="Cambria Math"/>
                  <w:color w:val="000000" w:themeColor="text1"/>
                </w:rPr>
                <m:t>-2</m:t>
              </w:ins>
            </m:r>
          </m:sup>
        </m:sSup>
      </m:oMath>
      <w:ins w:id="550" w:author="Nguyen, Huong T [AGRON] [2]" w:date="2022-08-01T11:58:00Z">
        <w:r w:rsidR="0070150A">
          <w:rPr>
            <w:rFonts w:eastAsiaTheme="minorEastAsia"/>
            <w:color w:val="000000" w:themeColor="text1"/>
          </w:rPr>
          <w:t xml:space="preserve">, and 2 </w:t>
        </w:r>
        <w:r w:rsidR="0070150A">
          <w:rPr>
            <w:color w:val="000000" w:themeColor="text1"/>
          </w:rPr>
          <w:t>plant</w:t>
        </w:r>
        <w:r w:rsidR="0070150A" w:rsidRPr="00804CC7">
          <w:rPr>
            <w:color w:val="000000" w:themeColor="text1"/>
          </w:rPr>
          <w:t xml:space="preserve"> </w:t>
        </w:r>
        <w:r w:rsidR="0070150A" w:rsidRPr="009F1439">
          <w:rPr>
            <w:color w:val="000000" w:themeColor="text1"/>
          </w:rPr>
          <w:t>m</w:t>
        </w:r>
      </w:ins>
      <m:oMath>
        <m:sSup>
          <m:sSupPr>
            <m:ctrlPr>
              <w:ins w:id="551" w:author="Nguyen, Huong T [AGRON] [2]" w:date="2022-08-01T11:58:00Z">
                <w:rPr>
                  <w:rFonts w:ascii="Cambria Math" w:hAnsi="Cambria Math"/>
                  <w:color w:val="000000" w:themeColor="text1"/>
                </w:rPr>
              </w:ins>
            </m:ctrlPr>
          </m:sSupPr>
          <m:e>
            <m:r>
              <w:ins w:id="552" w:author="Nguyen, Huong T [AGRON] [2]" w:date="2022-08-01T11:58:00Z">
                <w:rPr>
                  <w:rFonts w:ascii="Cambria Math" w:hAnsi="Cambria Math"/>
                  <w:color w:val="000000" w:themeColor="text1"/>
                </w:rPr>
                <m:t>​</m:t>
              </w:ins>
            </m:r>
          </m:e>
          <m:sup>
            <m:r>
              <w:ins w:id="553" w:author="Nguyen, Huong T [AGRON] [2]" w:date="2022-08-01T11:58:00Z">
                <w:rPr>
                  <w:rFonts w:ascii="Cambria Math" w:hAnsi="Cambria Math"/>
                  <w:color w:val="000000" w:themeColor="text1"/>
                </w:rPr>
                <m:t>-2</m:t>
              </w:ins>
            </m:r>
          </m:sup>
        </m:sSup>
      </m:oMath>
      <w:ins w:id="554" w:author="Nguyen, Huong T [AGRON] [2]" w:date="2022-08-01T11:58:00Z">
        <w:r w:rsidR="0070150A">
          <w:rPr>
            <w:rFonts w:eastAsiaTheme="minorEastAsia"/>
            <w:color w:val="000000" w:themeColor="text1"/>
          </w:rPr>
          <w:t xml:space="preserve">; and the </w:t>
        </w:r>
        <w:r w:rsidR="0070150A">
          <w:rPr>
            <w:color w:val="000000" w:themeColor="text1"/>
          </w:rPr>
          <w:t>mature plant densities of first three waterhemp cohorts in S3 were 36.6 plant</w:t>
        </w:r>
        <w:r w:rsidR="0070150A" w:rsidRPr="00804CC7">
          <w:rPr>
            <w:color w:val="000000" w:themeColor="text1"/>
          </w:rPr>
          <w:t xml:space="preserve"> </w:t>
        </w:r>
        <w:r w:rsidR="0070150A" w:rsidRPr="009F1439">
          <w:rPr>
            <w:color w:val="000000" w:themeColor="text1"/>
          </w:rPr>
          <w:t>m</w:t>
        </w:r>
      </w:ins>
      <m:oMath>
        <m:sSup>
          <m:sSupPr>
            <m:ctrlPr>
              <w:ins w:id="555" w:author="Nguyen, Huong T [AGRON] [2]" w:date="2022-08-01T11:58:00Z">
                <w:rPr>
                  <w:rFonts w:ascii="Cambria Math" w:hAnsi="Cambria Math"/>
                  <w:color w:val="000000" w:themeColor="text1"/>
                </w:rPr>
              </w:ins>
            </m:ctrlPr>
          </m:sSupPr>
          <m:e>
            <m:r>
              <w:ins w:id="556" w:author="Nguyen, Huong T [AGRON] [2]" w:date="2022-08-01T11:58:00Z">
                <w:rPr>
                  <w:rFonts w:ascii="Cambria Math" w:hAnsi="Cambria Math"/>
                  <w:color w:val="000000" w:themeColor="text1"/>
                </w:rPr>
                <m:t>​</m:t>
              </w:ins>
            </m:r>
          </m:e>
          <m:sup>
            <m:r>
              <w:ins w:id="557" w:author="Nguyen, Huong T [AGRON] [2]" w:date="2022-08-01T11:58:00Z">
                <w:rPr>
                  <w:rFonts w:ascii="Cambria Math" w:hAnsi="Cambria Math"/>
                  <w:color w:val="000000" w:themeColor="text1"/>
                </w:rPr>
                <m:t>-2</m:t>
              </w:ins>
            </m:r>
          </m:sup>
        </m:sSup>
      </m:oMath>
      <w:ins w:id="558" w:author="Nguyen, Huong T [AGRON] [2]" w:date="2022-08-01T11:58:00Z">
        <w:r w:rsidR="0070150A">
          <w:rPr>
            <w:rFonts w:eastAsiaTheme="minorEastAsia"/>
            <w:color w:val="000000" w:themeColor="text1"/>
          </w:rPr>
          <w:t xml:space="preserve">, 7.3 </w:t>
        </w:r>
        <w:r w:rsidR="0070150A">
          <w:rPr>
            <w:color w:val="000000" w:themeColor="text1"/>
          </w:rPr>
          <w:t>plant</w:t>
        </w:r>
        <w:r w:rsidR="0070150A" w:rsidRPr="00804CC7">
          <w:rPr>
            <w:color w:val="000000" w:themeColor="text1"/>
          </w:rPr>
          <w:t xml:space="preserve"> </w:t>
        </w:r>
        <w:r w:rsidR="0070150A" w:rsidRPr="009F1439">
          <w:rPr>
            <w:color w:val="000000" w:themeColor="text1"/>
          </w:rPr>
          <w:t>m</w:t>
        </w:r>
      </w:ins>
      <m:oMath>
        <m:sSup>
          <m:sSupPr>
            <m:ctrlPr>
              <w:ins w:id="559" w:author="Nguyen, Huong T [AGRON] [2]" w:date="2022-08-01T11:58:00Z">
                <w:rPr>
                  <w:rFonts w:ascii="Cambria Math" w:hAnsi="Cambria Math"/>
                  <w:color w:val="000000" w:themeColor="text1"/>
                </w:rPr>
              </w:ins>
            </m:ctrlPr>
          </m:sSupPr>
          <m:e>
            <m:r>
              <w:ins w:id="560" w:author="Nguyen, Huong T [AGRON] [2]" w:date="2022-08-01T11:58:00Z">
                <w:rPr>
                  <w:rFonts w:ascii="Cambria Math" w:hAnsi="Cambria Math"/>
                  <w:color w:val="000000" w:themeColor="text1"/>
                </w:rPr>
                <m:t>​</m:t>
              </w:ins>
            </m:r>
          </m:e>
          <m:sup>
            <m:r>
              <w:ins w:id="561" w:author="Nguyen, Huong T [AGRON] [2]" w:date="2022-08-01T11:58:00Z">
                <w:rPr>
                  <w:rFonts w:ascii="Cambria Math" w:hAnsi="Cambria Math"/>
                  <w:color w:val="000000" w:themeColor="text1"/>
                </w:rPr>
                <m:t>-2</m:t>
              </w:ins>
            </m:r>
          </m:sup>
        </m:sSup>
      </m:oMath>
      <w:ins w:id="562" w:author="Nguyen, Huong T [AGRON] [2]" w:date="2022-08-01T11:58:00Z">
        <w:r w:rsidR="0070150A">
          <w:rPr>
            <w:rFonts w:eastAsiaTheme="minorEastAsia"/>
            <w:color w:val="000000" w:themeColor="text1"/>
          </w:rPr>
          <w:t xml:space="preserve">, and 0.6  </w:t>
        </w:r>
        <w:r w:rsidR="0070150A">
          <w:rPr>
            <w:color w:val="000000" w:themeColor="text1"/>
          </w:rPr>
          <w:t>plant</w:t>
        </w:r>
        <w:r w:rsidR="0070150A" w:rsidRPr="00804CC7">
          <w:rPr>
            <w:color w:val="000000" w:themeColor="text1"/>
          </w:rPr>
          <w:t xml:space="preserve"> </w:t>
        </w:r>
        <w:r w:rsidR="0070150A" w:rsidRPr="009F1439">
          <w:rPr>
            <w:color w:val="000000" w:themeColor="text1"/>
          </w:rPr>
          <w:t>m</w:t>
        </w:r>
      </w:ins>
      <m:oMath>
        <m:sSup>
          <m:sSupPr>
            <m:ctrlPr>
              <w:ins w:id="563" w:author="Nguyen, Huong T [AGRON] [2]" w:date="2022-08-01T11:58:00Z">
                <w:rPr>
                  <w:rFonts w:ascii="Cambria Math" w:hAnsi="Cambria Math"/>
                  <w:color w:val="000000" w:themeColor="text1"/>
                </w:rPr>
              </w:ins>
            </m:ctrlPr>
          </m:sSupPr>
          <m:e>
            <m:r>
              <w:ins w:id="564" w:author="Nguyen, Huong T [AGRON] [2]" w:date="2022-08-01T11:58:00Z">
                <w:rPr>
                  <w:rFonts w:ascii="Cambria Math" w:hAnsi="Cambria Math"/>
                  <w:color w:val="000000" w:themeColor="text1"/>
                </w:rPr>
                <m:t>​</m:t>
              </w:ins>
            </m:r>
          </m:e>
          <m:sup>
            <m:r>
              <w:ins w:id="565" w:author="Nguyen, Huong T [AGRON] [2]" w:date="2022-08-01T11:58:00Z">
                <w:rPr>
                  <w:rFonts w:ascii="Cambria Math" w:hAnsi="Cambria Math"/>
                  <w:color w:val="000000" w:themeColor="text1"/>
                </w:rPr>
                <m:t>-2</m:t>
              </w:ins>
            </m:r>
          </m:sup>
        </m:sSup>
      </m:oMath>
      <w:ins w:id="566" w:author="Nguyen, Huong T [AGRON] [2]" w:date="2022-08-01T11:58:00Z">
        <w:r w:rsidR="0070150A">
          <w:rPr>
            <w:rFonts w:eastAsiaTheme="minorEastAsia"/>
            <w:color w:val="000000" w:themeColor="text1"/>
          </w:rPr>
          <w:t xml:space="preserve"> in the </w:t>
        </w:r>
        <w:r w:rsidR="0070150A">
          <w:rPr>
            <w:rFonts w:eastAsiaTheme="minorEastAsia"/>
            <w:color w:val="000000" w:themeColor="text1"/>
          </w:rPr>
          <w:t>low herbicide</w:t>
        </w:r>
        <w:r w:rsidR="0070150A">
          <w:rPr>
            <w:rFonts w:eastAsiaTheme="minorEastAsia"/>
            <w:color w:val="000000" w:themeColor="text1"/>
          </w:rPr>
          <w:t xml:space="preserve"> corn weed management.</w:t>
        </w:r>
      </w:ins>
      <w:ins w:id="567" w:author="Nguyen, Huong T [AGRON] [2]" w:date="2022-08-01T12:01:00Z">
        <w:r w:rsidR="0070150A">
          <w:rPr>
            <w:rFonts w:eastAsiaTheme="minorEastAsia"/>
            <w:color w:val="000000" w:themeColor="text1"/>
          </w:rPr>
          <w:t xml:space="preserve"> </w:t>
        </w:r>
      </w:ins>
      <w:ins w:id="568" w:author="Nguyen, Huong T [AGRON] [2]" w:date="2022-08-01T12:02:00Z">
        <w:r w:rsidR="00395466">
          <w:rPr>
            <w:color w:val="000000" w:themeColor="text1"/>
          </w:rPr>
          <w:t xml:space="preserve">In the conventional corn weed management, </w:t>
        </w:r>
      </w:ins>
      <w:ins w:id="569" w:author="Nguyen, Huong T [AGRON] [2]" w:date="2022-08-01T12:04:00Z">
        <w:r w:rsidR="001653B8">
          <w:rPr>
            <w:color w:val="000000" w:themeColor="text1"/>
          </w:rPr>
          <w:t xml:space="preserve">even </w:t>
        </w:r>
      </w:ins>
      <w:ins w:id="570" w:author="Nguyen, Huong T [AGRON] [2]" w:date="2022-08-01T12:05:00Z">
        <w:r w:rsidR="001653B8">
          <w:rPr>
            <w:color w:val="000000" w:themeColor="text1"/>
          </w:rPr>
          <w:t xml:space="preserve">if the </w:t>
        </w:r>
      </w:ins>
      <w:ins w:id="571" w:author="Nguyen, Huong T [AGRON] [2]" w:date="2022-08-01T12:03:00Z">
        <w:r w:rsidR="00395466">
          <w:rPr>
            <w:color w:val="000000" w:themeColor="text1"/>
          </w:rPr>
          <w:t>first three waterhemp c</w:t>
        </w:r>
      </w:ins>
      <w:ins w:id="572" w:author="Nguyen, Huong T [AGRON] [2]" w:date="2022-08-01T12:06:00Z">
        <w:r w:rsidR="001653B8">
          <w:rPr>
            <w:color w:val="000000" w:themeColor="text1"/>
          </w:rPr>
          <w:t xml:space="preserve">ohorts were severely </w:t>
        </w:r>
      </w:ins>
      <w:ins w:id="573" w:author="Nguyen, Huong T [AGRON] [2]" w:date="2022-08-01T12:07:00Z">
        <w:r w:rsidR="001653B8">
          <w:rPr>
            <w:color w:val="000000" w:themeColor="text1"/>
          </w:rPr>
          <w:t>suppressed</w:t>
        </w:r>
      </w:ins>
      <w:ins w:id="574" w:author="Nguyen, Huong T [AGRON] [2]" w:date="2022-08-01T12:06:00Z">
        <w:r w:rsidR="001653B8">
          <w:rPr>
            <w:color w:val="000000" w:themeColor="text1"/>
          </w:rPr>
          <w:t xml:space="preserve"> </w:t>
        </w:r>
      </w:ins>
      <w:ins w:id="575" w:author="Nguyen, Huong T [AGRON] [2]" w:date="2022-08-01T12:07:00Z">
        <w:r w:rsidR="0026411A">
          <w:rPr>
            <w:color w:val="000000" w:themeColor="text1"/>
          </w:rPr>
          <w:t xml:space="preserve">down </w:t>
        </w:r>
        <w:r w:rsidR="001653B8">
          <w:rPr>
            <w:color w:val="000000" w:themeColor="text1"/>
          </w:rPr>
          <w:t xml:space="preserve">to </w:t>
        </w:r>
        <w:r w:rsidR="0026411A">
          <w:rPr>
            <w:color w:val="000000" w:themeColor="text1"/>
          </w:rPr>
          <w:t>22 seeds m</w:t>
        </w:r>
        <w:r w:rsidR="0026411A">
          <w:rPr>
            <w:color w:val="000000" w:themeColor="text1"/>
            <w:vertAlign w:val="superscript"/>
          </w:rPr>
          <w:t>-2</w:t>
        </w:r>
        <w:r w:rsidR="0026411A">
          <w:rPr>
            <w:color w:val="000000" w:themeColor="text1"/>
          </w:rPr>
          <w:t xml:space="preserve"> in corn and </w:t>
        </w:r>
      </w:ins>
      <w:ins w:id="576" w:author="Nguyen, Huong T [AGRON] [2]" w:date="2022-08-01T12:09:00Z">
        <w:r w:rsidR="0026411A">
          <w:rPr>
            <w:color w:val="000000" w:themeColor="text1"/>
          </w:rPr>
          <w:t>45 seeds m</w:t>
        </w:r>
        <w:r w:rsidR="0026411A">
          <w:rPr>
            <w:color w:val="000000" w:themeColor="text1"/>
            <w:vertAlign w:val="superscript"/>
          </w:rPr>
          <w:t>-2</w:t>
        </w:r>
      </w:ins>
      <w:ins w:id="577" w:author="Nguyen, Huong T [AGRON] [2]" w:date="2022-08-01T12:10:00Z">
        <w:r w:rsidR="0026411A">
          <w:rPr>
            <w:color w:val="000000" w:themeColor="text1"/>
            <w:vertAlign w:val="superscript"/>
          </w:rPr>
          <w:t xml:space="preserve"> </w:t>
        </w:r>
        <w:r w:rsidR="0026411A">
          <w:rPr>
            <w:color w:val="000000" w:themeColor="text1"/>
          </w:rPr>
          <w:t>in soybean, the populations were projected to increase.</w:t>
        </w:r>
      </w:ins>
      <w:ins w:id="578" w:author="Nguyen, Huong T [AGRON] [2]" w:date="2022-08-01T12:11:00Z">
        <w:r w:rsidR="0026411A">
          <w:rPr>
            <w:color w:val="000000" w:themeColor="text1"/>
          </w:rPr>
          <w:t xml:space="preserve"> It would be necessary to either expand weed control measures after </w:t>
        </w:r>
      </w:ins>
      <w:ins w:id="579" w:author="Nguyen, Huong T [AGRON] [2]" w:date="2022-08-01T12:12:00Z">
        <w:r w:rsidR="0026411A">
          <w:rPr>
            <w:color w:val="000000" w:themeColor="text1"/>
          </w:rPr>
          <w:t>the first three waterhem</w:t>
        </w:r>
        <w:r w:rsidR="00653C69">
          <w:rPr>
            <w:color w:val="000000" w:themeColor="text1"/>
          </w:rPr>
          <w:t>p</w:t>
        </w:r>
        <w:r w:rsidR="0026411A">
          <w:rPr>
            <w:color w:val="000000" w:themeColor="text1"/>
          </w:rPr>
          <w:t xml:space="preserve"> cohorts in corn and </w:t>
        </w:r>
        <w:proofErr w:type="gramStart"/>
        <w:r w:rsidR="0026411A">
          <w:rPr>
            <w:color w:val="000000" w:themeColor="text1"/>
          </w:rPr>
          <w:t>soybean, or</w:t>
        </w:r>
        <w:proofErr w:type="gramEnd"/>
        <w:r w:rsidR="0026411A">
          <w:rPr>
            <w:color w:val="000000" w:themeColor="text1"/>
          </w:rPr>
          <w:t xml:space="preserve"> improve weed </w:t>
        </w:r>
        <w:r w:rsidR="00653C69">
          <w:rPr>
            <w:color w:val="000000" w:themeColor="text1"/>
          </w:rPr>
          <w:t xml:space="preserve">control efficacy in the oat phase. </w:t>
        </w:r>
      </w:ins>
      <w:ins w:id="580" w:author="Nguyen, Huong T [AGRON] [2]" w:date="2022-08-01T12:13:00Z">
        <w:r w:rsidR="0002571F">
          <w:rPr>
            <w:color w:val="000000" w:themeColor="text1"/>
          </w:rPr>
          <w:t xml:space="preserve">*** In the low herbicide weed management, the </w:t>
        </w:r>
      </w:ins>
      <w:ins w:id="581" w:author="Nguyen, Huong T [AGRON] [2]" w:date="2022-08-01T12:14:00Z">
        <w:r w:rsidR="0002571F">
          <w:rPr>
            <w:color w:val="000000" w:themeColor="text1"/>
          </w:rPr>
          <w:t xml:space="preserve">seed production threshold for the first three waterhemp cohorts </w:t>
        </w:r>
      </w:ins>
      <w:ins w:id="582" w:author="Nguyen, Huong T [AGRON] [2]" w:date="2022-08-01T12:15:00Z">
        <w:r w:rsidR="0002571F">
          <w:rPr>
            <w:color w:val="000000" w:themeColor="text1"/>
          </w:rPr>
          <w:t>was 4875 seeds m</w:t>
        </w:r>
        <w:r w:rsidR="0002571F">
          <w:rPr>
            <w:color w:val="000000" w:themeColor="text1"/>
            <w:vertAlign w:val="superscript"/>
          </w:rPr>
          <w:t>-2</w:t>
        </w:r>
      </w:ins>
      <w:ins w:id="583" w:author="Nguyen, Huong T [AGRON] [2]" w:date="2022-08-01T12:16:00Z">
        <w:r w:rsidR="0002571F">
          <w:rPr>
            <w:color w:val="000000" w:themeColor="text1"/>
          </w:rPr>
          <w:t xml:space="preserve"> </w:t>
        </w:r>
        <w:r w:rsidR="0002571F">
          <w:rPr>
            <w:color w:val="000000" w:themeColor="text1"/>
          </w:rPr>
          <w:t>in corn</w:t>
        </w:r>
        <w:r w:rsidR="0002571F">
          <w:rPr>
            <w:color w:val="000000" w:themeColor="text1"/>
          </w:rPr>
          <w:t xml:space="preserve"> and 1257 seeds m</w:t>
        </w:r>
        <w:r w:rsidR="0002571F">
          <w:rPr>
            <w:color w:val="000000" w:themeColor="text1"/>
            <w:vertAlign w:val="superscript"/>
          </w:rPr>
          <w:t>-2</w:t>
        </w:r>
        <w:r w:rsidR="0002571F">
          <w:rPr>
            <w:color w:val="000000" w:themeColor="text1"/>
          </w:rPr>
          <w:t xml:space="preserve"> in soybean. </w:t>
        </w:r>
      </w:ins>
      <w:ins w:id="584" w:author="Nguyen, Huong T [AGRON] [2]" w:date="2022-08-01T12:17:00Z">
        <w:r w:rsidR="0002571F">
          <w:rPr>
            <w:color w:val="000000" w:themeColor="text1"/>
          </w:rPr>
          <w:t xml:space="preserve">Waterhemp seedbank size increment could be prevented </w:t>
        </w:r>
      </w:ins>
      <w:ins w:id="585" w:author="Nguyen, Huong T [AGRON] [2]" w:date="2022-08-01T12:18:00Z">
        <w:r w:rsidR="0002571F">
          <w:rPr>
            <w:color w:val="000000" w:themeColor="text1"/>
          </w:rPr>
          <w:t xml:space="preserve">with controlling the first three plant cohorts in the corn and soybean phases of the low herbicide </w:t>
        </w:r>
      </w:ins>
      <w:ins w:id="586" w:author="Nguyen, Huong T [AGRON] [2]" w:date="2022-08-01T12:19:00Z">
        <w:r w:rsidR="0002571F">
          <w:rPr>
            <w:color w:val="000000" w:themeColor="text1"/>
          </w:rPr>
          <w:t xml:space="preserve">corn weed management </w:t>
        </w:r>
      </w:ins>
      <w:ins w:id="587" w:author="Nguyen, Huong T [AGRON] [2]" w:date="2022-08-01T12:18:00Z">
        <w:r w:rsidR="0002571F">
          <w:rPr>
            <w:color w:val="000000" w:themeColor="text1"/>
          </w:rPr>
          <w:t xml:space="preserve">treatment but not in the conventional herbicide corn weed management treatment </w:t>
        </w:r>
      </w:ins>
      <w:ins w:id="588" w:author="Nguyen, Huong T [AGRON] [2]" w:date="2022-08-01T12:19:00Z">
        <w:r w:rsidR="0002571F">
          <w:rPr>
            <w:color w:val="000000" w:themeColor="text1"/>
          </w:rPr>
          <w:t xml:space="preserve">because the </w:t>
        </w:r>
      </w:ins>
      <w:ins w:id="589" w:author="Nguyen, Huong T [AGRON] [2]" w:date="2022-08-01T12:26:00Z">
        <w:r w:rsidR="0099688D">
          <w:rPr>
            <w:color w:val="000000" w:themeColor="text1"/>
          </w:rPr>
          <w:t xml:space="preserve">total </w:t>
        </w:r>
      </w:ins>
      <w:ins w:id="590" w:author="Nguyen, Huong T [AGRON] [2]" w:date="2022-08-01T12:19:00Z">
        <w:r w:rsidR="0002571F">
          <w:rPr>
            <w:color w:val="000000" w:themeColor="text1"/>
          </w:rPr>
          <w:t>seed production in the oat phase was substantially lower following corn under lo</w:t>
        </w:r>
      </w:ins>
      <w:ins w:id="591" w:author="Nguyen, Huong T [AGRON] [2]" w:date="2022-08-01T12:20:00Z">
        <w:r w:rsidR="0002571F">
          <w:rPr>
            <w:color w:val="000000" w:themeColor="text1"/>
          </w:rPr>
          <w:t xml:space="preserve">w herbicide weed management </w:t>
        </w:r>
        <w:r w:rsidR="00BE385D">
          <w:rPr>
            <w:color w:val="000000" w:themeColor="text1"/>
          </w:rPr>
          <w:t xml:space="preserve">than following corn under conventional weed management (466 </w:t>
        </w:r>
      </w:ins>
      <w:ins w:id="592" w:author="Nguyen, Huong T [AGRON] [2]" w:date="2022-08-01T12:21:00Z">
        <w:r w:rsidR="00BE385D">
          <w:rPr>
            <w:color w:val="000000" w:themeColor="text1"/>
          </w:rPr>
          <w:t>seeds m</w:t>
        </w:r>
        <w:r w:rsidR="00BE385D">
          <w:rPr>
            <w:color w:val="000000" w:themeColor="text1"/>
            <w:vertAlign w:val="superscript"/>
          </w:rPr>
          <w:t>-2</w:t>
        </w:r>
        <w:r w:rsidR="00BE385D">
          <w:rPr>
            <w:color w:val="000000" w:themeColor="text1"/>
          </w:rPr>
          <w:t xml:space="preserve"> versus 1125</w:t>
        </w:r>
      </w:ins>
      <w:ins w:id="593" w:author="Nguyen, Huong T [AGRON] [2]" w:date="2022-08-01T12:19:00Z">
        <w:r w:rsidR="0002571F">
          <w:rPr>
            <w:color w:val="000000" w:themeColor="text1"/>
          </w:rPr>
          <w:t xml:space="preserve"> </w:t>
        </w:r>
      </w:ins>
      <w:ins w:id="594" w:author="Nguyen, Huong T [AGRON] [2]" w:date="2022-08-01T12:21:00Z">
        <w:r w:rsidR="00BE385D">
          <w:rPr>
            <w:color w:val="000000" w:themeColor="text1"/>
          </w:rPr>
          <w:t>seeds m</w:t>
        </w:r>
        <w:r w:rsidR="00BE385D">
          <w:rPr>
            <w:color w:val="000000" w:themeColor="text1"/>
            <w:vertAlign w:val="superscript"/>
          </w:rPr>
          <w:t>-2</w:t>
        </w:r>
        <w:r w:rsidR="00BE385D">
          <w:rPr>
            <w:color w:val="000000" w:themeColor="text1"/>
          </w:rPr>
          <w:t>, respectively).</w:t>
        </w:r>
      </w:ins>
    </w:p>
    <w:p w14:paraId="165FD89C" w14:textId="51BD20BF" w:rsidR="005F53BF" w:rsidRPr="001267CB" w:rsidRDefault="00E57197" w:rsidP="00F05379">
      <w:pPr>
        <w:pStyle w:val="BodyText"/>
        <w:spacing w:line="480" w:lineRule="auto"/>
        <w:rPr>
          <w:ins w:id="595" w:author="Nguyen, Huong T [AGRON]" w:date="2022-07-28T15:35:00Z"/>
          <w:color w:val="000000" w:themeColor="text1"/>
        </w:rPr>
      </w:pPr>
      <w:ins w:id="596" w:author="Nguyen, Huong T [AGRON] [2]" w:date="2022-08-01T11:48:00Z">
        <w:r>
          <w:rPr>
            <w:color w:val="000000" w:themeColor="text1"/>
          </w:rPr>
          <w:t xml:space="preserve">The rotation-wise seed production thresholds in the </w:t>
        </w:r>
        <w:r>
          <w:rPr>
            <w:color w:val="000000" w:themeColor="text1"/>
          </w:rPr>
          <w:t>4</w:t>
        </w:r>
        <w:r>
          <w:rPr>
            <w:color w:val="000000" w:themeColor="text1"/>
          </w:rPr>
          <w:t xml:space="preserve">-year rotations were </w:t>
        </w:r>
      </w:ins>
      <w:ins w:id="597" w:author="Nguyen, Huong T [AGRON] [2]" w:date="2022-08-01T11:49:00Z">
        <w:r w:rsidR="0052009F">
          <w:rPr>
            <w:color w:val="000000" w:themeColor="text1"/>
          </w:rPr>
          <w:t>2015</w:t>
        </w:r>
      </w:ins>
      <w:ins w:id="598" w:author="Nguyen, Huong T [AGRON] [2]" w:date="2022-08-01T11:48:00Z">
        <w:r>
          <w:rPr>
            <w:color w:val="000000" w:themeColor="text1"/>
          </w:rPr>
          <w:t xml:space="preserve"> and </w:t>
        </w:r>
      </w:ins>
      <w:ins w:id="599" w:author="Nguyen, Huong T [AGRON] [2]" w:date="2022-08-01T11:49:00Z">
        <w:r w:rsidR="0052009F">
          <w:rPr>
            <w:color w:val="000000" w:themeColor="text1"/>
          </w:rPr>
          <w:t>1720</w:t>
        </w:r>
      </w:ins>
      <w:ins w:id="600" w:author="Nguyen, Huong T [AGRON] [2]" w:date="2022-08-01T11:48:00Z">
        <w:r>
          <w:rPr>
            <w:color w:val="000000" w:themeColor="text1"/>
          </w:rPr>
          <w:t xml:space="preserve"> seeds m</w:t>
        </w:r>
        <w:r>
          <w:rPr>
            <w:color w:val="000000" w:themeColor="text1"/>
            <w:vertAlign w:val="superscript"/>
          </w:rPr>
          <w:t>-2</w:t>
        </w:r>
        <w:r>
          <w:rPr>
            <w:color w:val="000000" w:themeColor="text1"/>
          </w:rPr>
          <w:t>, for conventional and low herbicide weed management, respectively.</w:t>
        </w:r>
      </w:ins>
      <w:ins w:id="601" w:author="Nguyen, Huong T [AGRON] [2]" w:date="2022-08-01T11:49:00Z">
        <w:r w:rsidR="0052009F">
          <w:rPr>
            <w:color w:val="000000" w:themeColor="text1"/>
          </w:rPr>
          <w:t xml:space="preserve"> </w:t>
        </w:r>
      </w:ins>
    </w:p>
    <w:p w14:paraId="2D688EF0" w14:textId="2C164083" w:rsidR="00A5708A" w:rsidRPr="009F1439" w:rsidDel="001267CB" w:rsidRDefault="00A5708A" w:rsidP="00F05379">
      <w:pPr>
        <w:pStyle w:val="BodyText"/>
        <w:spacing w:line="480" w:lineRule="auto"/>
        <w:rPr>
          <w:del w:id="602" w:author="Nguyen, Huong T [AGRON] [2]" w:date="2022-08-01T11:46:00Z"/>
          <w:color w:val="000000" w:themeColor="text1"/>
        </w:rPr>
      </w:pPr>
      <w:ins w:id="603" w:author="Nguyen, Huong T [AGRON]" w:date="2022-07-28T15:35:00Z">
        <w:del w:id="604" w:author="Nguyen, Huong T [AGRON] [2]" w:date="2022-08-01T11:46:00Z">
          <w:r w:rsidDel="001267CB">
            <w:rPr>
              <w:color w:val="000000" w:themeColor="text1"/>
            </w:rPr>
            <w:lastRenderedPageBreak/>
            <w:delText xml:space="preserve">With the exception of </w:delText>
          </w:r>
        </w:del>
      </w:ins>
      <w:ins w:id="605" w:author="Nguyen, Huong T [AGRON]" w:date="2022-07-28T16:09:00Z">
        <w:del w:id="606" w:author="Nguyen, Huong T [AGRON] [2]" w:date="2022-08-01T11:46:00Z">
          <w:r w:rsidR="00DD7757" w:rsidDel="001267CB">
            <w:rPr>
              <w:color w:val="000000" w:themeColor="text1"/>
            </w:rPr>
            <w:delText xml:space="preserve">the </w:delText>
          </w:r>
        </w:del>
      </w:ins>
      <w:ins w:id="607" w:author="Nguyen, Huong T [AGRON]" w:date="2022-07-28T15:35:00Z">
        <w:del w:id="608" w:author="Nguyen, Huong T [AGRON] [2]" w:date="2022-08-01T11:46:00Z">
          <w:r w:rsidDel="001267CB">
            <w:rPr>
              <w:color w:val="000000" w:themeColor="text1"/>
            </w:rPr>
            <w:delText>alfalfa crop environment</w:delText>
          </w:r>
        </w:del>
      </w:ins>
      <w:ins w:id="609" w:author="Nguyen, Huong T [AGRON]" w:date="2022-07-28T15:37:00Z">
        <w:del w:id="610" w:author="Nguyen, Huong T [AGRON] [2]" w:date="2022-08-01T11:46:00Z">
          <w:r w:rsidR="00B14DE6" w:rsidDel="001267CB">
            <w:rPr>
              <w:color w:val="000000" w:themeColor="text1"/>
            </w:rPr>
            <w:delText xml:space="preserve"> </w:delText>
          </w:r>
        </w:del>
      </w:ins>
      <w:ins w:id="611" w:author="Nguyen, Huong T [AGRON]" w:date="2022-07-28T16:08:00Z">
        <w:del w:id="612" w:author="Nguyen, Huong T [AGRON] [2]" w:date="2022-08-01T11:46:00Z">
          <w:r w:rsidR="00DD7757" w:rsidDel="001267CB">
            <w:rPr>
              <w:color w:val="000000" w:themeColor="text1"/>
            </w:rPr>
            <w:delText xml:space="preserve">in which </w:delText>
          </w:r>
        </w:del>
      </w:ins>
      <w:ins w:id="613" w:author="Nguyen, Huong T [AGRON]" w:date="2022-07-28T15:37:00Z">
        <w:del w:id="614" w:author="Nguyen, Huong T [AGRON] [2]" w:date="2022-08-01T11:46:00Z">
          <w:r w:rsidR="00B14DE6" w:rsidDel="001267CB">
            <w:rPr>
              <w:color w:val="000000" w:themeColor="text1"/>
            </w:rPr>
            <w:delText>44% to 49%</w:delText>
          </w:r>
        </w:del>
      </w:ins>
      <w:ins w:id="615" w:author="Nguyen, Huong T [AGRON]" w:date="2022-07-28T16:08:00Z">
        <w:del w:id="616" w:author="Nguyen, Huong T [AGRON] [2]" w:date="2022-08-01T11:46:00Z">
          <w:r w:rsidR="00DD7757" w:rsidDel="001267CB">
            <w:rPr>
              <w:color w:val="000000" w:themeColor="text1"/>
            </w:rPr>
            <w:delText xml:space="preserve"> of the </w:delText>
          </w:r>
        </w:del>
      </w:ins>
      <w:ins w:id="617" w:author="Nguyen, Huong T [AGRON]" w:date="2022-07-28T16:09:00Z">
        <w:del w:id="618" w:author="Nguyen, Huong T [AGRON] [2]" w:date="2022-08-01T11:46:00Z">
          <w:r w:rsidR="00DD7757" w:rsidDel="001267CB">
            <w:rPr>
              <w:color w:val="000000" w:themeColor="text1"/>
            </w:rPr>
            <w:delText>seedbank in the 0 – 2 cm stratum emerged annually</w:delText>
          </w:r>
        </w:del>
      </w:ins>
      <w:ins w:id="619" w:author="Nguyen, Huong T [AGRON]" w:date="2022-07-28T15:35:00Z">
        <w:del w:id="620" w:author="Nguyen, Huong T [AGRON] [2]" w:date="2022-08-01T11:46:00Z">
          <w:r w:rsidDel="001267CB">
            <w:rPr>
              <w:color w:val="000000" w:themeColor="text1"/>
            </w:rPr>
            <w:delText>, waterhemp emergence in</w:delText>
          </w:r>
        </w:del>
      </w:ins>
      <w:ins w:id="621" w:author="Nguyen, Huong T [AGRON]" w:date="2022-07-28T16:09:00Z">
        <w:del w:id="622" w:author="Nguyen, Huong T [AGRON] [2]" w:date="2022-08-01T11:46:00Z">
          <w:r w:rsidR="00DD7757" w:rsidDel="001267CB">
            <w:rPr>
              <w:color w:val="000000" w:themeColor="text1"/>
            </w:rPr>
            <w:delText xml:space="preserve"> the 0 – 2 cm in</w:delText>
          </w:r>
        </w:del>
      </w:ins>
      <w:ins w:id="623" w:author="Nguyen, Huong T [AGRON]" w:date="2022-07-28T15:35:00Z">
        <w:del w:id="624" w:author="Nguyen, Huong T [AGRON] [2]" w:date="2022-08-01T11:46:00Z">
          <w:r w:rsidDel="001267CB">
            <w:rPr>
              <w:color w:val="000000" w:themeColor="text1"/>
            </w:rPr>
            <w:delText xml:space="preserve"> other crop environments</w:delText>
          </w:r>
        </w:del>
      </w:ins>
      <w:ins w:id="625" w:author="Nguyen, Huong T [AGRON]" w:date="2022-07-28T15:37:00Z">
        <w:del w:id="626" w:author="Nguyen, Huong T [AGRON] [2]" w:date="2022-08-01T11:46:00Z">
          <w:r w:rsidR="00B14DE6" w:rsidDel="001267CB">
            <w:rPr>
              <w:color w:val="000000" w:themeColor="text1"/>
            </w:rPr>
            <w:delText>, i.e</w:delText>
          </w:r>
        </w:del>
      </w:ins>
      <w:ins w:id="627" w:author="Nguyen, Huong T [AGRON]" w:date="2022-07-28T16:10:00Z">
        <w:del w:id="628" w:author="Nguyen, Huong T [AGRON] [2]" w:date="2022-08-01T11:46:00Z">
          <w:r w:rsidR="00DD7757" w:rsidDel="001267CB">
            <w:rPr>
              <w:color w:val="000000" w:themeColor="text1"/>
            </w:rPr>
            <w:delText>.</w:delText>
          </w:r>
        </w:del>
      </w:ins>
      <w:ins w:id="629" w:author="Nguyen, Huong T [AGRON]" w:date="2022-07-28T15:38:00Z">
        <w:del w:id="630" w:author="Nguyen, Huong T [AGRON] [2]" w:date="2022-08-01T11:46:00Z">
          <w:r w:rsidR="00B14DE6" w:rsidDel="001267CB">
            <w:rPr>
              <w:color w:val="000000" w:themeColor="text1"/>
            </w:rPr>
            <w:delText xml:space="preserve">, </w:delText>
          </w:r>
        </w:del>
      </w:ins>
      <w:ins w:id="631" w:author="Nguyen, Huong T [AGRON]" w:date="2022-07-28T15:36:00Z">
        <w:del w:id="632" w:author="Nguyen, Huong T [AGRON] [2]" w:date="2022-08-01T11:46:00Z">
          <w:r w:rsidDel="001267CB">
            <w:rPr>
              <w:color w:val="000000" w:themeColor="text1"/>
            </w:rPr>
            <w:delText>corn, soybean, and oat</w:delText>
          </w:r>
        </w:del>
      </w:ins>
      <w:ins w:id="633" w:author="Nguyen, Huong T [AGRON]" w:date="2022-07-28T15:38:00Z">
        <w:del w:id="634" w:author="Nguyen, Huong T [AGRON] [2]" w:date="2022-08-01T11:46:00Z">
          <w:r w:rsidR="00B14DE6" w:rsidDel="001267CB">
            <w:rPr>
              <w:color w:val="000000" w:themeColor="text1"/>
            </w:rPr>
            <w:delText xml:space="preserve"> </w:delText>
          </w:r>
        </w:del>
      </w:ins>
      <w:ins w:id="635" w:author="Nguyen, Huong T [AGRON]" w:date="2022-07-28T16:09:00Z">
        <w:del w:id="636" w:author="Nguyen, Huong T [AGRON] [2]" w:date="2022-08-01T11:46:00Z">
          <w:r w:rsidR="00DD7757" w:rsidDel="001267CB">
            <w:rPr>
              <w:color w:val="000000" w:themeColor="text1"/>
            </w:rPr>
            <w:delText>w</w:delText>
          </w:r>
        </w:del>
      </w:ins>
      <w:ins w:id="637" w:author="Nguyen, Huong T [AGRON]" w:date="2022-07-28T16:10:00Z">
        <w:del w:id="638" w:author="Nguyen, Huong T [AGRON] [2]" w:date="2022-08-01T11:46:00Z">
          <w:r w:rsidR="00DD7757" w:rsidDel="001267CB">
            <w:rPr>
              <w:color w:val="000000" w:themeColor="text1"/>
            </w:rPr>
            <w:delText>as</w:delText>
          </w:r>
        </w:del>
      </w:ins>
      <w:ins w:id="639" w:author="Nguyen, Huong T [AGRON]" w:date="2022-07-28T16:09:00Z">
        <w:del w:id="640" w:author="Nguyen, Huong T [AGRON] [2]" w:date="2022-08-01T11:46:00Z">
          <w:r w:rsidR="00DD7757" w:rsidDel="001267CB">
            <w:rPr>
              <w:color w:val="000000" w:themeColor="text1"/>
            </w:rPr>
            <w:delText xml:space="preserve"> </w:delText>
          </w:r>
        </w:del>
      </w:ins>
      <w:ins w:id="641" w:author="Nguyen, Huong T [AGRON]" w:date="2022-07-28T16:10:00Z">
        <w:del w:id="642" w:author="Nguyen, Huong T [AGRON] [2]" w:date="2022-08-01T11:46:00Z">
          <w:r w:rsidR="00DD7757" w:rsidDel="001267CB">
            <w:rPr>
              <w:color w:val="000000" w:themeColor="text1"/>
            </w:rPr>
            <w:delText xml:space="preserve">estimated at </w:delText>
          </w:r>
        </w:del>
      </w:ins>
      <w:ins w:id="643" w:author="Nguyen, Huong T [AGRON]" w:date="2022-07-28T15:38:00Z">
        <w:del w:id="644" w:author="Nguyen, Huong T [AGRON] [2]" w:date="2022-08-01T11:46:00Z">
          <w:r w:rsidR="00B14DE6" w:rsidDel="001267CB">
            <w:rPr>
              <w:color w:val="000000" w:themeColor="text1"/>
            </w:rPr>
            <w:delText>1% to 20%</w:delText>
          </w:r>
        </w:del>
      </w:ins>
      <w:ins w:id="645" w:author="Nguyen, Huong T [AGRON]" w:date="2022-07-28T16:10:00Z">
        <w:del w:id="646" w:author="Nguyen, Huong T [AGRON] [2]" w:date="2022-08-01T11:46:00Z">
          <w:r w:rsidR="00DD7757" w:rsidDel="001267CB">
            <w:rPr>
              <w:color w:val="000000" w:themeColor="text1"/>
            </w:rPr>
            <w:delText xml:space="preserve"> which</w:delText>
          </w:r>
        </w:del>
      </w:ins>
      <w:ins w:id="647" w:author="Nguyen, Huong T [AGRON]" w:date="2022-07-28T15:36:00Z">
        <w:del w:id="648" w:author="Nguyen, Huong T [AGRON] [2]" w:date="2022-08-01T11:46:00Z">
          <w:r w:rsidDel="001267CB">
            <w:rPr>
              <w:color w:val="000000" w:themeColor="text1"/>
            </w:rPr>
            <w:delText xml:space="preserve"> are within </w:delText>
          </w:r>
          <w:r w:rsidR="00B14DE6" w:rsidDel="001267CB">
            <w:rPr>
              <w:color w:val="000000" w:themeColor="text1"/>
            </w:rPr>
            <w:delText>the reported range</w:delText>
          </w:r>
        </w:del>
      </w:ins>
      <w:ins w:id="649" w:author="Nguyen, Huong T [AGRON]" w:date="2022-07-28T15:37:00Z">
        <w:del w:id="650" w:author="Nguyen, Huong T [AGRON] [2]" w:date="2022-08-01T11:46:00Z">
          <w:r w:rsidR="00B14DE6" w:rsidDel="001267CB">
            <w:rPr>
              <w:color w:val="000000" w:themeColor="text1"/>
            </w:rPr>
            <w:delText xml:space="preserve">s </w:delText>
          </w:r>
        </w:del>
      </w:ins>
    </w:p>
    <w:p w14:paraId="575927D0" w14:textId="6BF0CB3A" w:rsidR="00F748E1" w:rsidRPr="009F1439" w:rsidRDefault="00C72F0B" w:rsidP="00F05379">
      <w:pPr>
        <w:pStyle w:val="ImageCaption"/>
        <w:spacing w:line="480" w:lineRule="auto"/>
        <w:rPr>
          <w:color w:val="000000" w:themeColor="text1"/>
        </w:rPr>
      </w:pPr>
      <w:ins w:id="651" w:author="Nguyen, Huong T [AGRON]" w:date="2022-07-27T16:44:00Z">
        <w:r>
          <w:rPr>
            <w:noProof/>
          </w:rPr>
          <w:drawing>
            <wp:inline distT="0" distB="0" distL="0" distR="0" wp14:anchorId="563EC502" wp14:editId="4118B551">
              <wp:extent cx="5334000" cy="5334000"/>
              <wp:effectExtent l="0" t="0" r="0" b="0"/>
              <wp:doc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ins>
      <w:del w:id="652" w:author="Nguyen, Huong T [AGRON]" w:date="2022-07-27T16:44:00Z">
        <w:r w:rsidR="00F05379" w:rsidRPr="009F1439" w:rsidDel="00C72F0B">
          <w:rPr>
            <w:noProof/>
            <w:color w:val="000000" w:themeColor="text1"/>
          </w:rPr>
          <w:drawing>
            <wp:inline distT="0" distB="0" distL="0" distR="0" wp14:anchorId="69AA928C" wp14:editId="0FB15201">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del>
    </w:p>
    <w:p w14:paraId="2C875CD3" w14:textId="69042711"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w:t>
      </w:r>
      <w:r w:rsidR="00E6222E" w:rsidRPr="009F1439">
        <w:rPr>
          <w:color w:val="000000" w:themeColor="text1"/>
        </w:rPr>
        <w:t>seeds</w:t>
      </w:r>
      <w:r w:rsidRPr="009F1439">
        <w:rPr>
          <w:color w:val="000000" w:themeColor="text1"/>
        </w:rPr>
        <w:t xml:space="preserve"> in the bottom 2 - </w:t>
      </w:r>
      <w:del w:id="653" w:author="Nguyen, Huong T [AGRON] [2]" w:date="2022-07-27T21:51:00Z">
        <w:r w:rsidRPr="009F1439" w:rsidDel="00562C54">
          <w:rPr>
            <w:color w:val="000000" w:themeColor="text1"/>
          </w:rPr>
          <w:delText xml:space="preserve">18 </w:delText>
        </w:r>
      </w:del>
      <w:ins w:id="654" w:author="Nguyen, Huong T [AGRON] [2]" w:date="2022-07-27T21:51:00Z">
        <w:r w:rsidR="00562C54">
          <w:rPr>
            <w:color w:val="000000" w:themeColor="text1"/>
          </w:rPr>
          <w:t>20</w:t>
        </w:r>
        <w:r w:rsidR="00562C54" w:rsidRPr="009F1439">
          <w:rPr>
            <w:color w:val="000000" w:themeColor="text1"/>
          </w:rPr>
          <w:t xml:space="preserve"> </w:t>
        </w:r>
      </w:ins>
      <w:r w:rsidRPr="009F1439">
        <w:rPr>
          <w:color w:val="000000" w:themeColor="text1"/>
        </w:rPr>
        <w:t xml:space="preserve">cm soil stratum. The simulation applied weed management </w:t>
      </w:r>
      <w:r w:rsidR="00E6222E" w:rsidRPr="009F1439">
        <w:rPr>
          <w:color w:val="000000" w:themeColor="text1"/>
        </w:rPr>
        <w:t>to</w:t>
      </w:r>
      <w:r w:rsidRPr="009F1439">
        <w:rPr>
          <w:color w:val="000000" w:themeColor="text1"/>
        </w:rPr>
        <w:t xml:space="preserve"> cohorts 1 through 3 in corn and soybean only. The relationships </w:t>
      </w:r>
      <w:r w:rsidR="00E6222E" w:rsidRPr="009F1439">
        <w:rPr>
          <w:color w:val="000000" w:themeColor="text1"/>
        </w:rPr>
        <w:t>between</w:t>
      </w:r>
      <w:r w:rsidRPr="009F1439">
        <w:rPr>
          <w:color w:val="000000" w:themeColor="text1"/>
        </w:rPr>
        <w:t xml:space="preserve"> aboveground mass and fecundity in Nguyen and Liebman (</w:t>
      </w:r>
      <w:del w:id="655" w:author="Nguyen, Huong T [AGRON]" w:date="2022-07-27T16:45:00Z">
        <w:r w:rsidRPr="009F1439" w:rsidDel="00732E17">
          <w:rPr>
            <w:color w:val="000000" w:themeColor="text1"/>
          </w:rPr>
          <w:delText>2022b</w:delText>
        </w:r>
      </w:del>
      <w:ins w:id="656" w:author="Nguyen, Huong T [AGRON]" w:date="2022-07-27T16:45:00Z">
        <w:r w:rsidR="00732E17" w:rsidRPr="009F1439">
          <w:rPr>
            <w:color w:val="000000" w:themeColor="text1"/>
          </w:rPr>
          <w:t>2022</w:t>
        </w:r>
        <w:r w:rsidR="00732E17">
          <w:rPr>
            <w:color w:val="000000" w:themeColor="text1"/>
          </w:rPr>
          <w:t>a</w:t>
        </w:r>
      </w:ins>
      <w:r w:rsidRPr="009F1439">
        <w:rPr>
          <w:color w:val="000000" w:themeColor="text1"/>
        </w:rPr>
        <w:t xml:space="preserve">) were used to estimate cohort-based fecundity. In corn and soybean, only the </w:t>
      </w:r>
      <w:r w:rsidRPr="009F1439">
        <w:rPr>
          <w:color w:val="000000" w:themeColor="text1"/>
        </w:rPr>
        <w:lastRenderedPageBreak/>
        <w:t xml:space="preserve">fecundity of cohorts 1 through 3 </w:t>
      </w:r>
      <w:r w:rsidR="00E6222E" w:rsidRPr="009F1439">
        <w:rPr>
          <w:color w:val="000000" w:themeColor="text1"/>
        </w:rPr>
        <w:t>fecundities</w:t>
      </w:r>
      <w:r w:rsidRPr="009F1439">
        <w:rPr>
          <w:color w:val="000000" w:themeColor="text1"/>
        </w:rPr>
        <w:t xml:space="preserve"> were manipulated to find the seed allowance in the corn and soybean environments</w:t>
      </w:r>
      <w:r w:rsidR="00E6222E" w:rsidRPr="009F1439">
        <w:rPr>
          <w:color w:val="000000" w:themeColor="text1"/>
        </w:rPr>
        <w:t>; the</w:t>
      </w:r>
      <w:r w:rsidRPr="009F1439">
        <w:rPr>
          <w:color w:val="000000" w:themeColor="text1"/>
        </w:rPr>
        <w:t xml:space="preserve"> fecundity of cohorts 4 and beyond were kept as they were measured </w:t>
      </w:r>
      <w:r w:rsidR="00E6222E" w:rsidRPr="009F1439">
        <w:rPr>
          <w:color w:val="000000" w:themeColor="text1"/>
        </w:rPr>
        <w:t xml:space="preserve">in </w:t>
      </w:r>
      <w:r w:rsidRPr="009F1439">
        <w:rPr>
          <w:color w:val="000000" w:themeColor="text1"/>
        </w:rPr>
        <w:t>2018. Each panel was annotated with the average fecundity thresholds for the</w:t>
      </w:r>
      <w:ins w:id="657" w:author="Nguyen, Huong T [AGRON] [2]" w:date="2022-07-27T23:53:00Z">
        <w:r w:rsidR="005F53BF">
          <w:rPr>
            <w:color w:val="000000" w:themeColor="text1"/>
          </w:rPr>
          <w:t xml:space="preserve"> whole rotation cycle, the</w:t>
        </w:r>
      </w:ins>
      <w:r w:rsidRPr="009F1439">
        <w:rPr>
          <w:color w:val="000000" w:themeColor="text1"/>
        </w:rPr>
        <w:t xml:space="preserve"> first three waterhemp cohorts</w:t>
      </w:r>
      <w:ins w:id="658" w:author="Nguyen, Huong T [AGRON] [2]" w:date="2022-07-27T23:53:00Z">
        <w:r w:rsidR="005F53BF">
          <w:rPr>
            <w:color w:val="000000" w:themeColor="text1"/>
          </w:rPr>
          <w:t>,</w:t>
        </w:r>
      </w:ins>
      <w:r w:rsidRPr="009F1439">
        <w:rPr>
          <w:color w:val="000000" w:themeColor="text1"/>
        </w:rPr>
        <w:t xml:space="preserve"> and the whole crop phase. The red horizontal line marks</w:t>
      </w:r>
      <w:ins w:id="659" w:author="Nguyen, Huong T [AGRON]" w:date="2022-07-28T16:05:00Z">
        <w:r w:rsidR="00DD7757">
          <w:rPr>
            <w:color w:val="000000" w:themeColor="text1"/>
          </w:rPr>
          <w:t xml:space="preserve"> the seedbank density at</w:t>
        </w:r>
      </w:ins>
      <w:r w:rsidRPr="009F1439">
        <w:rPr>
          <w:color w:val="000000" w:themeColor="text1"/>
        </w:rPr>
        <w:t xml:space="preserve"> lambda = 1.</w:t>
      </w:r>
    </w:p>
    <w:p w14:paraId="6A35C9B0" w14:textId="77777777" w:rsidR="00F748E1" w:rsidRPr="009F1439" w:rsidRDefault="00F748E1" w:rsidP="00F05379">
      <w:pPr>
        <w:pStyle w:val="ImageCaption"/>
        <w:spacing w:line="480" w:lineRule="auto"/>
        <w:rPr>
          <w:color w:val="000000" w:themeColor="text1"/>
        </w:rPr>
      </w:pPr>
    </w:p>
    <w:p w14:paraId="39657E73" w14:textId="26BF1BE9" w:rsidR="005550BE" w:rsidRPr="009F1439" w:rsidRDefault="005550BE" w:rsidP="00F05379">
      <w:pPr>
        <w:pStyle w:val="CaptionedFigure"/>
        <w:spacing w:line="480" w:lineRule="auto"/>
        <w:rPr>
          <w:color w:val="000000" w:themeColor="text1"/>
        </w:rPr>
      </w:pPr>
    </w:p>
    <w:p w14:paraId="6D3F2A0F" w14:textId="77777777" w:rsidR="005550BE" w:rsidRPr="009F1439" w:rsidRDefault="00E41100">
      <w:pPr>
        <w:pStyle w:val="Heading1"/>
        <w:pPrChange w:id="660" w:author="Nguyen, Huong T [AGRON]" w:date="2022-07-28T15:35:00Z">
          <w:pPr>
            <w:pStyle w:val="Heading2"/>
            <w:spacing w:line="480" w:lineRule="auto"/>
          </w:pPr>
        </w:pPrChange>
      </w:pPr>
      <w:bookmarkStart w:id="661" w:name="conclusion"/>
      <w:bookmarkEnd w:id="202"/>
      <w:bookmarkEnd w:id="203"/>
      <w:r w:rsidRPr="009F1439">
        <w:t>Conclusion</w:t>
      </w:r>
    </w:p>
    <w:p w14:paraId="2B3D748A" w14:textId="5FABC3B7" w:rsidR="005550BE" w:rsidRDefault="00E41100" w:rsidP="00F05379">
      <w:pPr>
        <w:pStyle w:val="FirstParagraph"/>
        <w:spacing w:line="480" w:lineRule="auto"/>
        <w:rPr>
          <w:ins w:id="662" w:author="Nguyen, Huong T [AGRON]" w:date="2022-07-28T15:39:00Z"/>
          <w:color w:val="000000" w:themeColor="text1"/>
        </w:rPr>
      </w:pPr>
      <w:r w:rsidRPr="009F1439">
        <w:rPr>
          <w:color w:val="000000" w:themeColor="text1"/>
        </w:rPr>
        <w:t>Delayed but steady emergence (Tables 3 and 4, Figure 2) in the cool-season crop environments decreased population fecundity in the oat and alfalfa phases</w:t>
      </w:r>
      <w:del w:id="663" w:author="Nguyen, Huong T [AGRON]" w:date="2022-07-28T15:57:00Z">
        <w:r w:rsidRPr="009F1439" w:rsidDel="00C124DA">
          <w:rPr>
            <w:color w:val="000000" w:themeColor="text1"/>
          </w:rPr>
          <w:delText>,</w:delText>
        </w:r>
      </w:del>
      <w:r w:rsidRPr="009F1439">
        <w:rPr>
          <w:color w:val="000000" w:themeColor="text1"/>
        </w:rPr>
        <w:t xml:space="preserve"> and thus, accelerated seedbank size reduction in </w:t>
      </w:r>
      <w:del w:id="664" w:author="Nguyen, Huong T [AGRON]" w:date="2022-07-28T15:57:00Z">
        <w:r w:rsidRPr="009F1439" w:rsidDel="00C124DA">
          <w:rPr>
            <w:color w:val="000000" w:themeColor="text1"/>
          </w:rPr>
          <w:delText xml:space="preserve">scenario </w:delText>
        </w:r>
      </w:del>
      <w:ins w:id="665"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 xml:space="preserve">1 and slowed seedbank size increment in </w:t>
      </w:r>
      <w:del w:id="666" w:author="Nguyen, Huong T [AGRON]" w:date="2022-07-28T15:57:00Z">
        <w:r w:rsidRPr="009F1439" w:rsidDel="00C124DA">
          <w:rPr>
            <w:color w:val="000000" w:themeColor="text1"/>
          </w:rPr>
          <w:delText xml:space="preserve">scenario </w:delText>
        </w:r>
      </w:del>
      <w:ins w:id="667"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2.</w:t>
      </w:r>
    </w:p>
    <w:p w14:paraId="3C65636B" w14:textId="3AFC31C2" w:rsidR="00B14DE6" w:rsidRPr="00B14DE6" w:rsidDel="00C124DA" w:rsidRDefault="00B14DE6">
      <w:pPr>
        <w:pStyle w:val="BodyText"/>
        <w:rPr>
          <w:del w:id="668" w:author="Nguyen, Huong T [AGRON]" w:date="2022-07-28T15:59:00Z"/>
          <w:rPrChange w:id="669" w:author="Nguyen, Huong T [AGRON]" w:date="2022-07-28T15:39:00Z">
            <w:rPr>
              <w:del w:id="670" w:author="Nguyen, Huong T [AGRON]" w:date="2022-07-28T15:59:00Z"/>
              <w:color w:val="000000" w:themeColor="text1"/>
            </w:rPr>
          </w:rPrChange>
        </w:rPr>
        <w:pPrChange w:id="671" w:author="Nguyen, Huong T [AGRON]" w:date="2022-07-28T15:39:00Z">
          <w:pPr>
            <w:pStyle w:val="FirstParagraph"/>
            <w:spacing w:line="480" w:lineRule="auto"/>
          </w:pPr>
        </w:pPrChange>
      </w:pPr>
    </w:p>
    <w:p w14:paraId="6FACABF8" w14:textId="5EB25DB8" w:rsidR="005550BE" w:rsidRPr="009F1439" w:rsidRDefault="00E411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077EBDAD" w:rsidR="005550BE" w:rsidRPr="009F1439" w:rsidRDefault="00E41100" w:rsidP="00F05379">
      <w:pPr>
        <w:pStyle w:val="BodyText"/>
        <w:spacing w:line="480" w:lineRule="auto"/>
        <w:rPr>
          <w:color w:val="000000" w:themeColor="text1"/>
        </w:rPr>
      </w:pPr>
      <w:r w:rsidRPr="009F1439">
        <w:rPr>
          <w:color w:val="000000" w:themeColor="text1"/>
        </w:rPr>
        <w:t>The hypothesis that “extending a conventional 2-year rotation of corn and soybean with cool-season crops can accelerate soil seedbank depletion” was supported</w:t>
      </w:r>
      <w:r w:rsidR="00CB623C" w:rsidRPr="009F1439">
        <w:rPr>
          <w:color w:val="000000" w:themeColor="text1"/>
        </w:rPr>
        <w:t xml:space="preserve"> by scenario 1 in the projection exercise and the </w:t>
      </w:r>
      <w:ins w:id="672" w:author="Nguyen, Huong T [AGRON]" w:date="2022-07-28T15:55:00Z">
        <w:r w:rsidR="00C124DA">
          <w:rPr>
            <w:color w:val="000000" w:themeColor="text1"/>
          </w:rPr>
          <w:t xml:space="preserve">follow-up </w:t>
        </w:r>
      </w:ins>
      <w:r w:rsidR="00CB623C" w:rsidRPr="009F1439">
        <w:rPr>
          <w:color w:val="000000" w:themeColor="text1"/>
        </w:rPr>
        <w:t>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r w:rsidR="00DD3FED">
        <w:rPr>
          <w:color w:val="000000" w:themeColor="text1"/>
        </w:rPr>
        <w:lastRenderedPageBreak/>
        <w:t xml:space="preserve">survival </w:t>
      </w:r>
      <w:r w:rsidRPr="009F1439">
        <w:rPr>
          <w:color w:val="000000" w:themeColor="text1"/>
        </w:rPr>
        <w:t>success rate.</w:t>
      </w:r>
      <w:r w:rsidR="00E6222E" w:rsidRPr="009F1439">
        <w:rPr>
          <w:color w:val="000000" w:themeColor="text1"/>
        </w:rPr>
        <w:t xml:space="preserve"> An elasticity analysis (output</w:t>
      </w:r>
      <w:ins w:id="673" w:author="Nguyen, Huong T [AGRON]" w:date="2022-07-28T15:55:00Z">
        <w:r w:rsidR="00C124DA">
          <w:rPr>
            <w:color w:val="000000" w:themeColor="text1"/>
          </w:rPr>
          <w:t>s</w:t>
        </w:r>
      </w:ins>
      <w:r w:rsidR="00E6222E" w:rsidRPr="009F1439">
        <w:rPr>
          <w:color w:val="000000" w:themeColor="text1"/>
        </w:rPr>
        <w:t xml:space="preserve"> not shown) </w:t>
      </w:r>
      <w:del w:id="674" w:author="Nguyen, Huong T [AGRON]" w:date="2022-07-28T15:56:00Z">
        <w:r w:rsidR="00E6222E" w:rsidRPr="009F1439" w:rsidDel="00C124DA">
          <w:rPr>
            <w:color w:val="000000" w:themeColor="text1"/>
          </w:rPr>
          <w:delText xml:space="preserve">showed </w:delText>
        </w:r>
      </w:del>
      <w:ins w:id="675" w:author="Nguyen, Huong T [AGRON]" w:date="2022-07-28T15:56:00Z">
        <w:r w:rsidR="00C124DA">
          <w:rPr>
            <w:color w:val="000000" w:themeColor="text1"/>
          </w:rPr>
          <w:t>suggested</w:t>
        </w:r>
        <w:r w:rsidR="00C124DA" w:rsidRPr="009F1439">
          <w:rPr>
            <w:color w:val="000000" w:themeColor="text1"/>
          </w:rPr>
          <w:t xml:space="preserve"> </w:t>
        </w:r>
      </w:ins>
      <w:r w:rsidR="00E6222E" w:rsidRPr="009F1439">
        <w:rPr>
          <w:color w:val="000000" w:themeColor="text1"/>
        </w:rPr>
        <w:t xml:space="preserve">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ins w:id="676" w:author="Nguyen, Huong T [AGRON]" w:date="2022-07-28T16:05:00Z">
        <w:r w:rsidR="00DD7757">
          <w:rPr>
            <w:color w:val="000000" w:themeColor="text1"/>
          </w:rPr>
          <w:t>d</w:t>
        </w:r>
      </w:ins>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D7121CF" w:rsidR="005550BE" w:rsidRPr="009F1439" w:rsidRDefault="00E411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xml:space="preserve">) but did coincide with population increases in </w:t>
      </w:r>
      <w:del w:id="677" w:author="Nguyen, Huong T [AGRON]" w:date="2022-07-28T15:56:00Z">
        <w:r w:rsidRPr="009F1439" w:rsidDel="00C124DA">
          <w:rPr>
            <w:color w:val="000000" w:themeColor="text1"/>
          </w:rPr>
          <w:delText xml:space="preserve">scenario </w:delText>
        </w:r>
      </w:del>
      <w:ins w:id="678" w:author="Nguyen, Huong T [AGRON]" w:date="2022-07-28T15:56:00Z">
        <w:r w:rsidR="00C124DA">
          <w:rPr>
            <w:color w:val="000000" w:themeColor="text1"/>
          </w:rPr>
          <w:t>S</w:t>
        </w:r>
        <w:r w:rsidR="00C124DA" w:rsidRPr="009F1439">
          <w:rPr>
            <w:color w:val="000000" w:themeColor="text1"/>
          </w:rPr>
          <w:t xml:space="preserve">cenario </w:t>
        </w:r>
      </w:ins>
      <w:r w:rsidRPr="009F1439">
        <w:rPr>
          <w:color w:val="000000" w:themeColor="text1"/>
        </w:rPr>
        <w:t>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necessary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an abundant seedbank of a highly competitive weed species harbors risks of weed outbreaks.</w:t>
      </w:r>
      <w:r w:rsidR="00CB623C" w:rsidRPr="009F1439">
        <w:rPr>
          <w:color w:val="000000" w:themeColor="text1"/>
        </w:rPr>
        <w:t xml:space="preserve"> </w:t>
      </w:r>
    </w:p>
    <w:p w14:paraId="1AB4A4F2" w14:textId="77777777" w:rsidR="00C124DA" w:rsidRPr="007F5D13" w:rsidRDefault="00CB623C">
      <w:pPr>
        <w:pStyle w:val="BodyText"/>
        <w:spacing w:line="480" w:lineRule="auto"/>
        <w:rPr>
          <w:ins w:id="679" w:author="Nguyen, Huong T [AGRON]" w:date="2022-07-28T15:59:00Z"/>
        </w:rPr>
        <w:pPrChange w:id="680" w:author="Nguyen, Huong T [AGRON]" w:date="2022-07-28T15:59:00Z">
          <w:pPr>
            <w:pStyle w:val="BodyText"/>
          </w:pPr>
        </w:pPrChange>
      </w:pPr>
      <w:r w:rsidRPr="009F1439">
        <w:rPr>
          <w:color w:val="000000" w:themeColor="text1"/>
        </w:rPr>
        <w:t xml:space="preserve">The weed control pressure for the corn and soybean phases could be lessened with more extended rotations as bigger waterhemp plants in cohorts 1 through 3 </w:t>
      </w:r>
      <w:r w:rsidR="00DD3FED">
        <w:rPr>
          <w:color w:val="000000" w:themeColor="text1"/>
        </w:rPr>
        <w:t>could</w:t>
      </w:r>
      <w:r w:rsidR="00DD3FED" w:rsidRPr="009F1439">
        <w:rPr>
          <w:color w:val="000000" w:themeColor="text1"/>
        </w:rPr>
        <w:t xml:space="preserve"> </w:t>
      </w:r>
      <w:r w:rsidRPr="009F1439">
        <w:rPr>
          <w:color w:val="000000" w:themeColor="text1"/>
        </w:rPr>
        <w:t>be tolerated in the 3-year and 4-year rotation</w:t>
      </w:r>
      <w:ins w:id="681" w:author="Nguyen, Huong T [AGRON]" w:date="2022-07-28T15:56:00Z">
        <w:r w:rsidR="00C124DA">
          <w:rPr>
            <w:color w:val="000000" w:themeColor="text1"/>
          </w:rPr>
          <w:t>s</w:t>
        </w:r>
      </w:ins>
      <w:r w:rsidRPr="009F1439">
        <w:rPr>
          <w:color w:val="000000" w:themeColor="text1"/>
        </w:rPr>
        <w:t xml:space="preserve"> than in the 2-year rotation. This higher tolerance can be attributed to the weed control effects provided by extending a cropping system of corn and soybean with cool-season crops. </w:t>
      </w:r>
      <w:ins w:id="682" w:author="Nguyen, Huong T [AGRON]" w:date="2022-07-28T15:59:00Z">
        <w:r w:rsidR="00C124DA">
          <w:t xml:space="preserve">The more stable moisture provided by the alfalfa crop </w:t>
        </w:r>
        <w:r w:rsidR="00C124DA">
          <w:lastRenderedPageBreak/>
          <w:t xml:space="preserve">environment might be responsible for the steady and higher relative abundant emergence of waterhemp than in other crop environments. Empirical measurement in alfalfa is needed to test the relative abundant emergence reported in this study. </w:t>
        </w:r>
      </w:ins>
    </w:p>
    <w:p w14:paraId="25F639C5" w14:textId="227E1152" w:rsidR="00CB623C" w:rsidRPr="009F1439" w:rsidRDefault="00CB623C" w:rsidP="00F05379">
      <w:pPr>
        <w:pStyle w:val="BodyText"/>
        <w:spacing w:line="480" w:lineRule="auto"/>
        <w:rPr>
          <w:color w:val="000000" w:themeColor="text1"/>
        </w:rPr>
      </w:pPr>
      <w:r w:rsidRPr="009F1439">
        <w:rPr>
          <w:color w:val="000000" w:themeColor="text1"/>
        </w:rPr>
        <w:t>As waterhemp fecundity was manipulated for cohorts 1 through 3 in corn and soybean environments only, it is implied that</w:t>
      </w:r>
      <w:ins w:id="683" w:author="Nguyen, Huong T [AGRON]" w:date="2022-07-28T16:00:00Z">
        <w:r w:rsidR="00C124DA">
          <w:rPr>
            <w:color w:val="000000" w:themeColor="text1"/>
          </w:rPr>
          <w:t>: 1)</w:t>
        </w:r>
      </w:ins>
      <w:r w:rsidRPr="009F1439">
        <w:rPr>
          <w:color w:val="000000" w:themeColor="text1"/>
        </w:rPr>
        <w:t xml:space="preserve"> if effort</w:t>
      </w:r>
      <w:r w:rsidR="005B5BBC" w:rsidRPr="009F1439">
        <w:rPr>
          <w:color w:val="000000" w:themeColor="text1"/>
        </w:rPr>
        <w:t>s</w:t>
      </w:r>
      <w:r w:rsidRPr="009F1439">
        <w:rPr>
          <w:color w:val="000000" w:themeColor="text1"/>
        </w:rPr>
        <w:t xml:space="preserve"> w</w:t>
      </w:r>
      <w:r w:rsidR="005B5BBC" w:rsidRPr="009F1439">
        <w:rPr>
          <w:color w:val="000000" w:themeColor="text1"/>
        </w:rPr>
        <w:t>ere</w:t>
      </w:r>
      <w:r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Pr="009F1439">
        <w:rPr>
          <w:color w:val="000000" w:themeColor="text1"/>
        </w:rPr>
        <w:t xml:space="preserve"> be needed in the oat and alfalfa phases, </w:t>
      </w:r>
      <w:r w:rsidR="005B5BBC" w:rsidRPr="009F1439">
        <w:rPr>
          <w:color w:val="000000" w:themeColor="text1"/>
        </w:rPr>
        <w:t>and thus,</w:t>
      </w:r>
      <w:r w:rsidRPr="009F1439">
        <w:rPr>
          <w:color w:val="000000" w:themeColor="text1"/>
        </w:rPr>
        <w:t xml:space="preserve"> even the big waterhemp plants in oat and alfalfa phases </w:t>
      </w:r>
      <w:r w:rsidR="005B5BBC" w:rsidRPr="009F1439">
        <w:rPr>
          <w:color w:val="000000" w:themeColor="text1"/>
        </w:rPr>
        <w:t>might</w:t>
      </w:r>
      <w:r w:rsidRPr="009F1439">
        <w:rPr>
          <w:color w:val="000000" w:themeColor="text1"/>
        </w:rPr>
        <w:t xml:space="preserve"> not </w:t>
      </w:r>
      <w:del w:id="684" w:author="Nguyen, Huong T [AGRON]" w:date="2022-07-28T15:56:00Z">
        <w:r w:rsidRPr="009F1439" w:rsidDel="00C124DA">
          <w:rPr>
            <w:color w:val="000000" w:themeColor="text1"/>
          </w:rPr>
          <w:delText xml:space="preserve">need </w:delText>
        </w:r>
      </w:del>
      <w:ins w:id="685" w:author="Nguyen, Huong T [AGRON]" w:date="2022-07-28T15:56:00Z">
        <w:r w:rsidR="00C124DA">
          <w:rPr>
            <w:color w:val="000000" w:themeColor="text1"/>
          </w:rPr>
          <w:t>require</w:t>
        </w:r>
        <w:r w:rsidR="00C124DA" w:rsidRPr="009F1439">
          <w:rPr>
            <w:color w:val="000000" w:themeColor="text1"/>
          </w:rPr>
          <w:t xml:space="preserve"> </w:t>
        </w:r>
      </w:ins>
      <w:r w:rsidRPr="009F1439">
        <w:rPr>
          <w:color w:val="000000" w:themeColor="text1"/>
        </w:rPr>
        <w:t>attention</w:t>
      </w:r>
      <w:ins w:id="686" w:author="Nguyen, Huong T [AGRON]" w:date="2022-07-28T16:00:00Z">
        <w:r w:rsidR="00C124DA">
          <w:rPr>
            <w:color w:val="000000" w:themeColor="text1"/>
          </w:rPr>
          <w:t xml:space="preserve">; and 2) conversely if efforts in suppressing </w:t>
        </w:r>
      </w:ins>
      <w:ins w:id="687" w:author="Nguyen, Huong T [AGRON]" w:date="2022-07-28T16:01:00Z">
        <w:r w:rsidR="00C124DA">
          <w:rPr>
            <w:color w:val="000000" w:themeColor="text1"/>
          </w:rPr>
          <w:t xml:space="preserve">waterhemp </w:t>
        </w:r>
      </w:ins>
      <w:ins w:id="688" w:author="Nguyen, Huong T [AGRON]" w:date="2022-07-28T16:00:00Z">
        <w:r w:rsidR="00C124DA">
          <w:rPr>
            <w:color w:val="000000" w:themeColor="text1"/>
          </w:rPr>
          <w:t>cohort</w:t>
        </w:r>
      </w:ins>
      <w:ins w:id="689" w:author="Nguyen, Huong T [AGRON]" w:date="2022-07-28T16:01:00Z">
        <w:r w:rsidR="00C124DA">
          <w:rPr>
            <w:color w:val="000000" w:themeColor="text1"/>
          </w:rPr>
          <w:t>s</w:t>
        </w:r>
      </w:ins>
      <w:ins w:id="690" w:author="Nguyen, Huong T [AGRON]" w:date="2022-07-28T16:00:00Z">
        <w:r w:rsidR="00C124DA">
          <w:rPr>
            <w:color w:val="000000" w:themeColor="text1"/>
          </w:rPr>
          <w:t xml:space="preserve"> 1 through 3 </w:t>
        </w:r>
      </w:ins>
      <w:ins w:id="691" w:author="Nguyen, Huong T [AGRON]" w:date="2022-07-28T16:01:00Z">
        <w:r w:rsidR="00C124DA">
          <w:rPr>
            <w:color w:val="000000" w:themeColor="text1"/>
          </w:rPr>
          <w:t xml:space="preserve">failed in the </w:t>
        </w:r>
      </w:ins>
      <w:ins w:id="692" w:author="Nguyen, Huong T [AGRON]" w:date="2022-07-28T16:02:00Z">
        <w:r w:rsidR="00C124DA">
          <w:rPr>
            <w:color w:val="000000" w:themeColor="text1"/>
          </w:rPr>
          <w:t>warm-season crop</w:t>
        </w:r>
      </w:ins>
      <w:ins w:id="693" w:author="Nguyen, Huong T [AGRON]" w:date="2022-07-28T16:01:00Z">
        <w:r w:rsidR="00C124DA">
          <w:rPr>
            <w:color w:val="000000" w:themeColor="text1"/>
          </w:rPr>
          <w:t xml:space="preserve"> p</w:t>
        </w:r>
      </w:ins>
      <w:ins w:id="694" w:author="Nguyen, Huong T [AGRON]" w:date="2022-07-28T16:02:00Z">
        <w:r w:rsidR="00C124DA">
          <w:rPr>
            <w:color w:val="000000" w:themeColor="text1"/>
          </w:rPr>
          <w:t>hases,</w:t>
        </w:r>
      </w:ins>
      <w:ins w:id="695" w:author="Nguyen, Huong T [AGRON]" w:date="2022-07-28T16:04:00Z">
        <w:r w:rsidR="00C124DA">
          <w:rPr>
            <w:color w:val="000000" w:themeColor="text1"/>
          </w:rPr>
          <w:t xml:space="preserve"> either intervention on the waterhemp cohorts 4 and beyond in the warm-season crop phases or</w:t>
        </w:r>
      </w:ins>
      <w:ins w:id="696" w:author="Nguyen, Huong T [AGRON]" w:date="2022-07-28T16:02:00Z">
        <w:r w:rsidR="00C124DA">
          <w:rPr>
            <w:color w:val="000000" w:themeColor="text1"/>
          </w:rPr>
          <w:t xml:space="preserve"> </w:t>
        </w:r>
      </w:ins>
      <w:ins w:id="697" w:author="Nguyen, Huong T [AGRON]" w:date="2022-07-28T16:04:00Z">
        <w:r w:rsidR="00C124DA">
          <w:rPr>
            <w:color w:val="000000" w:themeColor="text1"/>
          </w:rPr>
          <w:t>higher</w:t>
        </w:r>
      </w:ins>
      <w:ins w:id="698" w:author="Nguyen, Huong T [AGRON]" w:date="2022-07-28T16:02:00Z">
        <w:r w:rsidR="00C124DA">
          <w:rPr>
            <w:color w:val="000000" w:themeColor="text1"/>
          </w:rPr>
          <w:t xml:space="preserve"> control efficacy in the cool-season crop phases</w:t>
        </w:r>
      </w:ins>
      <w:ins w:id="699" w:author="Nguyen, Huong T [AGRON]" w:date="2022-07-28T16:03:00Z">
        <w:r w:rsidR="00C124DA">
          <w:rPr>
            <w:color w:val="000000" w:themeColor="text1"/>
          </w:rPr>
          <w:t xml:space="preserve"> would be necessary</w:t>
        </w:r>
      </w:ins>
      <w:r w:rsidRPr="009F1439">
        <w:rPr>
          <w:color w:val="000000" w:themeColor="text1"/>
        </w:rPr>
        <w:t>.</w:t>
      </w:r>
      <w:ins w:id="700" w:author="Nguyen, Huong T [AGRON]" w:date="2022-07-28T15:59:00Z">
        <w:r w:rsidR="00C124DA">
          <w:rPr>
            <w:color w:val="000000" w:themeColor="text1"/>
          </w:rPr>
          <w:t xml:space="preserve">  </w:t>
        </w:r>
      </w:ins>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E41100" w:rsidP="00F05379">
      <w:pPr>
        <w:pStyle w:val="Heading2"/>
        <w:spacing w:line="480" w:lineRule="auto"/>
        <w:rPr>
          <w:color w:val="000000" w:themeColor="text1"/>
        </w:rPr>
      </w:pPr>
      <w:bookmarkStart w:id="701" w:name="appendix"/>
      <w:bookmarkEnd w:id="661"/>
      <w:r w:rsidRPr="009F1439">
        <w:rPr>
          <w:color w:val="000000" w:themeColor="text1"/>
        </w:rPr>
        <w:t>Appendix</w:t>
      </w:r>
    </w:p>
    <w:p w14:paraId="6E447507" w14:textId="1147DD9F" w:rsidR="009A4702" w:rsidRDefault="000137B3" w:rsidP="00F05379">
      <w:pPr>
        <w:pStyle w:val="Heading3"/>
        <w:spacing w:line="480" w:lineRule="auto"/>
        <w:rPr>
          <w:color w:val="000000" w:themeColor="text1"/>
        </w:rPr>
      </w:pPr>
      <w:bookmarkStart w:id="702"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E41100">
      <w:pPr>
        <w:pStyle w:val="Heading4"/>
        <w:pPrChange w:id="703" w:author="Nguyen, Huong T [AGRON]" w:date="2022-07-28T15:48:00Z">
          <w:pPr>
            <w:pStyle w:val="Heading3"/>
            <w:spacing w:line="480" w:lineRule="auto"/>
          </w:pPr>
        </w:pPrChange>
      </w:pPr>
      <w:r w:rsidRPr="009F1439">
        <w:t>Seed densities at the top and bottom soil strata</w:t>
      </w:r>
    </w:p>
    <w:p w14:paraId="3108D24D"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r w:rsidRPr="009F1439">
        <w:rPr>
          <w:rStyle w:val="NormalTok"/>
          <w:color w:val="000000" w:themeColor="text1"/>
        </w:rPr>
        <w:t xml:space="preserve">AMATA_female_top_lm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top_stratum_female)</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lastRenderedPageBreak/>
        <w:t>## ANOVA table of female seedbank density at the 0-2 cm soil stratum</w:t>
      </w:r>
      <w:r w:rsidRPr="009F1439">
        <w:rPr>
          <w:color w:val="000000" w:themeColor="text1"/>
        </w:rPr>
        <w:br/>
      </w:r>
      <w:r w:rsidRPr="009F1439">
        <w:rPr>
          <w:rStyle w:val="NormalTok"/>
          <w:color w:val="000000" w:themeColor="text1"/>
        </w:rPr>
        <w:t xml:space="preserve">AMATA_female_top_emm_log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(AMATA_female_top_lm,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(AMATA_female_top_emm_log )</w:t>
      </w:r>
    </w:p>
    <w:p w14:paraId="3A78A5A5"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14.638  &lt;.0001</w:t>
      </w:r>
      <w:r w:rsidRPr="009F1439">
        <w:rPr>
          <w:color w:val="000000" w:themeColor="text1"/>
        </w:rPr>
        <w:br/>
      </w:r>
      <w:r w:rsidRPr="009F1439">
        <w:rPr>
          <w:rStyle w:val="VerbatimChar"/>
          <w:color w:val="000000" w:themeColor="text1"/>
        </w:rPr>
        <w:t>##  Corn_weed_management           1  51   0.998  0.3225</w:t>
      </w:r>
      <w:r w:rsidRPr="009F1439">
        <w:rPr>
          <w:color w:val="000000" w:themeColor="text1"/>
        </w:rPr>
        <w:br/>
      </w:r>
      <w:r w:rsidRPr="009F1439">
        <w:rPr>
          <w:rStyle w:val="VerbatimChar"/>
          <w:color w:val="000000" w:themeColor="text1"/>
        </w:rPr>
        <w:t>##  Crop_ID:Corn_weed_management   8  51   0.343  0.9445</w:t>
      </w:r>
    </w:p>
    <w:p w14:paraId="4177845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r w:rsidRPr="009F1439">
        <w:rPr>
          <w:rStyle w:val="NormalTok"/>
          <w:color w:val="000000" w:themeColor="text1"/>
        </w:rPr>
        <w:t xml:space="preserve">AMATA_female_bottom_lm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bottom_stratum_female)</w:t>
      </w:r>
      <w:r w:rsidRPr="009F1439">
        <w:rPr>
          <w:color w:val="000000" w:themeColor="text1"/>
        </w:rPr>
        <w:br/>
      </w:r>
      <w:r w:rsidRPr="009F1439">
        <w:rPr>
          <w:rStyle w:val="NormalTok"/>
          <w:color w:val="000000" w:themeColor="text1"/>
        </w:rPr>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r w:rsidRPr="009F1439">
        <w:rPr>
          <w:rStyle w:val="NormalTok"/>
          <w:color w:val="000000" w:themeColor="text1"/>
        </w:rPr>
        <w:t xml:space="preserve">AMATA_female_bottom_emm_log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(AMATA_female_bottom_lm,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(AMATA_female_bottom_emm_log)</w:t>
      </w:r>
    </w:p>
    <w:p w14:paraId="211C7F1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8.812  &lt;.0001</w:t>
      </w:r>
      <w:r w:rsidRPr="009F1439">
        <w:rPr>
          <w:color w:val="000000" w:themeColor="text1"/>
        </w:rPr>
        <w:br/>
      </w:r>
      <w:r w:rsidRPr="009F1439">
        <w:rPr>
          <w:rStyle w:val="VerbatimChar"/>
          <w:color w:val="000000" w:themeColor="text1"/>
        </w:rPr>
        <w:t>##  Corn_weed_management           1  51   0.482  0.4908</w:t>
      </w:r>
      <w:r w:rsidRPr="009F1439">
        <w:rPr>
          <w:color w:val="000000" w:themeColor="text1"/>
        </w:rPr>
        <w:br/>
      </w:r>
      <w:r w:rsidRPr="009F1439">
        <w:rPr>
          <w:rStyle w:val="VerbatimChar"/>
          <w:color w:val="000000" w:themeColor="text1"/>
        </w:rPr>
        <w:t>##  Crop_ID:Corn_weed_management   8  51   0.288  0.9669</w:t>
      </w:r>
    </w:p>
    <w:p w14:paraId="5D44FA8F"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E41100">
      <w:pPr>
        <w:pStyle w:val="Heading4"/>
        <w:pPrChange w:id="704" w:author="Nguyen, Huong T [AGRON]" w:date="2022-07-28T15:48:00Z">
          <w:pPr>
            <w:pStyle w:val="Heading3"/>
            <w:spacing w:line="480" w:lineRule="auto"/>
          </w:pPr>
        </w:pPrChange>
      </w:pPr>
      <w:bookmarkStart w:id="705" w:name="seedbank-density-from-2014-through-2019"/>
      <w:bookmarkEnd w:id="702"/>
      <w:r w:rsidRPr="009F1439">
        <w:lastRenderedPageBreak/>
        <w:t>Seedbank density from 2014 through 2019</w:t>
      </w:r>
    </w:p>
    <w:p w14:paraId="140F30B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21"/>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E41100">
      <w:pPr>
        <w:pStyle w:val="Heading4"/>
        <w:pPrChange w:id="706" w:author="Nguyen, Huong T [AGRON]" w:date="2022-07-28T15:48:00Z">
          <w:pPr>
            <w:pStyle w:val="Heading3"/>
            <w:spacing w:line="480" w:lineRule="auto"/>
          </w:pPr>
        </w:pPrChange>
      </w:pPr>
      <w:bookmarkStart w:id="707" w:name="Xdc78b3fcbf6883be4bb7a1747584a1c7480e9b4"/>
      <w:bookmarkEnd w:id="705"/>
      <w:r w:rsidRPr="009F1439">
        <w:t>Emergence pattern and timing in different crop environments</w:t>
      </w:r>
    </w:p>
    <w:p w14:paraId="4198A36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(emerge_cohort_19_gls)</w:t>
      </w:r>
    </w:p>
    <w:p w14:paraId="17C21F7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Crop_ID                        8 54.23 222.641  &lt;.0001</w:t>
      </w:r>
      <w:r w:rsidRPr="009F1439">
        <w:rPr>
          <w:color w:val="000000" w:themeColor="text1"/>
        </w:rPr>
        <w:br/>
      </w:r>
      <w:r w:rsidRPr="009F1439">
        <w:rPr>
          <w:rStyle w:val="VerbatimChar"/>
          <w:color w:val="000000" w:themeColor="text1"/>
        </w:rPr>
        <w:t>##  Corn_weed_management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Crop_ID:Corn_weed_management   8 68.42   0.956  0.4772</w:t>
      </w:r>
      <w:r w:rsidRPr="009F1439">
        <w:rPr>
          <w:color w:val="000000" w:themeColor="text1"/>
        </w:rPr>
        <w:br/>
      </w:r>
      <w:r w:rsidRPr="009F1439">
        <w:rPr>
          <w:rStyle w:val="VerbatimChar"/>
          <w:color w:val="000000" w:themeColor="text1"/>
        </w:rPr>
        <w:t>##  Crop_ID:Cohort                40 75.61  46.683  &lt;.0001</w:t>
      </w:r>
      <w:r w:rsidRPr="009F1439">
        <w:rPr>
          <w:color w:val="000000" w:themeColor="text1"/>
        </w:rPr>
        <w:br/>
      </w:r>
      <w:r w:rsidRPr="009F1439">
        <w:rPr>
          <w:rStyle w:val="VerbatimChar"/>
          <w:color w:val="000000" w:themeColor="text1"/>
        </w:rPr>
        <w:t>##  Corn_weed_management:Cohort    5 75.61   1.569  0.1790</w:t>
      </w:r>
    </w:p>
    <w:p w14:paraId="0D3E82D6"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t xml:space="preserve">emerge_cohort_20_gls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(cohort_female_Seedling_density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lastRenderedPageBreak/>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(emerge_cohort_20_gls)</w:t>
      </w:r>
    </w:p>
    <w:p w14:paraId="322DF45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Crop_ID                        8 57.25   9.890  &lt;.0001</w:t>
      </w:r>
      <w:r w:rsidRPr="009F1439">
        <w:rPr>
          <w:color w:val="000000" w:themeColor="text1"/>
        </w:rPr>
        <w:br/>
      </w:r>
      <w:r w:rsidRPr="009F1439">
        <w:rPr>
          <w:rStyle w:val="VerbatimChar"/>
          <w:color w:val="000000" w:themeColor="text1"/>
        </w:rPr>
        <w:t>##  Corn_weed_management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Crop_ID:Corn_weed_management   8 65.97   5.920  &lt;.0001</w:t>
      </w:r>
      <w:r w:rsidRPr="009F1439">
        <w:rPr>
          <w:color w:val="000000" w:themeColor="text1"/>
        </w:rPr>
        <w:br/>
      </w:r>
      <w:r w:rsidRPr="009F1439">
        <w:rPr>
          <w:rStyle w:val="VerbatimChar"/>
          <w:color w:val="000000" w:themeColor="text1"/>
        </w:rPr>
        <w:t>##  Crop_ID:Cohort                40 66.34  11.498  &lt;.0001</w:t>
      </w:r>
      <w:r w:rsidRPr="009F1439">
        <w:rPr>
          <w:color w:val="000000" w:themeColor="text1"/>
        </w:rPr>
        <w:br/>
      </w:r>
      <w:r w:rsidRPr="009F1439">
        <w:rPr>
          <w:rStyle w:val="VerbatimChar"/>
          <w:color w:val="000000" w:themeColor="text1"/>
        </w:rPr>
        <w:t>##  Corn_weed_management:Cohort    5 66.34   5.185  0.0004</w:t>
      </w:r>
    </w:p>
    <w:p w14:paraId="28040BC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Corn_weed_management,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(Julian_cohort1_19_lm)</w:t>
      </w:r>
    </w:p>
    <w:p w14:paraId="3E444DB2"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t>##  Crop                        3  61 458.187  &lt;.0001</w:t>
      </w:r>
      <w:r w:rsidRPr="009F1439">
        <w:rPr>
          <w:color w:val="000000" w:themeColor="text1"/>
        </w:rPr>
        <w:br/>
      </w:r>
      <w:r w:rsidRPr="009F1439">
        <w:rPr>
          <w:rStyle w:val="VerbatimChar"/>
          <w:color w:val="000000" w:themeColor="text1"/>
        </w:rPr>
        <w:lastRenderedPageBreak/>
        <w:t>##  Corn_weed_management        1  61   0.000  1.0000</w:t>
      </w:r>
      <w:r w:rsidRPr="009F1439">
        <w:rPr>
          <w:color w:val="000000" w:themeColor="text1"/>
        </w:rPr>
        <w:br/>
      </w:r>
      <w:r w:rsidRPr="009F1439">
        <w:rPr>
          <w:rStyle w:val="VerbatimChar"/>
          <w:color w:val="000000" w:themeColor="text1"/>
        </w:rPr>
        <w:t>##  Crop:Corn_weed_management   3  61   0.000  1.0000</w:t>
      </w:r>
    </w:p>
    <w:p w14:paraId="5D658A4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r w:rsidRPr="009F1439">
        <w:rPr>
          <w:rStyle w:val="NormalTok"/>
          <w:color w:val="000000" w:themeColor="text1"/>
        </w:rPr>
        <w:t>Corn_weed_management,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(Julian_cohort1_20_lm )</w:t>
      </w:r>
    </w:p>
    <w:p w14:paraId="1B7736EA"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4782766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2"/>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E41100">
      <w:pPr>
        <w:pStyle w:val="Heading4"/>
        <w:pPrChange w:id="708" w:author="Nguyen, Huong T [AGRON]" w:date="2022-07-28T15:48:00Z">
          <w:pPr>
            <w:pStyle w:val="Heading3"/>
            <w:spacing w:line="480" w:lineRule="auto"/>
          </w:pPr>
        </w:pPrChange>
      </w:pPr>
      <w:bookmarkStart w:id="709" w:name="female-survival-rate-by-cohort"/>
      <w:bookmarkEnd w:id="707"/>
      <w:r w:rsidRPr="009F1439">
        <w:t>2019 female survival rate by cohort</w:t>
      </w:r>
    </w:p>
    <w:p w14:paraId="166326C8" w14:textId="0F1C2EBC" w:rsidR="005550BE" w:rsidRPr="009F1439" w:rsidRDefault="00E411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710" w:name="matrix-assembly"/>
      <w:bookmarkEnd w:id="709"/>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Pr="009F1439">
        <w:rPr>
          <w:color w:val="000000" w:themeColor="text1"/>
        </w:rPr>
        <w:t>Matrix assembly</w:t>
      </w:r>
    </w:p>
    <w:p w14:paraId="45759879" w14:textId="397C772E" w:rsidR="005550BE" w:rsidRPr="009F1439" w:rsidRDefault="00E411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s_t: seed at the top stratum (0 - 2 cm),</w:t>
      </w:r>
      <w:r w:rsidRPr="009F1439">
        <w:rPr>
          <w:color w:val="000000" w:themeColor="text1"/>
        </w:rPr>
        <w:br/>
        <w:t>- s_b: seed at the bottom stratum (2 - 20 cm),</w:t>
      </w:r>
      <w:r w:rsidRPr="009F1439">
        <w:rPr>
          <w:color w:val="000000" w:themeColor="text1"/>
        </w:rPr>
        <w:br/>
        <w:t>- p_co_1 through p_co_6: plant cohort 1 through 6.</w:t>
      </w:r>
    </w:p>
    <w:p w14:paraId="4B673824" w14:textId="77777777" w:rsidR="005550BE" w:rsidRPr="009F1439" w:rsidRDefault="00E41100">
      <w:pPr>
        <w:pStyle w:val="Heading4"/>
        <w:pPrChange w:id="711" w:author="Nguyen, Huong T [AGRON]" w:date="2022-07-28T15:48:00Z">
          <w:pPr>
            <w:pStyle w:val="Heading4"/>
            <w:spacing w:line="480" w:lineRule="auto"/>
          </w:pPr>
        </w:pPrChange>
      </w:pPr>
      <w:bookmarkStart w:id="712" w:name="published-literature-data"/>
      <w:r w:rsidRPr="009F1439">
        <w:t xml:space="preserve">Published </w:t>
      </w:r>
      <w:r w:rsidRPr="00C124DA">
        <w:rPr>
          <w:rPrChange w:id="713" w:author="Nguyen, Huong T [AGRON]" w:date="2022-07-28T15:48:00Z">
            <w:rPr>
              <w:color w:val="000000" w:themeColor="text1"/>
            </w:rPr>
          </w:rPrChange>
        </w:rPr>
        <w:t>literature</w:t>
      </w:r>
      <w:r w:rsidRPr="009F1439">
        <w:t xml:space="preserve"> data</w:t>
      </w:r>
    </w:p>
    <w:p w14:paraId="51E1A348" w14:textId="77777777" w:rsidR="005550BE" w:rsidRPr="009F1439" w:rsidRDefault="00E41100" w:rsidP="00F05379">
      <w:pPr>
        <w:pStyle w:val="Heading5"/>
        <w:spacing w:line="480" w:lineRule="auto"/>
        <w:rPr>
          <w:color w:val="000000" w:themeColor="text1"/>
        </w:rPr>
      </w:pPr>
      <w:bookmarkStart w:id="714" w:name="X25ebf5f357bc3f697a63ede840897b15e2ebf90"/>
      <w:r w:rsidRPr="009F1439">
        <w:rPr>
          <w:color w:val="000000" w:themeColor="text1"/>
        </w:rPr>
        <w:t>Pre-planting tillage induced vertical redistribution of seeds</w:t>
      </w:r>
    </w:p>
    <w:p w14:paraId="5841D1B4"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oat (O3 and O4). No tillage was applied before alfalfa (A4) because alfalfa that was </w:t>
      </w:r>
      <w:r w:rsidRPr="009F1439">
        <w:rPr>
          <w:color w:val="000000" w:themeColor="text1"/>
        </w:rPr>
        <w:lastRenderedPageBreak/>
        <w:t>intercropped with oat in the 4-year rotation (O4) was kept overwinter and grown as a sole crop in the following year.</w:t>
      </w:r>
    </w:p>
    <w:p w14:paraId="355D77A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E411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lastRenderedPageBreak/>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lastRenderedPageBreak/>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E41100" w:rsidP="00F05379">
      <w:pPr>
        <w:pStyle w:val="Heading5"/>
        <w:spacing w:line="480" w:lineRule="auto"/>
        <w:rPr>
          <w:color w:val="000000" w:themeColor="text1"/>
        </w:rPr>
      </w:pPr>
      <w:bookmarkStart w:id="715" w:name="X185207a0d58b38e048cbd72eec73724706b4f10"/>
      <w:bookmarkEnd w:id="714"/>
      <w:r w:rsidRPr="009F1439">
        <w:rPr>
          <w:color w:val="000000" w:themeColor="text1"/>
        </w:rPr>
        <w:t>In-season survival of seeds and seedlings</w:t>
      </w:r>
    </w:p>
    <w:p w14:paraId="2BEAD833"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E411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E411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were used for corn</w:t>
      </w:r>
      <w:r w:rsidR="00301B19" w:rsidRPr="009F1439">
        <w:rPr>
          <w:color w:val="000000" w:themeColor="text1"/>
        </w:rPr>
        <w:t>,</w:t>
      </w:r>
      <w:r w:rsidRPr="009F1439">
        <w:rPr>
          <w:color w:val="000000" w:themeColor="text1"/>
        </w:rPr>
        <w:t xml:space="preserve"> and Hartzler et al. (2004)’s results were used for soybean crop </w:t>
      </w:r>
      <w:r w:rsidRPr="009F1439">
        <w:rPr>
          <w:color w:val="000000" w:themeColor="text1"/>
        </w:rPr>
        <w:lastRenderedPageBreak/>
        <w:t>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E411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lastRenderedPageBreak/>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lastRenderedPageBreak/>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lastRenderedPageBreak/>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lastRenderedPageBreak/>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lastRenderedPageBreak/>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E41100" w:rsidP="00F05379">
      <w:pPr>
        <w:pStyle w:val="Heading5"/>
        <w:spacing w:line="480" w:lineRule="auto"/>
        <w:rPr>
          <w:color w:val="000000" w:themeColor="text1"/>
        </w:rPr>
      </w:pPr>
      <w:bookmarkStart w:id="716" w:name="X5af0c29dd0db1fad40095958aeca28a7bb63d51"/>
      <w:bookmarkEnd w:id="715"/>
      <w:r w:rsidRPr="009F1439">
        <w:rPr>
          <w:color w:val="000000" w:themeColor="text1"/>
        </w:rPr>
        <w:t>Post-harvest tillage induced vertical redistribution of seeds post-harvest tillage</w:t>
      </w:r>
    </w:p>
    <w:p w14:paraId="27B29880" w14:textId="61BB6CD6"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E411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lastRenderedPageBreak/>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lastRenderedPageBreak/>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lastRenderedPageBreak/>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E41100" w:rsidP="00F05379">
      <w:pPr>
        <w:pStyle w:val="Heading5"/>
        <w:spacing w:line="480" w:lineRule="auto"/>
        <w:rPr>
          <w:color w:val="000000" w:themeColor="text1"/>
        </w:rPr>
      </w:pPr>
      <w:bookmarkStart w:id="717" w:name="overwinter-survival"/>
      <w:bookmarkEnd w:id="716"/>
      <w:r w:rsidRPr="009F1439">
        <w:rPr>
          <w:color w:val="000000" w:themeColor="text1"/>
        </w:rPr>
        <w:t>Overwinter survival</w:t>
      </w:r>
    </w:p>
    <w:p w14:paraId="39BA6C8B"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E411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lastRenderedPageBreak/>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E41100" w:rsidP="00F05379">
      <w:pPr>
        <w:pStyle w:val="Heading4"/>
        <w:spacing w:line="480" w:lineRule="auto"/>
        <w:rPr>
          <w:color w:val="000000" w:themeColor="text1"/>
        </w:rPr>
      </w:pPr>
      <w:bookmarkStart w:id="718" w:name="empirically-measured-data"/>
      <w:bookmarkEnd w:id="712"/>
      <w:bookmarkEnd w:id="717"/>
      <w:r w:rsidRPr="009F1439">
        <w:rPr>
          <w:color w:val="000000" w:themeColor="text1"/>
        </w:rPr>
        <w:lastRenderedPageBreak/>
        <w:t>Empirically measured data</w:t>
      </w:r>
    </w:p>
    <w:p w14:paraId="6F76C67F" w14:textId="77777777" w:rsidR="005550BE" w:rsidRPr="009F1439" w:rsidRDefault="00E41100" w:rsidP="00F05379">
      <w:pPr>
        <w:pStyle w:val="Heading5"/>
        <w:spacing w:line="480" w:lineRule="auto"/>
        <w:rPr>
          <w:color w:val="000000" w:themeColor="text1"/>
        </w:rPr>
      </w:pPr>
      <w:bookmarkStart w:id="719" w:name="seedling-recruitment"/>
      <w:r w:rsidRPr="009F1439">
        <w:rPr>
          <w:color w:val="000000" w:themeColor="text1"/>
        </w:rPr>
        <w:t>Seedling recruitment</w:t>
      </w:r>
    </w:p>
    <w:p w14:paraId="3AA9FAD6" w14:textId="0CC54A82" w:rsidR="005550BE" w:rsidRPr="009F1439" w:rsidRDefault="00E411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E411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E411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r w:rsidRPr="009F1439">
        <w:rPr>
          <w:i/>
          <w:iCs/>
          <w:color w:val="000000" w:themeColor="text1"/>
        </w:rPr>
        <w:t xml:space="preserve">Post-harvest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E411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r w:rsidR="008118B2" w:rsidRPr="009F1439">
        <w:rPr>
          <w:color w:val="000000" w:themeColor="text1"/>
        </w:rPr>
        <w:t>the</w:t>
      </w:r>
      <w:r w:rsidRPr="009F1439">
        <w:rPr>
          <w:color w:val="000000" w:themeColor="text1"/>
        </w:rPr>
        <w:t xml:space="preserve">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E411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top soil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E411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0.56527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0.61054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0.99758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0.98906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0.99269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0.97022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0.94130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0.80031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0.99691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0.99662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0.99906   0      0      0      0      0      0      0</w:t>
      </w:r>
      <w:r w:rsidRPr="009F1439">
        <w:rPr>
          <w:color w:val="000000" w:themeColor="text1"/>
        </w:rPr>
        <w:br/>
      </w:r>
      <w:r w:rsidRPr="009F1439">
        <w:rPr>
          <w:rStyle w:val="VerbatimChar"/>
          <w:color w:val="000000" w:themeColor="text1"/>
        </w:rPr>
        <w:lastRenderedPageBreak/>
        <w:t>## s_b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0.93632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0.97522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0.96263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0.97661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0.99896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0.99893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E41100" w:rsidP="00F05379">
      <w:pPr>
        <w:pStyle w:val="Heading5"/>
        <w:spacing w:line="480" w:lineRule="auto"/>
        <w:rPr>
          <w:color w:val="000000" w:themeColor="text1"/>
        </w:rPr>
      </w:pPr>
      <w:bookmarkStart w:id="720" w:name="plant-fecundity"/>
      <w:bookmarkEnd w:id="719"/>
      <w:r w:rsidRPr="009F1439">
        <w:rPr>
          <w:color w:val="000000" w:themeColor="text1"/>
        </w:rPr>
        <w:t>Plant fecundity</w:t>
      </w:r>
    </w:p>
    <w:p w14:paraId="30FB4C47" w14:textId="77777777" w:rsidR="005550BE" w:rsidRPr="009F1439" w:rsidRDefault="00E411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000000"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E411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t>
      </w:r>
      <w:proofErr w:type="gramStart"/>
      <w:r w:rsidRPr="009F1439">
        <w:rPr>
          <w:color w:val="000000" w:themeColor="text1"/>
        </w:rPr>
        <w:t>were based on the assumption</w:t>
      </w:r>
      <w:proofErr w:type="gramEnd"/>
      <w:r w:rsidRPr="009F1439">
        <w:rPr>
          <w:color w:val="000000" w:themeColor="text1"/>
        </w:rPr>
        <w:t xml:space="preserve">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E411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11.8   5.36    3.4   2.13    1.3   0.64</w:t>
      </w:r>
      <w:r w:rsidRPr="009F1439">
        <w:rPr>
          <w:color w:val="000000" w:themeColor="text1"/>
        </w:rPr>
        <w:br/>
      </w:r>
      <w:r w:rsidRPr="009F1439">
        <w:rPr>
          <w:rStyle w:val="VerbatimChar"/>
          <w:color w:val="000000" w:themeColor="text1"/>
        </w:rPr>
        <w:t>## s_b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6.22   3.21   2.26   1.65    1.3   0.88</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3518.59 615.17 231.49  99.53  29.99   7.69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0 242.93  22.54  12.03   6.81    3.9      2</w:t>
      </w:r>
      <w:r w:rsidRPr="009F1439">
        <w:rPr>
          <w:color w:val="000000" w:themeColor="text1"/>
        </w:rPr>
        <w:br/>
      </w:r>
      <w:r w:rsidRPr="009F1439">
        <w:rPr>
          <w:rStyle w:val="VerbatimChar"/>
          <w:color w:val="000000" w:themeColor="text1"/>
        </w:rPr>
        <w:t>## s_b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0 685.16 120.67  37.61  19.81   7.85   2.39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0 105.88  48.51  31.41  24.87  20.11  15.01</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0 980.71 643.78  70.33  48.66   6.55   3.09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1431.88 969.28 227.07 123.04  38.59   0.98</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0 385.14 110.44  57.49  29.61   14.7   3.94</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0 334.33 202.25 147.01 116.24  86.41  52.36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0 606.39 163.51  81.36  47.65  23.06   8.76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0 963.95 223.23 120.21  69.43  29.84  13.56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1.32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6.99      0      0      0      0      0</w:t>
      </w:r>
      <w:r w:rsidRPr="009F1439">
        <w:rPr>
          <w:color w:val="000000" w:themeColor="text1"/>
        </w:rPr>
        <w:br/>
      </w:r>
      <w:r w:rsidRPr="009F1439">
        <w:rPr>
          <w:rStyle w:val="VerbatimChar"/>
          <w:color w:val="000000" w:themeColor="text1"/>
        </w:rPr>
        <w:lastRenderedPageBreak/>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8.5      0      0      0      0      0</w:t>
      </w:r>
      <w:r w:rsidRPr="009F1439">
        <w:rPr>
          <w:color w:val="000000" w:themeColor="text1"/>
        </w:rPr>
        <w:br/>
      </w:r>
      <w:r w:rsidRPr="009F1439">
        <w:rPr>
          <w:rStyle w:val="VerbatimChar"/>
          <w:color w:val="000000" w:themeColor="text1"/>
        </w:rPr>
        <w:t>## s_b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0.06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35.45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30.96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E411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0 460.33  14.67      1  13.25   1.25   4.25</w:t>
      </w:r>
      <w:r w:rsidRPr="009F1439">
        <w:rPr>
          <w:color w:val="000000" w:themeColor="text1"/>
        </w:rPr>
        <w:br/>
      </w:r>
      <w:r w:rsidRPr="009F1439">
        <w:rPr>
          <w:rStyle w:val="VerbatimChar"/>
          <w:color w:val="000000" w:themeColor="text1"/>
        </w:rPr>
        <w:t>## s_b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10.67   8.25   9.25    2.5    0.5   1.25</w:t>
      </w:r>
      <w:r w:rsidRPr="009F1439">
        <w:rPr>
          <w:color w:val="000000" w:themeColor="text1"/>
        </w:rPr>
        <w:br/>
      </w:r>
      <w:r w:rsidRPr="009F1439">
        <w:rPr>
          <w:rStyle w:val="VerbatimChar"/>
          <w:color w:val="000000" w:themeColor="text1"/>
        </w:rPr>
        <w:t>## s_b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36077.33 15592.33 6958.8 6298.6 2192.13    272</w:t>
      </w:r>
      <w:r w:rsidRPr="009F1439">
        <w:rPr>
          <w:color w:val="000000" w:themeColor="text1"/>
        </w:rPr>
        <w:br/>
      </w:r>
      <w:r w:rsidRPr="009F1439">
        <w:rPr>
          <w:rStyle w:val="VerbatimChar"/>
          <w:color w:val="000000" w:themeColor="text1"/>
        </w:rPr>
        <w:t>## s_b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84140.39 3127.22 897.67 506.33 224.17  34.83</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21662.67 7965.78 3138.78 166.33 271.33  75.25</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0 292.33 517.33 207.25    144   35.5  51.25</w:t>
      </w:r>
      <w:r w:rsidRPr="009F1439">
        <w:rPr>
          <w:color w:val="000000" w:themeColor="text1"/>
        </w:rPr>
        <w:br/>
      </w:r>
      <w:r w:rsidRPr="009F1439">
        <w:rPr>
          <w:rStyle w:val="VerbatimChar"/>
          <w:color w:val="000000" w:themeColor="text1"/>
        </w:rPr>
        <w:t>## s_b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93672.33   7124 18026.33    722 500.67 272.67</w:t>
      </w:r>
      <w:r w:rsidRPr="009F1439">
        <w:rPr>
          <w:color w:val="000000" w:themeColor="text1"/>
        </w:rPr>
        <w:br/>
      </w:r>
      <w:r w:rsidRPr="009F1439">
        <w:rPr>
          <w:rStyle w:val="VerbatimChar"/>
          <w:color w:val="000000" w:themeColor="text1"/>
        </w:rPr>
        <w:t>## s_b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6139.56   2349  830.5 164.75  52.25  18.75</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3353.67 849.25 424.75    218 123.25   79.6</w:t>
      </w:r>
      <w:r w:rsidRPr="009F1439">
        <w:rPr>
          <w:color w:val="000000" w:themeColor="text1"/>
        </w:rPr>
        <w:br/>
      </w:r>
      <w:r w:rsidRPr="009F1439">
        <w:rPr>
          <w:rStyle w:val="VerbatimChar"/>
          <w:color w:val="000000" w:themeColor="text1"/>
        </w:rPr>
        <w:t>## s_b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658  236.6  307.8  205.6  161.2    105</w:t>
      </w:r>
      <w:r w:rsidRPr="009F1439">
        <w:rPr>
          <w:color w:val="000000" w:themeColor="text1"/>
        </w:rPr>
        <w:br/>
      </w:r>
      <w:r w:rsidRPr="009F1439">
        <w:rPr>
          <w:rStyle w:val="VerbatimChar"/>
          <w:color w:val="000000" w:themeColor="text1"/>
        </w:rPr>
        <w:t>## s_b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3696.56   1021    267    227    363  65.25</w:t>
      </w:r>
      <w:r w:rsidRPr="009F1439">
        <w:rPr>
          <w:color w:val="000000" w:themeColor="text1"/>
        </w:rPr>
        <w:br/>
      </w:r>
      <w:r w:rsidRPr="009F1439">
        <w:rPr>
          <w:rStyle w:val="VerbatimChar"/>
          <w:color w:val="000000" w:themeColor="text1"/>
        </w:rPr>
        <w:t>## s_b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3361.56 2109.44  891.5  722.5 432.25 154.75</w:t>
      </w:r>
      <w:r w:rsidRPr="009F1439">
        <w:rPr>
          <w:color w:val="000000" w:themeColor="text1"/>
        </w:rPr>
        <w:br/>
      </w:r>
      <w:r w:rsidRPr="009F1439">
        <w:rPr>
          <w:rStyle w:val="VerbatimChar"/>
          <w:color w:val="000000" w:themeColor="text1"/>
        </w:rPr>
        <w:t>## s_b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47226.33  36547 24963.5 18982.89 6499.89 1756.22</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54736.67  78894 55179.33 21709.5 5373.67 1397.67</w:t>
      </w:r>
      <w:r w:rsidRPr="009F1439">
        <w:rPr>
          <w:color w:val="000000" w:themeColor="text1"/>
        </w:rPr>
        <w:br/>
      </w:r>
      <w:r w:rsidRPr="009F1439">
        <w:rPr>
          <w:rStyle w:val="VerbatimChar"/>
          <w:color w:val="000000" w:themeColor="text1"/>
        </w:rPr>
        <w:lastRenderedPageBreak/>
        <w:t>## s_b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1249255 702469.2 251112.9 62278.67 52229.92 63615.4</w:t>
      </w:r>
      <w:r w:rsidRPr="009F1439">
        <w:rPr>
          <w:color w:val="000000" w:themeColor="text1"/>
        </w:rPr>
        <w:br/>
      </w:r>
      <w:r w:rsidRPr="009F1439">
        <w:rPr>
          <w:rStyle w:val="VerbatimChar"/>
          <w:color w:val="000000" w:themeColor="text1"/>
        </w:rPr>
        <w:t>## s_b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682268.7 163529.3 111944.6 31397.89 27976.67 5621.89</w:t>
      </w:r>
      <w:r w:rsidRPr="009F1439">
        <w:rPr>
          <w:color w:val="000000" w:themeColor="text1"/>
        </w:rPr>
        <w:br/>
      </w:r>
      <w:r w:rsidRPr="009F1439">
        <w:rPr>
          <w:rStyle w:val="VerbatimChar"/>
          <w:color w:val="000000" w:themeColor="text1"/>
        </w:rPr>
        <w:t>## s_b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287288.8 101940.4 38300.5 7487.5 5401.83 18928.92</w:t>
      </w:r>
      <w:r w:rsidRPr="009F1439">
        <w:rPr>
          <w:color w:val="000000" w:themeColor="text1"/>
        </w:rPr>
        <w:br/>
      </w:r>
      <w:r w:rsidRPr="009F1439">
        <w:rPr>
          <w:rStyle w:val="VerbatimChar"/>
          <w:color w:val="000000" w:themeColor="text1"/>
        </w:rPr>
        <w:t>## s_b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41160  14720  25259  18228 6427.83 4673.56</w:t>
      </w:r>
      <w:r w:rsidRPr="009F1439">
        <w:rPr>
          <w:color w:val="000000" w:themeColor="text1"/>
        </w:rPr>
        <w:br/>
      </w:r>
      <w:r w:rsidRPr="009F1439">
        <w:rPr>
          <w:rStyle w:val="VerbatimChar"/>
          <w:color w:val="000000" w:themeColor="text1"/>
        </w:rPr>
        <w:t>## s_b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721" w:name="simulation-1"/>
      <w:bookmarkStart w:id="722" w:name="references"/>
      <w:bookmarkEnd w:id="138"/>
      <w:bookmarkEnd w:id="701"/>
      <w:bookmarkEnd w:id="710"/>
      <w:bookmarkEnd w:id="718"/>
      <w:bookmarkEnd w:id="720"/>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proofErr w:type="spellStart"/>
      <w:r w:rsidRPr="009F1439">
        <w:rPr>
          <w:rStyle w:val="VerbatimChar"/>
          <w:color w:val="000000" w:themeColor="text1"/>
        </w:rPr>
        <w:t>emmeans</w:t>
      </w:r>
      <w:proofErr w:type="spellEnd"/>
      <w:r w:rsidRPr="009F1439">
        <w:rPr>
          <w:rStyle w:val="VerbatimChar"/>
          <w:color w:val="000000" w:themeColor="text1"/>
        </w:rPr>
        <w:t>(model,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xml:space="preserve">: Mean on original scale (M) and mean (m) and standard deviation (s) on natural logarithm scale estimation from a set of mean aboveground mass values. m and s were used to assign the mean and standard deviation values in the </w:t>
      </w:r>
      <w:proofErr w:type="spellStart"/>
      <w:r w:rsidRPr="009F1439">
        <w:rPr>
          <w:color w:val="000000" w:themeColor="text1"/>
        </w:rPr>
        <w:t>rlnorm</w:t>
      </w:r>
      <w:proofErr w:type="spellEnd"/>
      <w:r w:rsidRPr="009F1439">
        <w:rPr>
          <w:color w:val="000000" w:themeColor="text1"/>
        </w:rPr>
        <w:t xml:space="preserve">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proofErr w:type="spellStart"/>
            <w:r w:rsidRPr="009F1439">
              <w:rPr>
                <w:rFonts w:ascii="Helvetica"/>
                <w:color w:val="000000" w:themeColor="text1"/>
                <w:sz w:val="22"/>
                <w:szCs w:val="22"/>
              </w:rPr>
              <w:t>SE_ln_Seed</w:t>
            </w:r>
            <w:proofErr w:type="spellEnd"/>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721"/>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xml:space="preserve"># </w:t>
      </w:r>
      <w:proofErr w:type="spellStart"/>
      <w:r>
        <w:rPr>
          <w:rStyle w:val="CommentTok"/>
        </w:rPr>
        <w:t>vec</w:t>
      </w:r>
      <w:proofErr w:type="spellEnd"/>
      <w:r>
        <w:rPr>
          <w:rStyle w:val="CommentTok"/>
        </w:rPr>
        <w:t>: starting seed column</w:t>
      </w:r>
      <w:r>
        <w:br/>
      </w:r>
      <w:r>
        <w:rPr>
          <w:rStyle w:val="CommentTok"/>
        </w:rPr>
        <w:t xml:space="preserve"># </w:t>
      </w:r>
      <w:proofErr w:type="spellStart"/>
      <w:r>
        <w:rPr>
          <w:rStyle w:val="CommentTok"/>
        </w:rPr>
        <w:t>poh</w:t>
      </w:r>
      <w:proofErr w:type="spellEnd"/>
      <w:r>
        <w:rPr>
          <w:rStyle w:val="CommentTok"/>
        </w:rPr>
        <w:t>: post-harvest tillage</w:t>
      </w:r>
      <w:r>
        <w:br/>
      </w:r>
      <w:r>
        <w:rPr>
          <w:rStyle w:val="CommentTok"/>
        </w:rPr>
        <w:t># ow: over winter seed survival</w:t>
      </w:r>
      <w:r>
        <w:br/>
      </w:r>
      <w:r>
        <w:rPr>
          <w:rStyle w:val="CommentTok"/>
        </w:rPr>
        <w:t xml:space="preserve"># </w:t>
      </w:r>
      <w:proofErr w:type="spellStart"/>
      <w:r>
        <w:rPr>
          <w:rStyle w:val="CommentTok"/>
        </w:rPr>
        <w:t>prt</w:t>
      </w:r>
      <w:proofErr w:type="spellEnd"/>
      <w:r>
        <w:rPr>
          <w:rStyle w:val="CommentTok"/>
        </w:rPr>
        <w:t>: pre-planting-tillage</w:t>
      </w:r>
      <w:r>
        <w:br/>
      </w:r>
      <w:r>
        <w:rPr>
          <w:rStyle w:val="CommentTok"/>
        </w:rPr>
        <w:t xml:space="preserve"># </w:t>
      </w:r>
      <w:proofErr w:type="spellStart"/>
      <w:r>
        <w:rPr>
          <w:rStyle w:val="CommentTok"/>
        </w:rPr>
        <w:t>em</w:t>
      </w:r>
      <w:proofErr w:type="spellEnd"/>
      <w:r>
        <w:rPr>
          <w:rStyle w:val="CommentTok"/>
        </w:rPr>
        <w:t>: emergence</w:t>
      </w:r>
      <w:r>
        <w:br/>
      </w:r>
      <w:r>
        <w:rPr>
          <w:rStyle w:val="CommentTok"/>
        </w:rPr>
        <w:t xml:space="preserve"># </w:t>
      </w:r>
      <w:proofErr w:type="spellStart"/>
      <w:r>
        <w:rPr>
          <w:rStyle w:val="CommentTok"/>
        </w:rPr>
        <w:t>sv</w:t>
      </w:r>
      <w:proofErr w:type="spellEnd"/>
      <w:r>
        <w:rPr>
          <w:rStyle w:val="CommentTok"/>
        </w:rPr>
        <w:t>: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lastRenderedPageBreak/>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rot_2year_conv</w:t>
      </w:r>
      <w:r>
        <w:rPr>
          <w:rStyle w:val="NormalTok"/>
        </w:rPr>
        <w:t>(</w:t>
      </w:r>
      <w:proofErr w:type="spellStart"/>
      <w:r>
        <w:rPr>
          <w:rStyle w:val="AttributeTok"/>
        </w:rPr>
        <w:t>vec</w:t>
      </w:r>
      <w:proofErr w:type="spellEnd"/>
      <w:r>
        <w:rPr>
          <w:rStyle w:val="AttributeTok"/>
        </w:rPr>
        <w:t xml:space="preserve"> =</w:t>
      </w:r>
      <w:r>
        <w:rPr>
          <w:rStyle w:val="NormalTok"/>
        </w:rPr>
        <w:t xml:space="preserve"> N_2yr_conv[[i</w:t>
      </w:r>
      <w:r>
        <w:rPr>
          <w:rStyle w:val="DecValTok"/>
        </w:rPr>
        <w:t>-1</w:t>
      </w:r>
      <w:r>
        <w:rPr>
          <w:rStyle w:val="NormalTok"/>
        </w:rPr>
        <w:t>]],</w:t>
      </w:r>
      <w:r>
        <w:br/>
      </w:r>
      <w:r>
        <w:rPr>
          <w:rStyle w:val="NormalTok"/>
        </w:rPr>
        <w:lastRenderedPageBreak/>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rot_2year_low</w:t>
      </w:r>
      <w:r>
        <w:rPr>
          <w:rStyle w:val="NormalTok"/>
        </w:rPr>
        <w:t>(</w:t>
      </w:r>
      <w:proofErr w:type="spellStart"/>
      <w:r>
        <w:rPr>
          <w:rStyle w:val="AttributeTok"/>
        </w:rPr>
        <w:t>vec</w:t>
      </w:r>
      <w:proofErr w:type="spellEnd"/>
      <w:r>
        <w:rPr>
          <w:rStyle w:val="AttributeTok"/>
        </w:rPr>
        <w:t xml:space="preserve"> =</w:t>
      </w:r>
      <w:r>
        <w:rPr>
          <w:rStyle w:val="NormalTok"/>
        </w:rPr>
        <w:t xml:space="preserve"> N_2yr_low[[i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S2_low,</w:t>
      </w:r>
      <w:r>
        <w:br/>
      </w:r>
      <w:r>
        <w:rPr>
          <w:rStyle w:val="NormalTok"/>
        </w:rPr>
        <w:lastRenderedPageBreak/>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lastRenderedPageBreak/>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rot_3year_conv</w:t>
      </w:r>
      <w:r>
        <w:rPr>
          <w:rStyle w:val="NormalTok"/>
        </w:rPr>
        <w:t>(</w:t>
      </w:r>
      <w:proofErr w:type="spellStart"/>
      <w:r>
        <w:rPr>
          <w:rStyle w:val="AttributeTok"/>
        </w:rPr>
        <w:t>vec</w:t>
      </w:r>
      <w:proofErr w:type="spellEnd"/>
      <w:r>
        <w:rPr>
          <w:rStyle w:val="AttributeTok"/>
        </w:rPr>
        <w:t xml:space="preserve"> =</w:t>
      </w:r>
      <w:r>
        <w:rPr>
          <w:rStyle w:val="NormalTok"/>
        </w:rPr>
        <w:t xml:space="preserve"> N_3yr_conv[[i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S3_conv,</w:t>
      </w:r>
      <w:r>
        <w:br/>
      </w:r>
      <w:r>
        <w:rPr>
          <w:rStyle w:val="NormalTok"/>
        </w:rPr>
        <w:lastRenderedPageBreak/>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rot_3year_low</w:t>
      </w:r>
      <w:r>
        <w:rPr>
          <w:rStyle w:val="NormalTok"/>
        </w:rPr>
        <w:t>(</w:t>
      </w:r>
      <w:proofErr w:type="spellStart"/>
      <w:r>
        <w:rPr>
          <w:rStyle w:val="AttributeTok"/>
        </w:rPr>
        <w:t>vec</w:t>
      </w:r>
      <w:proofErr w:type="spellEnd"/>
      <w:r>
        <w:rPr>
          <w:rStyle w:val="AttributeTok"/>
        </w:rPr>
        <w:t xml:space="preserve"> =</w:t>
      </w:r>
      <w:r>
        <w:rPr>
          <w:rStyle w:val="NormalTok"/>
        </w:rPr>
        <w:t xml:space="preserve"> N_3yr_low[[i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S3_low,</w:t>
      </w:r>
      <w:r>
        <w:br/>
      </w:r>
      <w:r>
        <w:rPr>
          <w:rStyle w:val="NormalTok"/>
        </w:rPr>
        <w:lastRenderedPageBreak/>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w:t>
      </w:r>
      <w:r>
        <w:rPr>
          <w:rStyle w:val="NormalTok"/>
        </w:rPr>
        <w:lastRenderedPageBreak/>
        <w:t>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rot_4year_conv</w:t>
      </w:r>
      <w:r>
        <w:rPr>
          <w:rStyle w:val="NormalTok"/>
        </w:rPr>
        <w:t>(</w:t>
      </w:r>
      <w:proofErr w:type="spellStart"/>
      <w:r>
        <w:rPr>
          <w:rStyle w:val="AttributeTok"/>
        </w:rPr>
        <w:t>vec</w:t>
      </w:r>
      <w:proofErr w:type="spellEnd"/>
      <w:r>
        <w:rPr>
          <w:rStyle w:val="AttributeTok"/>
        </w:rPr>
        <w:t xml:space="preserve"> =</w:t>
      </w:r>
      <w:r>
        <w:rPr>
          <w:rStyle w:val="NormalTok"/>
        </w:rPr>
        <w:t xml:space="preserve"> N_4yr_conv[[i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C4_conv,</w:t>
      </w:r>
      <w:r>
        <w:br/>
      </w:r>
      <w:r>
        <w:rPr>
          <w:rStyle w:val="NormalTok"/>
        </w:rPr>
        <w:lastRenderedPageBreak/>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A4_conv,</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A4_conv,</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A4_conv,</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A4_conv,</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A4_conv,</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lastRenderedPageBreak/>
        <w:t xml:space="preserve">  N_4yr_low[[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rot_4year_low</w:t>
      </w:r>
      <w:r>
        <w:rPr>
          <w:rStyle w:val="NormalTok"/>
        </w:rPr>
        <w:t>(</w:t>
      </w:r>
      <w:proofErr w:type="spellStart"/>
      <w:r>
        <w:rPr>
          <w:rStyle w:val="AttributeTok"/>
        </w:rPr>
        <w:t>vec</w:t>
      </w:r>
      <w:proofErr w:type="spellEnd"/>
      <w:r>
        <w:rPr>
          <w:rStyle w:val="AttributeTok"/>
        </w:rPr>
        <w:t xml:space="preserve"> =</w:t>
      </w:r>
      <w:r>
        <w:rPr>
          <w:rStyle w:val="NormalTok"/>
        </w:rPr>
        <w:t xml:space="preserve"> N_4yr_low[[i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A4_low,</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A4_low,</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A4_low,</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A4_low,</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A4_low,</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230DFE70" w14:textId="37706E85" w:rsidR="005550BE" w:rsidRPr="009F1439" w:rsidRDefault="00E411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E41100" w:rsidP="00F05379">
      <w:pPr>
        <w:pStyle w:val="Bibliography"/>
        <w:spacing w:line="480" w:lineRule="auto"/>
        <w:rPr>
          <w:color w:val="000000" w:themeColor="text1"/>
        </w:rPr>
      </w:pPr>
      <w:bookmarkStart w:id="723" w:name="ref-buhlerEmergencePersistenceSeed2001"/>
      <w:bookmarkStart w:id="724" w:name="refs"/>
      <w:r w:rsidRPr="009F1439">
        <w:rPr>
          <w:color w:val="000000" w:themeColor="text1"/>
        </w:rPr>
        <w:t xml:space="preserve">Buhler, D. D., and Hartzler, R. G. (2001). Emergence and persistence of seed of velvetleaf, common waterhemp, woolly cupgrass,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3">
        <w:r w:rsidRPr="009F1439">
          <w:rPr>
            <w:rStyle w:val="Hyperlink"/>
            <w:color w:val="000000" w:themeColor="text1"/>
          </w:rPr>
          <w:t>https://doi.org/dmnt6f</w:t>
        </w:r>
      </w:hyperlink>
    </w:p>
    <w:p w14:paraId="34CFD31B" w14:textId="77777777" w:rsidR="005550BE" w:rsidRPr="009F1439" w:rsidRDefault="00E41100" w:rsidP="00F05379">
      <w:pPr>
        <w:pStyle w:val="Bibliography"/>
        <w:spacing w:line="480" w:lineRule="auto"/>
        <w:rPr>
          <w:color w:val="000000" w:themeColor="text1"/>
        </w:rPr>
      </w:pPr>
      <w:bookmarkStart w:id="725" w:name="ref-burnsideSeedLongevity411996"/>
      <w:bookmarkEnd w:id="723"/>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E41100" w:rsidP="00F05379">
      <w:pPr>
        <w:pStyle w:val="Bibliography"/>
        <w:spacing w:line="480" w:lineRule="auto"/>
        <w:rPr>
          <w:color w:val="000000" w:themeColor="text1"/>
        </w:rPr>
      </w:pPr>
      <w:bookmarkStart w:id="726" w:name="ref-caswellMatrixPopulationModels2001"/>
      <w:bookmarkEnd w:id="725"/>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E41100" w:rsidP="00F05379">
      <w:pPr>
        <w:pStyle w:val="Bibliography"/>
        <w:spacing w:line="480" w:lineRule="auto"/>
        <w:rPr>
          <w:color w:val="000000" w:themeColor="text1"/>
        </w:rPr>
      </w:pPr>
      <w:bookmarkStart w:id="727" w:name="ref-costeaBiologyInvasiveAlien2005"/>
      <w:bookmarkEnd w:id="726"/>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4">
        <w:r w:rsidRPr="009F1439">
          <w:rPr>
            <w:rStyle w:val="Hyperlink"/>
            <w:color w:val="000000" w:themeColor="text1"/>
          </w:rPr>
          <w:t>https://doi.org/b75t54</w:t>
        </w:r>
      </w:hyperlink>
    </w:p>
    <w:p w14:paraId="4813432D" w14:textId="77777777" w:rsidR="005550BE" w:rsidRPr="009F1439" w:rsidRDefault="00E41100" w:rsidP="00F05379">
      <w:pPr>
        <w:pStyle w:val="Bibliography"/>
        <w:spacing w:line="480" w:lineRule="auto"/>
        <w:rPr>
          <w:color w:val="000000" w:themeColor="text1"/>
        </w:rPr>
      </w:pPr>
      <w:bookmarkStart w:id="728" w:name="ref-cousensDynamicsWeedPopulations1995"/>
      <w:bookmarkEnd w:id="727"/>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5">
        <w:r w:rsidRPr="009F1439">
          <w:rPr>
            <w:rStyle w:val="Hyperlink"/>
            <w:color w:val="000000" w:themeColor="text1"/>
          </w:rPr>
          <w:t>https://doi.org/10.1017/CBO9780511608629</w:t>
        </w:r>
      </w:hyperlink>
    </w:p>
    <w:p w14:paraId="2604E081" w14:textId="77777777" w:rsidR="005550BE" w:rsidRPr="009F1439" w:rsidRDefault="00E41100" w:rsidP="00F05379">
      <w:pPr>
        <w:pStyle w:val="Bibliography"/>
        <w:spacing w:line="480" w:lineRule="auto"/>
        <w:rPr>
          <w:color w:val="000000" w:themeColor="text1"/>
        </w:rPr>
      </w:pPr>
      <w:bookmarkStart w:id="729" w:name="ref-cousensModelEffectsCultivation1990"/>
      <w:bookmarkEnd w:id="728"/>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6">
        <w:r w:rsidRPr="009F1439">
          <w:rPr>
            <w:rStyle w:val="Hyperlink"/>
            <w:color w:val="000000" w:themeColor="text1"/>
          </w:rPr>
          <w:t>https://doi.org/d824tt</w:t>
        </w:r>
      </w:hyperlink>
    </w:p>
    <w:p w14:paraId="24256F76" w14:textId="77777777" w:rsidR="005550BE" w:rsidRPr="009F1439" w:rsidRDefault="00E41100" w:rsidP="00F05379">
      <w:pPr>
        <w:pStyle w:val="Bibliography"/>
        <w:spacing w:line="480" w:lineRule="auto"/>
        <w:rPr>
          <w:color w:val="000000" w:themeColor="text1"/>
        </w:rPr>
      </w:pPr>
      <w:bookmarkStart w:id="730" w:name="ref-davisWeedSeedPools2008"/>
      <w:bookmarkEnd w:id="729"/>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27">
        <w:r w:rsidRPr="009F1439">
          <w:rPr>
            <w:rStyle w:val="Hyperlink"/>
            <w:color w:val="000000" w:themeColor="text1"/>
          </w:rPr>
          <w:t>https://doi.org/bmncpf</w:t>
        </w:r>
      </w:hyperlink>
    </w:p>
    <w:p w14:paraId="4B31B6FE" w14:textId="77777777" w:rsidR="005550BE" w:rsidRPr="009F1439" w:rsidRDefault="00E41100" w:rsidP="00F05379">
      <w:pPr>
        <w:pStyle w:val="Bibliography"/>
        <w:spacing w:line="480" w:lineRule="auto"/>
        <w:rPr>
          <w:color w:val="000000" w:themeColor="text1"/>
        </w:rPr>
      </w:pPr>
      <w:bookmarkStart w:id="731" w:name="ref-davisCroppingSystemEffects2002"/>
      <w:bookmarkEnd w:id="730"/>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28">
        <w:r w:rsidRPr="009F1439">
          <w:rPr>
            <w:rStyle w:val="Hyperlink"/>
            <w:color w:val="000000" w:themeColor="text1"/>
          </w:rPr>
          <w:t>https://doi.org/10.31274/rtd-180814-161</w:t>
        </w:r>
      </w:hyperlink>
    </w:p>
    <w:p w14:paraId="4D45FFCC" w14:textId="77777777" w:rsidR="005550BE" w:rsidRPr="009F1439" w:rsidRDefault="00E41100" w:rsidP="00F05379">
      <w:pPr>
        <w:pStyle w:val="Bibliography"/>
        <w:spacing w:line="480" w:lineRule="auto"/>
        <w:rPr>
          <w:color w:val="000000" w:themeColor="text1"/>
        </w:rPr>
      </w:pPr>
      <w:bookmarkStart w:id="732" w:name="Xc8e6bf8227d4849548aebee73db74b69ed93d74"/>
      <w:bookmarkEnd w:id="731"/>
      <w:r w:rsidRPr="009F1439">
        <w:rPr>
          <w:color w:val="000000" w:themeColor="text1"/>
        </w:rPr>
        <w:lastRenderedPageBreak/>
        <w:t xml:space="preserve">Davis, A. S., Cardina, J., Forcella, F., Johnson, G. A., Kegode, G., Lindquist, J. L., Luschei,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29">
        <w:r w:rsidRPr="009F1439">
          <w:rPr>
            <w:rStyle w:val="Hyperlink"/>
            <w:color w:val="000000" w:themeColor="text1"/>
          </w:rPr>
          <w:t>https://doi.org/dmvcdf</w:t>
        </w:r>
      </w:hyperlink>
    </w:p>
    <w:p w14:paraId="11730091" w14:textId="77777777" w:rsidR="005550BE" w:rsidRPr="009F1439" w:rsidRDefault="00E41100" w:rsidP="00F05379">
      <w:pPr>
        <w:pStyle w:val="Bibliography"/>
        <w:spacing w:line="480" w:lineRule="auto"/>
        <w:rPr>
          <w:color w:val="000000" w:themeColor="text1"/>
        </w:rPr>
      </w:pPr>
      <w:bookmarkStart w:id="733" w:name="ref-davisCroppingSystemEffects2003"/>
      <w:bookmarkEnd w:id="732"/>
      <w:r w:rsidRPr="009F1439">
        <w:rPr>
          <w:color w:val="000000" w:themeColor="text1"/>
        </w:rPr>
        <w:t>Davis, A. S., and Liebman, M. (2003). Cropping system effects on giant foxtail (</w:t>
      </w:r>
      <w:r w:rsidRPr="009F1439">
        <w:rPr>
          <w:i/>
          <w:iCs/>
          <w:color w:val="000000" w:themeColor="text1"/>
        </w:rPr>
        <w:t>Setaria faberi</w:t>
      </w:r>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30">
        <w:r w:rsidRPr="009F1439">
          <w:rPr>
            <w:rStyle w:val="Hyperlink"/>
            <w:color w:val="000000" w:themeColor="text1"/>
          </w:rPr>
          <w:t>https://doi.org/bxq7q8</w:t>
        </w:r>
      </w:hyperlink>
    </w:p>
    <w:p w14:paraId="03E96AC9" w14:textId="77777777" w:rsidR="005550BE" w:rsidRPr="009F1439" w:rsidRDefault="00E41100" w:rsidP="00F05379">
      <w:pPr>
        <w:pStyle w:val="Bibliography"/>
        <w:spacing w:line="480" w:lineRule="auto"/>
        <w:rPr>
          <w:color w:val="000000" w:themeColor="text1"/>
        </w:rPr>
      </w:pPr>
      <w:bookmarkStart w:id="734" w:name="ref-davisInfluenceSeedDepth2007"/>
      <w:bookmarkEnd w:id="733"/>
      <w:r w:rsidRPr="009F1439">
        <w:rPr>
          <w:color w:val="000000" w:themeColor="text1"/>
        </w:rPr>
        <w:t xml:space="preserve">Davis, A. S., and Renner, K. A. (2007). Influence of seed depth and pathogens on fatal germination of velvetleaf (Abutilon theophrasti) and giant foxtail (Setaria faberi).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31">
        <w:r w:rsidRPr="009F1439">
          <w:rPr>
            <w:rStyle w:val="Hyperlink"/>
            <w:color w:val="000000" w:themeColor="text1"/>
          </w:rPr>
          <w:t>https://doi.org/cdzbdn</w:t>
        </w:r>
      </w:hyperlink>
    </w:p>
    <w:p w14:paraId="2CB245A9" w14:textId="77777777" w:rsidR="005550BE" w:rsidRPr="009F1439" w:rsidRDefault="00E41100" w:rsidP="00F05379">
      <w:pPr>
        <w:pStyle w:val="Bibliography"/>
        <w:spacing w:line="480" w:lineRule="auto"/>
        <w:rPr>
          <w:color w:val="000000" w:themeColor="text1"/>
        </w:rPr>
      </w:pPr>
      <w:bookmarkStart w:id="735" w:name="ref-hartzlerEffectCommonWaterhemp2004"/>
      <w:bookmarkEnd w:id="734"/>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2">
        <w:r w:rsidRPr="009F1439">
          <w:rPr>
            <w:rStyle w:val="Hyperlink"/>
            <w:color w:val="000000" w:themeColor="text1"/>
          </w:rPr>
          <w:t>https://doi.org/cmhpxk</w:t>
        </w:r>
      </w:hyperlink>
    </w:p>
    <w:p w14:paraId="4E27376A" w14:textId="77777777" w:rsidR="005550BE" w:rsidRPr="009F1439" w:rsidRDefault="00E41100" w:rsidP="00F05379">
      <w:pPr>
        <w:pStyle w:val="Bibliography"/>
        <w:spacing w:line="480" w:lineRule="auto"/>
        <w:rPr>
          <w:color w:val="000000" w:themeColor="text1"/>
        </w:rPr>
      </w:pPr>
      <w:bookmarkStart w:id="736" w:name="ref-heneghanGrowthDevelopmentFive2017"/>
      <w:bookmarkEnd w:id="735"/>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3">
        <w:r w:rsidRPr="009F1439">
          <w:rPr>
            <w:rStyle w:val="Hyperlink"/>
            <w:color w:val="000000" w:themeColor="text1"/>
          </w:rPr>
          <w:t>https://doi.org/f93hz9</w:t>
        </w:r>
      </w:hyperlink>
    </w:p>
    <w:p w14:paraId="5185C13D" w14:textId="77777777" w:rsidR="005550BE" w:rsidRPr="009F1439" w:rsidRDefault="00E41100" w:rsidP="00F05379">
      <w:pPr>
        <w:pStyle w:val="Bibliography"/>
        <w:spacing w:line="480" w:lineRule="auto"/>
        <w:rPr>
          <w:color w:val="000000" w:themeColor="text1"/>
        </w:rPr>
      </w:pPr>
      <w:bookmarkStart w:id="737" w:name="X7441e3eafbdf51db39ed9bae69f4918976635f6"/>
      <w:bookmarkEnd w:id="736"/>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4">
        <w:r w:rsidRPr="009F1439">
          <w:rPr>
            <w:rStyle w:val="Hyperlink"/>
            <w:color w:val="000000" w:themeColor="text1"/>
          </w:rPr>
          <w:t>https://doi.org/dxmb34</w:t>
        </w:r>
      </w:hyperlink>
    </w:p>
    <w:p w14:paraId="135311F0" w14:textId="77777777" w:rsidR="005550BE" w:rsidRPr="009F1439" w:rsidRDefault="00E41100" w:rsidP="00F05379">
      <w:pPr>
        <w:pStyle w:val="Bibliography"/>
        <w:spacing w:line="480" w:lineRule="auto"/>
        <w:rPr>
          <w:color w:val="000000" w:themeColor="text1"/>
        </w:rPr>
      </w:pPr>
      <w:bookmarkStart w:id="738" w:name="ref-korresSeedbankPersistencePalmer2018"/>
      <w:bookmarkEnd w:id="737"/>
      <w:r w:rsidRPr="009F1439">
        <w:rPr>
          <w:color w:val="000000" w:themeColor="text1"/>
        </w:rPr>
        <w:t xml:space="preserve">Korres, N. E., Norsworthy, J. K., Young, B. G., Reynolds, D. B., Johnson, W. G., Conley, S. P., Smeda, R. J., Mueller, T. C., Spaunhorst, D. J., Gage, K. L., Loux,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5">
        <w:r w:rsidRPr="009F1439">
          <w:rPr>
            <w:rStyle w:val="Hyperlink"/>
            <w:color w:val="000000" w:themeColor="text1"/>
          </w:rPr>
          <w:t>https://doi.org/gd2hgf</w:t>
        </w:r>
      </w:hyperlink>
    </w:p>
    <w:p w14:paraId="74E3D051" w14:textId="77777777" w:rsidR="005550BE" w:rsidRPr="009F1439" w:rsidRDefault="00E41100" w:rsidP="00F05379">
      <w:pPr>
        <w:pStyle w:val="Bibliography"/>
        <w:spacing w:line="480" w:lineRule="auto"/>
        <w:rPr>
          <w:color w:val="000000" w:themeColor="text1"/>
        </w:rPr>
      </w:pPr>
      <w:bookmarkStart w:id="739" w:name="ref-leslieUseMatricesCertain1945"/>
      <w:bookmarkEnd w:id="738"/>
      <w:r w:rsidRPr="009F1439">
        <w:rPr>
          <w:color w:val="000000" w:themeColor="text1"/>
        </w:rPr>
        <w:t xml:space="preserve">Leslie, P. H. (1945). On the use of matrices in certain population mathematics. </w:t>
      </w:r>
      <w:r w:rsidRPr="009F1439">
        <w:rPr>
          <w:i/>
          <w:iCs/>
          <w:color w:val="000000" w:themeColor="text1"/>
        </w:rPr>
        <w:t>Biometrika</w:t>
      </w:r>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6">
        <w:r w:rsidRPr="009F1439">
          <w:rPr>
            <w:rStyle w:val="Hyperlink"/>
            <w:color w:val="000000" w:themeColor="text1"/>
          </w:rPr>
          <w:t>https://doi.org/bskdps</w:t>
        </w:r>
      </w:hyperlink>
    </w:p>
    <w:p w14:paraId="62BBB31A" w14:textId="77777777" w:rsidR="005550BE" w:rsidRPr="009F1439" w:rsidRDefault="00E41100" w:rsidP="00F05379">
      <w:pPr>
        <w:pStyle w:val="Bibliography"/>
        <w:spacing w:line="480" w:lineRule="auto"/>
        <w:rPr>
          <w:color w:val="000000" w:themeColor="text1"/>
        </w:rPr>
      </w:pPr>
      <w:bookmarkStart w:id="740" w:name="ref-liuPollenBiologyDispersal2012"/>
      <w:bookmarkEnd w:id="739"/>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37">
        <w:r w:rsidRPr="009F1439">
          <w:rPr>
            <w:rStyle w:val="Hyperlink"/>
            <w:color w:val="000000" w:themeColor="text1"/>
          </w:rPr>
          <w:t>https://doi.org/f35xbv</w:t>
        </w:r>
      </w:hyperlink>
    </w:p>
    <w:p w14:paraId="55D2DA10" w14:textId="77777777" w:rsidR="005550BE" w:rsidRPr="009F1439" w:rsidRDefault="00E41100" w:rsidP="00F05379">
      <w:pPr>
        <w:pStyle w:val="Bibliography"/>
        <w:spacing w:line="480" w:lineRule="auto"/>
        <w:rPr>
          <w:color w:val="000000" w:themeColor="text1"/>
        </w:rPr>
      </w:pPr>
      <w:bookmarkStart w:id="741" w:name="X496882e430c223ae1bb8ffdf3f8f3a1f5691e52"/>
      <w:bookmarkEnd w:id="740"/>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38">
        <w:r w:rsidRPr="009F1439">
          <w:rPr>
            <w:rStyle w:val="Hyperlink"/>
            <w:color w:val="000000" w:themeColor="text1"/>
          </w:rPr>
          <w:t>https://doi.org/gjpz5c</w:t>
        </w:r>
      </w:hyperlink>
    </w:p>
    <w:p w14:paraId="15048E0D" w14:textId="77777777" w:rsidR="005550BE" w:rsidRPr="009F1439" w:rsidRDefault="00E41100" w:rsidP="00F05379">
      <w:pPr>
        <w:pStyle w:val="Bibliography"/>
        <w:spacing w:line="480" w:lineRule="auto"/>
        <w:rPr>
          <w:color w:val="000000" w:themeColor="text1"/>
        </w:rPr>
      </w:pPr>
      <w:bookmarkStart w:id="742" w:name="X7723847c6d02b7eb8860381177e74df7d23e698"/>
      <w:bookmarkEnd w:id="741"/>
      <w:r w:rsidRPr="009F1439">
        <w:rPr>
          <w:color w:val="000000" w:themeColor="text1"/>
        </w:rPr>
        <w:t>Montgomery, J. S., Sadeque,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39">
        <w:r w:rsidRPr="009F1439">
          <w:rPr>
            <w:rStyle w:val="Hyperlink"/>
            <w:color w:val="000000" w:themeColor="text1"/>
          </w:rPr>
          <w:t>https://doi.org/gf5pdq</w:t>
        </w:r>
      </w:hyperlink>
    </w:p>
    <w:p w14:paraId="6ACA5453" w14:textId="77777777" w:rsidR="005550BE" w:rsidRPr="009F1439" w:rsidRDefault="00E41100" w:rsidP="00F05379">
      <w:pPr>
        <w:pStyle w:val="Bibliography"/>
        <w:spacing w:line="480" w:lineRule="auto"/>
        <w:rPr>
          <w:color w:val="000000" w:themeColor="text1"/>
        </w:rPr>
      </w:pPr>
      <w:bookmarkStart w:id="743" w:name="ref-nguyenImpactCroppingSystem2022"/>
      <w:bookmarkEnd w:id="742"/>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40">
        <w:r w:rsidRPr="009F1439">
          <w:rPr>
            <w:rStyle w:val="Hyperlink"/>
            <w:color w:val="000000" w:themeColor="text1"/>
          </w:rPr>
          <w:t>https://doi.org/gpsrmj</w:t>
        </w:r>
      </w:hyperlink>
    </w:p>
    <w:p w14:paraId="6F11D88E" w14:textId="77777777" w:rsidR="005550BE" w:rsidRPr="009F1439" w:rsidRDefault="00E41100" w:rsidP="00F05379">
      <w:pPr>
        <w:pStyle w:val="Bibliography"/>
        <w:spacing w:line="480" w:lineRule="auto"/>
        <w:rPr>
          <w:color w:val="000000" w:themeColor="text1"/>
        </w:rPr>
      </w:pPr>
      <w:bookmarkStart w:id="744" w:name="ref-nguyenWeedCommunityComposition2022"/>
      <w:bookmarkEnd w:id="743"/>
      <w:r w:rsidRPr="009F1439">
        <w:rPr>
          <w:color w:val="000000" w:themeColor="text1"/>
        </w:rPr>
        <w:t xml:space="preserve">Nguyen, H. T. X., and Liebman, M. (2022b). Weed community composition in simple and more diverse cropping systems. </w:t>
      </w:r>
      <w:r w:rsidRPr="009F1439">
        <w:rPr>
          <w:i/>
          <w:iCs/>
          <w:color w:val="000000" w:themeColor="text1"/>
        </w:rPr>
        <w:t>Front. Agron.</w:t>
      </w:r>
      <w:r w:rsidRPr="009F1439">
        <w:rPr>
          <w:color w:val="000000" w:themeColor="text1"/>
        </w:rPr>
        <w:t xml:space="preserve"> </w:t>
      </w:r>
      <w:hyperlink r:id="rId41">
        <w:r w:rsidRPr="009F1439">
          <w:rPr>
            <w:rStyle w:val="Hyperlink"/>
            <w:color w:val="000000" w:themeColor="text1"/>
          </w:rPr>
          <w:t>https://doi.org/gpsrmk</w:t>
        </w:r>
      </w:hyperlink>
    </w:p>
    <w:p w14:paraId="1AADA8B7" w14:textId="77777777" w:rsidR="005550BE" w:rsidRPr="009F1439" w:rsidRDefault="00E41100" w:rsidP="00F05379">
      <w:pPr>
        <w:pStyle w:val="Bibliography"/>
        <w:spacing w:line="480" w:lineRule="auto"/>
        <w:rPr>
          <w:color w:val="000000" w:themeColor="text1"/>
        </w:rPr>
      </w:pPr>
      <w:bookmarkStart w:id="745" w:name="ref-nordbyInfluenceCornCommon2004"/>
      <w:bookmarkEnd w:id="744"/>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2">
        <w:r w:rsidRPr="009F1439">
          <w:rPr>
            <w:rStyle w:val="Hyperlink"/>
            <w:color w:val="000000" w:themeColor="text1"/>
          </w:rPr>
          <w:t>https://doi.org/10.1614/WS-03-060R</w:t>
        </w:r>
      </w:hyperlink>
    </w:p>
    <w:p w14:paraId="132E21F7" w14:textId="77777777" w:rsidR="005550BE" w:rsidRPr="009F1439" w:rsidRDefault="00E41100" w:rsidP="00F05379">
      <w:pPr>
        <w:pStyle w:val="Bibliography"/>
        <w:spacing w:line="480" w:lineRule="auto"/>
        <w:rPr>
          <w:color w:val="000000" w:themeColor="text1"/>
        </w:rPr>
      </w:pPr>
      <w:bookmarkStart w:id="746" w:name="ref-princeBenchmarkStudyIV2012"/>
      <w:bookmarkEnd w:id="745"/>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3">
        <w:r w:rsidRPr="009F1439">
          <w:rPr>
            <w:rStyle w:val="Hyperlink"/>
            <w:color w:val="000000" w:themeColor="text1"/>
          </w:rPr>
          <w:t>https://doi.org/f37vn9</w:t>
        </w:r>
      </w:hyperlink>
    </w:p>
    <w:p w14:paraId="6BD9BE05" w14:textId="77777777" w:rsidR="005550BE" w:rsidRPr="009F1439" w:rsidRDefault="00E41100" w:rsidP="00F05379">
      <w:pPr>
        <w:pStyle w:val="Bibliography"/>
        <w:spacing w:line="480" w:lineRule="auto"/>
        <w:rPr>
          <w:color w:val="000000" w:themeColor="text1"/>
        </w:rPr>
      </w:pPr>
      <w:bookmarkStart w:id="747" w:name="X2f09e2554680219c64dcb0fd3d04414c138691b"/>
      <w:bookmarkEnd w:id="746"/>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E41100" w:rsidP="00F05379">
      <w:pPr>
        <w:pStyle w:val="Bibliography"/>
        <w:spacing w:line="480" w:lineRule="auto"/>
        <w:rPr>
          <w:color w:val="000000" w:themeColor="text1"/>
        </w:rPr>
      </w:pPr>
      <w:bookmarkStart w:id="748" w:name="Xfccd3252c873b31fa4c42ed0514a224f6f1d493"/>
      <w:bookmarkEnd w:id="747"/>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4">
        <w:r w:rsidRPr="009F1439">
          <w:rPr>
            <w:rStyle w:val="Hyperlink"/>
            <w:color w:val="000000" w:themeColor="text1"/>
          </w:rPr>
          <w:t>https://doi.org/f4vgfs</w:t>
        </w:r>
      </w:hyperlink>
    </w:p>
    <w:p w14:paraId="28615B3E" w14:textId="77777777" w:rsidR="005550BE" w:rsidRPr="009F1439" w:rsidRDefault="00E41100" w:rsidP="00F05379">
      <w:pPr>
        <w:pStyle w:val="Bibliography"/>
        <w:spacing w:line="480" w:lineRule="auto"/>
        <w:rPr>
          <w:color w:val="000000" w:themeColor="text1"/>
        </w:rPr>
      </w:pPr>
      <w:bookmarkStart w:id="749" w:name="ref-spokasSeedChaserVerticalSoil2007"/>
      <w:bookmarkEnd w:id="748"/>
      <w:r w:rsidRPr="009F1439">
        <w:rPr>
          <w:color w:val="000000" w:themeColor="text1"/>
        </w:rPr>
        <w:t xml:space="preserve">Spokas, K., Forcella, F., Archer, D., and Reicosky,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5">
        <w:r w:rsidRPr="009F1439">
          <w:rPr>
            <w:rStyle w:val="Hyperlink"/>
            <w:color w:val="000000" w:themeColor="text1"/>
          </w:rPr>
          <w:t>https://doi.org/dzh845</w:t>
        </w:r>
      </w:hyperlink>
    </w:p>
    <w:p w14:paraId="39F61312" w14:textId="77777777" w:rsidR="005550BE" w:rsidRPr="009F1439" w:rsidRDefault="00E41100" w:rsidP="00F05379">
      <w:pPr>
        <w:pStyle w:val="Bibliography"/>
        <w:spacing w:line="480" w:lineRule="auto"/>
        <w:rPr>
          <w:color w:val="000000" w:themeColor="text1"/>
        </w:rPr>
      </w:pPr>
      <w:bookmarkStart w:id="750" w:name="ref-steckelTillageCroppingSystem2007"/>
      <w:bookmarkEnd w:id="749"/>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6">
        <w:r w:rsidRPr="009F1439">
          <w:rPr>
            <w:rStyle w:val="Hyperlink"/>
            <w:color w:val="000000" w:themeColor="text1"/>
          </w:rPr>
          <w:t>https://doi.org/bhs6vt</w:t>
        </w:r>
      </w:hyperlink>
    </w:p>
    <w:p w14:paraId="30466033" w14:textId="77777777" w:rsidR="005550BE" w:rsidRPr="009F1439" w:rsidRDefault="00E41100" w:rsidP="00F05379">
      <w:pPr>
        <w:pStyle w:val="Bibliography"/>
        <w:spacing w:line="480" w:lineRule="auto"/>
        <w:rPr>
          <w:color w:val="000000" w:themeColor="text1"/>
        </w:rPr>
      </w:pPr>
      <w:bookmarkStart w:id="751" w:name="ref-stubbenPopbioConstructionAnalyse2020"/>
      <w:bookmarkEnd w:id="750"/>
      <w:r w:rsidRPr="009F1439">
        <w:rPr>
          <w:color w:val="000000" w:themeColor="text1"/>
        </w:rPr>
        <w:t xml:space="preserve">Stubben, C., Milligan, B., and Nantel, P. (2020). </w:t>
      </w:r>
      <w:r w:rsidRPr="009F1439">
        <w:rPr>
          <w:i/>
          <w:iCs/>
          <w:color w:val="000000" w:themeColor="text1"/>
        </w:rPr>
        <w:t>Popbio: Construction and analyse and of matrix models</w:t>
      </w:r>
      <w:r w:rsidRPr="009F1439">
        <w:rPr>
          <w:color w:val="000000" w:themeColor="text1"/>
        </w:rPr>
        <w:t>.</w:t>
      </w:r>
    </w:p>
    <w:p w14:paraId="16E54305" w14:textId="77777777" w:rsidR="005550BE" w:rsidRPr="009F1439" w:rsidRDefault="00E41100" w:rsidP="00F05379">
      <w:pPr>
        <w:pStyle w:val="Bibliography"/>
        <w:spacing w:line="480" w:lineRule="auto"/>
        <w:rPr>
          <w:color w:val="000000" w:themeColor="text1"/>
        </w:rPr>
      </w:pPr>
      <w:bookmarkStart w:id="752" w:name="X89ff8b2de900915a8aaa392ac5b55d5814d2a68"/>
      <w:bookmarkEnd w:id="751"/>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Pest Manag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47">
        <w:r w:rsidRPr="009F1439">
          <w:rPr>
            <w:rStyle w:val="Hyperlink"/>
            <w:color w:val="000000" w:themeColor="text1"/>
          </w:rPr>
          <w:t>https://doi.org/gjpz5w</w:t>
        </w:r>
      </w:hyperlink>
    </w:p>
    <w:p w14:paraId="7448DD05" w14:textId="77777777" w:rsidR="005550BE" w:rsidRPr="009F1439" w:rsidRDefault="00E41100" w:rsidP="00F05379">
      <w:pPr>
        <w:pStyle w:val="Bibliography"/>
        <w:spacing w:line="480" w:lineRule="auto"/>
        <w:rPr>
          <w:color w:val="000000" w:themeColor="text1"/>
        </w:rPr>
      </w:pPr>
      <w:bookmarkStart w:id="753" w:name="ref-ullrichWeedPopulationDynamics2000"/>
      <w:bookmarkEnd w:id="752"/>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E41100" w:rsidP="00F05379">
      <w:pPr>
        <w:pStyle w:val="Bibliography"/>
        <w:spacing w:line="480" w:lineRule="auto"/>
        <w:rPr>
          <w:color w:val="000000" w:themeColor="text1"/>
        </w:rPr>
      </w:pPr>
      <w:bookmarkStart w:id="754" w:name="ref-werlePredictingEmergence232014"/>
      <w:bookmarkEnd w:id="753"/>
      <w:r w:rsidRPr="009F1439">
        <w:rPr>
          <w:color w:val="000000" w:themeColor="text1"/>
        </w:rPr>
        <w:t xml:space="preserve">Werle, R., Sandell,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48">
        <w:r w:rsidRPr="009F1439">
          <w:rPr>
            <w:rStyle w:val="Hyperlink"/>
            <w:color w:val="000000" w:themeColor="text1"/>
          </w:rPr>
          <w:t>https://doi.org/f5z7zc</w:t>
        </w:r>
      </w:hyperlink>
    </w:p>
    <w:p w14:paraId="760D296C" w14:textId="77777777" w:rsidR="005550BE" w:rsidRPr="009F1439" w:rsidRDefault="00E41100" w:rsidP="00F05379">
      <w:pPr>
        <w:pStyle w:val="Bibliography"/>
        <w:spacing w:line="480" w:lineRule="auto"/>
        <w:rPr>
          <w:color w:val="000000" w:themeColor="text1"/>
        </w:rPr>
      </w:pPr>
      <w:bookmarkStart w:id="755" w:name="ref-yenishEffectsTillageVertical1992"/>
      <w:bookmarkEnd w:id="754"/>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722"/>
      <w:bookmarkEnd w:id="724"/>
      <w:bookmarkEnd w:id="755"/>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ebman, Matthew Z [AGRON]" w:date="2022-07-21T08:08:00Z" w:initials="LMZ[">
    <w:p w14:paraId="31B173D6" w14:textId="77777777" w:rsidR="00176107" w:rsidRDefault="00176107" w:rsidP="00D11232">
      <w:r>
        <w:rPr>
          <w:rStyle w:val="CommentReference"/>
        </w:rPr>
        <w:annotationRef/>
      </w:r>
      <w:r>
        <w:rPr>
          <w:sz w:val="20"/>
          <w:szCs w:val="20"/>
        </w:rPr>
        <w:t>Rewrite this sentence. Too much is crammed in and it’s very confusing.</w:t>
      </w:r>
    </w:p>
  </w:comment>
  <w:comment w:id="15" w:author="Liebman, Matthew Z [AGRON]" w:date="2022-07-21T08:13:00Z" w:initials="LMZ[">
    <w:p w14:paraId="09A0AFAE" w14:textId="77777777" w:rsidR="00176107" w:rsidRDefault="00176107" w:rsidP="00D11232">
      <w:r>
        <w:rPr>
          <w:rStyle w:val="CommentReference"/>
        </w:rPr>
        <w:annotationRef/>
      </w:r>
      <w:r>
        <w:rPr>
          <w:sz w:val="20"/>
          <w:szCs w:val="20"/>
        </w:rPr>
        <w:t>You probably need to use a different reference.</w:t>
      </w:r>
    </w:p>
  </w:comment>
  <w:comment w:id="143" w:author="Liebman, Matthew Z [AGRON]" w:date="2022-07-21T08:25:00Z" w:initials="LMZ[">
    <w:p w14:paraId="4C43DE22" w14:textId="77777777" w:rsidR="00176107" w:rsidRDefault="00176107" w:rsidP="00D11232">
      <w:r>
        <w:rPr>
          <w:rStyle w:val="CommentReference"/>
        </w:rPr>
        <w:annotationRef/>
      </w:r>
      <w:r>
        <w:rPr>
          <w:sz w:val="20"/>
          <w:szCs w:val="20"/>
        </w:rPr>
        <w:t>Provide a reference for this assertion.</w:t>
      </w:r>
    </w:p>
  </w:comment>
  <w:comment w:id="198" w:author="Liebman, Matthew Z [AGRON]" w:date="2022-07-21T08:38:00Z" w:initials="LMZ[">
    <w:p w14:paraId="0F027F23" w14:textId="77777777" w:rsidR="00176107" w:rsidRDefault="00176107" w:rsidP="00D11232">
      <w:r>
        <w:rPr>
          <w:rStyle w:val="CommentReference"/>
        </w:rPr>
        <w:annotationRef/>
      </w:r>
      <w:r>
        <w:rPr>
          <w:sz w:val="20"/>
          <w:szCs w:val="20"/>
        </w:rPr>
        <w:t>Something’s wrong here. Two lows? Two C4s?</w:t>
      </w:r>
    </w:p>
  </w:comment>
  <w:comment w:id="205" w:author="Liebman, Matthew Z [AGRON]" w:date="2022-07-21T08:49:00Z" w:initials="LMZ[">
    <w:p w14:paraId="21F08916" w14:textId="77777777" w:rsidR="00176107" w:rsidRDefault="00176107" w:rsidP="00D11232">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188A6" w14:textId="77777777" w:rsidR="009B00DA" w:rsidRDefault="009B00DA">
      <w:r>
        <w:separator/>
      </w:r>
    </w:p>
  </w:endnote>
  <w:endnote w:type="continuationSeparator" w:id="0">
    <w:p w14:paraId="26613590" w14:textId="77777777" w:rsidR="009B00DA" w:rsidRDefault="009B0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763697"/>
      <w:docPartObj>
        <w:docPartGallery w:val="Page Numbers (Bottom of Page)"/>
        <w:docPartUnique/>
      </w:docPartObj>
    </w:sdtPr>
    <w:sdtContent>
      <w:p w14:paraId="77176220" w14:textId="6D8C66E8"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176107" w:rsidRDefault="00176107"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1205716"/>
      <w:docPartObj>
        <w:docPartGallery w:val="Page Numbers (Bottom of Page)"/>
        <w:docPartUnique/>
      </w:docPartObj>
    </w:sdtPr>
    <w:sdtContent>
      <w:p w14:paraId="2493D11F" w14:textId="25B409EF"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176107" w:rsidRDefault="00176107"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940C3" w14:textId="77777777" w:rsidR="009B00DA" w:rsidRDefault="009B00DA">
      <w:r>
        <w:separator/>
      </w:r>
    </w:p>
  </w:footnote>
  <w:footnote w:type="continuationSeparator" w:id="0">
    <w:p w14:paraId="5A474341" w14:textId="77777777" w:rsidR="009B00DA" w:rsidRDefault="009B00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F1C1F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424885024">
    <w:abstractNumId w:val="0"/>
  </w:num>
  <w:num w:numId="2" w16cid:durableId="39022706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Huong T [AGRON]">
    <w15:presenceInfo w15:providerId="AD" w15:userId="S-1-5-21-1659004503-1450960922-1606980848-591684"/>
  </w15:person>
  <w15:person w15:author="Liebman, Matthew Z [AGRON]">
    <w15:presenceInfo w15:providerId="AD" w15:userId="S::mliebman@iastate.edu::28d82a51-c5a1-4aed-b7b1-cf2f9370c8e5"/>
  </w15:person>
  <w15:person w15:author="Nguyen, Huong T [AGRON] [2]">
    <w15:presenceInfo w15:providerId="AD" w15:userId="S::huong@iastate.edu::bd5f6439-b776-4316-9605-675ee54973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xNDE0sDQytTQ1MbNQ0lEKTi0uzszPAykwrgUA7vAY+SwAAAA="/>
  </w:docVars>
  <w:rsids>
    <w:rsidRoot w:val="005550BE"/>
    <w:rsid w:val="000137B3"/>
    <w:rsid w:val="000217FF"/>
    <w:rsid w:val="0002571F"/>
    <w:rsid w:val="00055A3F"/>
    <w:rsid w:val="00060478"/>
    <w:rsid w:val="000675DC"/>
    <w:rsid w:val="0007187E"/>
    <w:rsid w:val="000B6B53"/>
    <w:rsid w:val="0011041D"/>
    <w:rsid w:val="001267CB"/>
    <w:rsid w:val="001402D1"/>
    <w:rsid w:val="00145918"/>
    <w:rsid w:val="00150044"/>
    <w:rsid w:val="00151E46"/>
    <w:rsid w:val="00157B83"/>
    <w:rsid w:val="001615AE"/>
    <w:rsid w:val="001653B8"/>
    <w:rsid w:val="00176107"/>
    <w:rsid w:val="001B5033"/>
    <w:rsid w:val="001C57D6"/>
    <w:rsid w:val="001D4FAD"/>
    <w:rsid w:val="00200ACC"/>
    <w:rsid w:val="0020197C"/>
    <w:rsid w:val="002272C1"/>
    <w:rsid w:val="0023625F"/>
    <w:rsid w:val="0025281C"/>
    <w:rsid w:val="0026411A"/>
    <w:rsid w:val="00276C8F"/>
    <w:rsid w:val="002D46A5"/>
    <w:rsid w:val="0030128F"/>
    <w:rsid w:val="00301B19"/>
    <w:rsid w:val="0030514E"/>
    <w:rsid w:val="00334C2A"/>
    <w:rsid w:val="00363F4A"/>
    <w:rsid w:val="0038669C"/>
    <w:rsid w:val="00395466"/>
    <w:rsid w:val="003A4CD6"/>
    <w:rsid w:val="003F22E8"/>
    <w:rsid w:val="003F5475"/>
    <w:rsid w:val="00431E53"/>
    <w:rsid w:val="004574BD"/>
    <w:rsid w:val="0048501F"/>
    <w:rsid w:val="004E09BB"/>
    <w:rsid w:val="005137FD"/>
    <w:rsid w:val="00513D83"/>
    <w:rsid w:val="0052009F"/>
    <w:rsid w:val="00554DDC"/>
    <w:rsid w:val="005550BE"/>
    <w:rsid w:val="0055644F"/>
    <w:rsid w:val="00557275"/>
    <w:rsid w:val="00562C54"/>
    <w:rsid w:val="00574138"/>
    <w:rsid w:val="005767A2"/>
    <w:rsid w:val="005949CF"/>
    <w:rsid w:val="005B5BBC"/>
    <w:rsid w:val="005B72B6"/>
    <w:rsid w:val="005C2AD9"/>
    <w:rsid w:val="005D7BB0"/>
    <w:rsid w:val="005D7BC8"/>
    <w:rsid w:val="005E3CBD"/>
    <w:rsid w:val="005F53BF"/>
    <w:rsid w:val="00617C34"/>
    <w:rsid w:val="006272BE"/>
    <w:rsid w:val="00631DDF"/>
    <w:rsid w:val="006435EC"/>
    <w:rsid w:val="00651658"/>
    <w:rsid w:val="00653C69"/>
    <w:rsid w:val="006551F5"/>
    <w:rsid w:val="00660A80"/>
    <w:rsid w:val="00661477"/>
    <w:rsid w:val="00672D46"/>
    <w:rsid w:val="00681996"/>
    <w:rsid w:val="0070150A"/>
    <w:rsid w:val="00732E17"/>
    <w:rsid w:val="00764F17"/>
    <w:rsid w:val="007918CA"/>
    <w:rsid w:val="007C3A91"/>
    <w:rsid w:val="007C7F81"/>
    <w:rsid w:val="007F3CE3"/>
    <w:rsid w:val="00804CC7"/>
    <w:rsid w:val="008118B2"/>
    <w:rsid w:val="00824A3C"/>
    <w:rsid w:val="008324D2"/>
    <w:rsid w:val="00832CB1"/>
    <w:rsid w:val="008354E7"/>
    <w:rsid w:val="00856202"/>
    <w:rsid w:val="00857EBD"/>
    <w:rsid w:val="00860C2F"/>
    <w:rsid w:val="00876203"/>
    <w:rsid w:val="00890FA4"/>
    <w:rsid w:val="008A0F7F"/>
    <w:rsid w:val="008E38E8"/>
    <w:rsid w:val="0092427D"/>
    <w:rsid w:val="00952336"/>
    <w:rsid w:val="00953331"/>
    <w:rsid w:val="00980B15"/>
    <w:rsid w:val="0099688D"/>
    <w:rsid w:val="009A4702"/>
    <w:rsid w:val="009B00DA"/>
    <w:rsid w:val="009B27E9"/>
    <w:rsid w:val="009E1269"/>
    <w:rsid w:val="009F1439"/>
    <w:rsid w:val="00A447EB"/>
    <w:rsid w:val="00A5708A"/>
    <w:rsid w:val="00AE36F8"/>
    <w:rsid w:val="00AF737C"/>
    <w:rsid w:val="00B14DE6"/>
    <w:rsid w:val="00B2719A"/>
    <w:rsid w:val="00B45EFC"/>
    <w:rsid w:val="00B534D3"/>
    <w:rsid w:val="00B7213B"/>
    <w:rsid w:val="00B76164"/>
    <w:rsid w:val="00B809D1"/>
    <w:rsid w:val="00BD1E5F"/>
    <w:rsid w:val="00BE385D"/>
    <w:rsid w:val="00C04C27"/>
    <w:rsid w:val="00C124DA"/>
    <w:rsid w:val="00C12825"/>
    <w:rsid w:val="00C201CF"/>
    <w:rsid w:val="00C27983"/>
    <w:rsid w:val="00C451E8"/>
    <w:rsid w:val="00C55CFC"/>
    <w:rsid w:val="00C72F0B"/>
    <w:rsid w:val="00CB623C"/>
    <w:rsid w:val="00CC7042"/>
    <w:rsid w:val="00CD194F"/>
    <w:rsid w:val="00CF1F33"/>
    <w:rsid w:val="00CF5383"/>
    <w:rsid w:val="00D11232"/>
    <w:rsid w:val="00D2137B"/>
    <w:rsid w:val="00D3165A"/>
    <w:rsid w:val="00D361C0"/>
    <w:rsid w:val="00D40130"/>
    <w:rsid w:val="00D416FC"/>
    <w:rsid w:val="00D50364"/>
    <w:rsid w:val="00D6223B"/>
    <w:rsid w:val="00D80FB7"/>
    <w:rsid w:val="00D87077"/>
    <w:rsid w:val="00DB3019"/>
    <w:rsid w:val="00DD3FED"/>
    <w:rsid w:val="00DD7757"/>
    <w:rsid w:val="00DF21EE"/>
    <w:rsid w:val="00DF7F78"/>
    <w:rsid w:val="00E242CD"/>
    <w:rsid w:val="00E41100"/>
    <w:rsid w:val="00E57197"/>
    <w:rsid w:val="00E6222E"/>
    <w:rsid w:val="00E6483C"/>
    <w:rsid w:val="00E76A98"/>
    <w:rsid w:val="00ED4BCB"/>
    <w:rsid w:val="00EE004B"/>
    <w:rsid w:val="00F05379"/>
    <w:rsid w:val="00F05C22"/>
    <w:rsid w:val="00F11486"/>
    <w:rsid w:val="00F20EC6"/>
    <w:rsid w:val="00F26B47"/>
    <w:rsid w:val="00F62DF6"/>
    <w:rsid w:val="00F748E1"/>
    <w:rsid w:val="00F94156"/>
    <w:rsid w:val="00FA435F"/>
    <w:rsid w:val="00FD3536"/>
    <w:rsid w:val="00FD43D1"/>
    <w:rsid w:val="00FE2D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 w:type="paragraph" w:styleId="BalloonText">
    <w:name w:val="Balloon Text"/>
    <w:basedOn w:val="Normal"/>
    <w:link w:val="BalloonTextChar"/>
    <w:semiHidden/>
    <w:unhideWhenUsed/>
    <w:rsid w:val="001D4FAD"/>
    <w:rPr>
      <w:rFonts w:ascii="Segoe UI" w:hAnsi="Segoe UI" w:cs="Segoe UI"/>
      <w:sz w:val="18"/>
      <w:szCs w:val="18"/>
    </w:rPr>
  </w:style>
  <w:style w:type="character" w:customStyle="1" w:styleId="BalloonTextChar">
    <w:name w:val="Balloon Text Char"/>
    <w:basedOn w:val="DefaultParagraphFont"/>
    <w:link w:val="BalloonText"/>
    <w:semiHidden/>
    <w:rsid w:val="001D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doi.org/d824tt" TargetMode="External"/><Relationship Id="rId39" Type="http://schemas.openxmlformats.org/officeDocument/2006/relationships/hyperlink" Target="https://doi.org/gf5pdq" TargetMode="External"/><Relationship Id="rId21" Type="http://schemas.openxmlformats.org/officeDocument/2006/relationships/image" Target="media/image8.png"/><Relationship Id="rId34" Type="http://schemas.openxmlformats.org/officeDocument/2006/relationships/hyperlink" Target="https://doi.org/dxmb34" TargetMode="External"/><Relationship Id="rId42" Type="http://schemas.openxmlformats.org/officeDocument/2006/relationships/hyperlink" Target="https://doi.org/10.1614/WS-03-060R" TargetMode="External"/><Relationship Id="rId47" Type="http://schemas.openxmlformats.org/officeDocument/2006/relationships/hyperlink" Target="https://doi.org/gjpz5w"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dmvcdf" TargetMode="External"/><Relationship Id="rId11" Type="http://schemas.microsoft.com/office/2018/08/relationships/commentsExtensible" Target="commentsExtensible.xml"/><Relationship Id="rId24" Type="http://schemas.openxmlformats.org/officeDocument/2006/relationships/hyperlink" Target="https://doi.org/b75t54" TargetMode="External"/><Relationship Id="rId32" Type="http://schemas.openxmlformats.org/officeDocument/2006/relationships/hyperlink" Target="https://doi.org/cmhpxk" TargetMode="External"/><Relationship Id="rId37" Type="http://schemas.openxmlformats.org/officeDocument/2006/relationships/hyperlink" Target="https://doi.org/f35xbv" TargetMode="External"/><Relationship Id="rId40" Type="http://schemas.openxmlformats.org/officeDocument/2006/relationships/hyperlink" Target="https://doi.org/gpsrmj" TargetMode="External"/><Relationship Id="rId45" Type="http://schemas.openxmlformats.org/officeDocument/2006/relationships/hyperlink" Target="https://doi.org/dzh845"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dmnt6f" TargetMode="External"/><Relationship Id="rId28" Type="http://schemas.openxmlformats.org/officeDocument/2006/relationships/hyperlink" Target="https://doi.org/10.31274/rtd-180814-161" TargetMode="External"/><Relationship Id="rId36" Type="http://schemas.openxmlformats.org/officeDocument/2006/relationships/hyperlink" Target="https://doi.org/bskdps"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s://doi.org/cdzbdn" TargetMode="External"/><Relationship Id="rId44" Type="http://schemas.openxmlformats.org/officeDocument/2006/relationships/hyperlink" Target="https://doi.org/f4vgf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doi.org/bmncpf" TargetMode="External"/><Relationship Id="rId30" Type="http://schemas.openxmlformats.org/officeDocument/2006/relationships/hyperlink" Target="https://doi.org/bxq7q8" TargetMode="External"/><Relationship Id="rId35" Type="http://schemas.openxmlformats.org/officeDocument/2006/relationships/hyperlink" Target="https://doi.org/gd2hgf" TargetMode="External"/><Relationship Id="rId43" Type="http://schemas.openxmlformats.org/officeDocument/2006/relationships/hyperlink" Target="https://doi.org/f37vn9" TargetMode="External"/><Relationship Id="rId48" Type="http://schemas.openxmlformats.org/officeDocument/2006/relationships/hyperlink" Target="https://doi.org/f5z7zc" TargetMode="Externa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hyperlink" Target="https://doi.org/10.1017/CBO9780511608629" TargetMode="External"/><Relationship Id="rId33" Type="http://schemas.openxmlformats.org/officeDocument/2006/relationships/hyperlink" Target="https://doi.org/f93hz9" TargetMode="External"/><Relationship Id="rId38" Type="http://schemas.openxmlformats.org/officeDocument/2006/relationships/hyperlink" Target="https://doi.org/gjpz5c" TargetMode="External"/><Relationship Id="rId46" Type="http://schemas.openxmlformats.org/officeDocument/2006/relationships/hyperlink" Target="https://doi.org/bhs6vt" TargetMode="External"/><Relationship Id="rId20" Type="http://schemas.openxmlformats.org/officeDocument/2006/relationships/image" Target="media/image7.png"/><Relationship Id="rId41" Type="http://schemas.openxmlformats.org/officeDocument/2006/relationships/hyperlink" Target="https://doi.org/gpsrm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67D38-1017-4EC9-BA27-8D7848213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132</Pages>
  <Words>23903</Words>
  <Characters>136251</Characters>
  <Application>Microsoft Office Word</Application>
  <DocSecurity>0</DocSecurity>
  <Lines>1135</Lines>
  <Paragraphs>319</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159835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Nguyen, Huong T [AGRON]</cp:lastModifiedBy>
  <cp:revision>41</cp:revision>
  <dcterms:created xsi:type="dcterms:W3CDTF">2022-07-27T16:53:00Z</dcterms:created>
  <dcterms:modified xsi:type="dcterms:W3CDTF">2022-08-01T17:29:00Z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